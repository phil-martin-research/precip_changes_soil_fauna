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del w:id="0"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77777777"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w:t>
      </w:r>
      <w:commentRangeStart w:id="1"/>
      <w:r>
        <w:t>Precipitation reductions led to large decreases in soil and litter fauna abundance, with the opposite trend observed for precipitation increases, while diversity impacts were smaller.</w:t>
      </w:r>
      <w:commentRangeEnd w:id="1"/>
      <w:r w:rsidR="0014597D">
        <w:rPr>
          <w:rStyle w:val="CommentReference"/>
        </w:rPr>
        <w:commentReference w:id="1"/>
      </w:r>
      <w:r>
        <w:t xml:space="preserve">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56052E6F"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w:t>
      </w:r>
      <w:del w:id="2" w:author="PHILIP ANTHONY MARTIN" w:date="2024-03-21T16:09:00Z">
        <w:r w:rsidDel="004F6948">
          <w:delText>precipitation changes</w:delText>
        </w:r>
      </w:del>
      <w:ins w:id="3" w:author="PHILIP ANTHONY MARTIN" w:date="2024-03-21T16:09:00Z">
        <w:r w:rsidR="004F6948">
          <w:t>disturbances</w:t>
        </w:r>
      </w:ins>
      <w:r>
        <w:t xml:space="preserve"> on </w:t>
      </w:r>
      <w:ins w:id="4" w:author="PHILIP ANTHONY MARTIN" w:date="2024-03-21T16:11:00Z">
        <w:r w:rsidR="00C82C28">
          <w:t xml:space="preserve">the </w:t>
        </w:r>
      </w:ins>
      <w:del w:id="5" w:author="PHILIP ANTHONY MARTIN" w:date="2024-03-21T16:11:00Z">
        <w:r w:rsidDel="00C82C28">
          <w:delText xml:space="preserve">belowground forest </w:delText>
        </w:r>
      </w:del>
      <w:r>
        <w:t>biodiversity</w:t>
      </w:r>
      <w:ins w:id="6" w:author="PHILIP ANTHONY MARTIN" w:date="2024-03-21T16:11:00Z">
        <w:r w:rsidR="00C82C28">
          <w:t xml:space="preserve"> of</w:t>
        </w:r>
      </w:ins>
      <w:ins w:id="7" w:author="PHILIP ANTHONY MARTIN" w:date="2024-03-21T16:09:00Z">
        <w:r w:rsidR="004F6948">
          <w:t xml:space="preserve"> soil and litter </w:t>
        </w:r>
      </w:ins>
      <w:ins w:id="8" w:author="PHILIP ANTHONY MARTIN" w:date="2024-03-21T16:10:00Z">
        <w:r w:rsidR="004F6948">
          <w:t>invertebrate fauna</w:t>
        </w:r>
      </w:ins>
      <w:ins w:id="9" w:author="PHILIP ANTHONY MARTIN" w:date="2024-03-21T16:11:00Z">
        <w:r w:rsidR="00C82C28">
          <w:t xml:space="preserve"> in forests</w:t>
        </w:r>
      </w:ins>
      <w:ins w:id="10" w:author="PHILIP ANTHONY MARTIN" w:date="2024-03-21T16:10:00Z">
        <w:r w:rsidR="004F6948">
          <w:t>,</w:t>
        </w:r>
      </w:ins>
      <w:r>
        <w:t xml:space="preserve"> remain</w:t>
      </w:r>
      <w:ins w:id="11" w:author="PHILIP ANTHONY MARTIN" w:date="2024-03-21T16:11:00Z">
        <w:r w:rsidR="00C82C28">
          <w:t>s</w:t>
        </w:r>
      </w:ins>
      <w:r>
        <w:t xml:space="preserve"> poorly known </w:t>
      </w:r>
      <w:del w:id="12" w:author="PHILIP ANTHONY MARTIN" w:date="2024-03-21T16:10:00Z">
        <w:r w:rsidR="002338B0" w:rsidDel="004F6948">
          <w:fldChar w:fldCharType="begin" w:fldLock="1"/>
        </w:r>
      </w:del>
      <w:ins w:id="13" w:author="PHILIP ANTHONY MARTIN" w:date="2024-03-21T16:10:00Z">
        <w:r w:rsidR="004F6948">
          <w:instrText>ADDIN paperpile_citation &lt;clusterId&gt;U318I386X976B769&lt;/clusterId&gt;&lt;metadata&gt;&lt;citation&gt;&lt;id&gt;413d4971-19ae-456c-850c-90d224d667b4&lt;/id&gt;&lt;/citation&gt;&lt;/metadata&gt;&lt;data&gt;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&lt;/data&gt; \* MERGEFORMAT</w:instrText>
        </w:r>
      </w:ins>
      <w:del w:id="14" w:author="PHILIP ANTHONY MARTIN" w:date="2024-03-21T16:10:00Z">
        <w:r w:rsidR="002338B0" w:rsidDel="004F6948">
          <w:delInstrText>ADDIN paperpile_citation &lt;clusterId&gt;U318I386X976B769&lt;/clusterId&gt;&lt;metadata&gt;&lt;citation&gt;&lt;id&gt;265FF99A57A811EEB7B0D18E945E4932&lt;/id&gt;&lt;/citation&gt;&lt;/metadata&gt;&lt;data&gt;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&lt;/data&gt; \* MERGEFORMAT</w:delInstrText>
        </w:r>
        <w:r w:rsidR="002338B0" w:rsidDel="004F6948">
          <w:fldChar w:fldCharType="separate"/>
        </w:r>
      </w:del>
      <w:ins w:id="15" w:author="PHILIP ANTHONY MARTIN" w:date="2024-03-21T16:10:00Z">
        <w:r w:rsidR="004F6948">
          <w:rPr>
            <w:noProof/>
            <w:color w:val="000000"/>
          </w:rPr>
          <w:t>(Pressler et al., 2019)</w:t>
        </w:r>
      </w:ins>
      <w:del w:id="16" w:author="PHILIP ANTHONY MARTIN" w:date="2024-03-21T16:10:00Z">
        <w:r w:rsidR="002338B0" w:rsidDel="004F6948">
          <w:rPr>
            <w:noProof/>
            <w:color w:val="000000"/>
          </w:rPr>
          <w:delText>(Fierer et al., 2009)</w:delText>
        </w:r>
        <w:r w:rsidR="002338B0" w:rsidDel="004F6948">
          <w:rPr>
            <w:color w:val="000000"/>
          </w:rPr>
          <w:fldChar w:fldCharType="end"/>
        </w:r>
        <w:r w:rsidDel="004F6948">
          <w:delText xml:space="preserve">, </w:delText>
        </w:r>
      </w:del>
      <w:r>
        <w:t xml:space="preserve">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77777777" w:rsidR="009439DD" w:rsidRDefault="008B032B" w:rsidP="00AA7A9F">
      <w:pPr>
        <w:shd w:val="clear" w:color="auto" w:fill="FFFFFF"/>
        <w:spacing w:line="480" w:lineRule="auto"/>
        <w:ind w:firstLine="720"/>
      </w:pPr>
      <w:ins w:id="17" w:author="PHILIP ANTHONY MARTIN" w:date="2024-02-20T10:08:00Z">
        <w:r>
          <w:t xml:space="preserve">Since </w:t>
        </w:r>
      </w:ins>
      <w:ins w:id="18" w:author="PHILIP ANTHONY MARTIN" w:date="2024-02-20T10:09:00Z">
        <w:r>
          <w:t>soil moisture is a key limiting factor to the fitness and behaviour of many soil and litter fauna</w:t>
        </w:r>
      </w:ins>
      <w:ins w:id="19" w:author="PHILIP ANTHONY MARTIN" w:date="2024-02-20T10:11:00Z">
        <w:r>
          <w:t>,</w:t>
        </w:r>
      </w:ins>
      <w:ins w:id="20" w:author="PHILIP ANTHONY MARTIN" w:date="2024-02-20T10:09:00Z">
        <w:r>
          <w:t xml:space="preserve"> </w:t>
        </w:r>
      </w:ins>
      <w:del w:id="21" w:author="PHILIP ANTHONY MARTIN" w:date="2024-02-20T10:09:00Z">
        <w:r w:rsidR="002813DB" w:rsidDel="008B032B">
          <w:delText>P</w:delText>
        </w:r>
      </w:del>
      <w:ins w:id="22" w:author="PHILIP ANTHONY MARTIN" w:date="2024-02-20T10:09:00Z">
        <w:r>
          <w:t>p</w:t>
        </w:r>
      </w:ins>
      <w:r w:rsidR="002813DB">
        <w:t xml:space="preserve">recipitation changes may threaten the processes </w:t>
      </w:r>
      <w:ins w:id="23" w:author="PHILIP ANTHONY MARTIN" w:date="2024-02-20T10:08:00Z">
        <w:r>
          <w:t xml:space="preserve">to which </w:t>
        </w:r>
      </w:ins>
      <w:del w:id="24" w:author="PHILIP ANTHONY MARTIN" w:date="2024-02-20T10:08:00Z">
        <w:r w:rsidR="002813DB" w:rsidDel="008B032B">
          <w:delText xml:space="preserve">that </w:delText>
        </w:r>
      </w:del>
      <w:del w:id="25" w:author="PHILIP ANTHONY MARTIN" w:date="2024-02-20T10:09:00Z">
        <w:r w:rsidR="002813DB" w:rsidDel="008B032B">
          <w:delText>soil and litter fauna</w:delText>
        </w:r>
      </w:del>
      <w:ins w:id="26" w:author="PHILIP ANTHONY MARTIN" w:date="2024-02-20T10:09:00Z">
        <w:r>
          <w:t>they</w:t>
        </w:r>
      </w:ins>
      <w:r w:rsidR="002813DB">
        <w:t xml:space="preserve"> contribute </w:t>
      </w:r>
      <w:del w:id="27" w:author="PHILIP ANTHONY MARTIN" w:date="2024-02-20T10:08:00Z">
        <w:r w:rsidR="002813DB" w:rsidDel="008B032B">
          <w:delText xml:space="preserve">to </w:delText>
        </w:r>
      </w:del>
      <w:del w:id="28"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29" w:author="PHILIP ANTHONY MARTIN" w:date="2024-02-20T10:18:00Z">
        <w:r w:rsidR="00DA7C90">
          <w:t xml:space="preserve">changes </w:t>
        </w:r>
      </w:ins>
      <w:del w:id="30" w:author="PHILIP ANTHONY MARTIN" w:date="2024-02-20T10:19:00Z">
        <w:r w:rsidR="002813DB" w:rsidDel="00DA7C90">
          <w:delText xml:space="preserve">reductions </w:delText>
        </w:r>
      </w:del>
      <w:r w:rsidR="002813DB">
        <w:t xml:space="preserve">and associated </w:t>
      </w:r>
      <w:ins w:id="31" w:author="PHILIP ANTHONY MARTIN" w:date="2024-02-20T10:19:00Z">
        <w:r w:rsidR="00DA7C90">
          <w:t xml:space="preserve">changes in </w:t>
        </w:r>
      </w:ins>
      <w:del w:id="32" w:author="PHILIP ANTHONY MARTIN" w:date="2024-02-20T10:19:00Z">
        <w:r w:rsidR="002813DB" w:rsidDel="00DA7C90">
          <w:delText xml:space="preserve">lower </w:delText>
        </w:r>
      </w:del>
      <w:r w:rsidR="002813DB">
        <w:t xml:space="preserve">soil moisture can </w:t>
      </w:r>
      <w:ins w:id="33" w:author="PHILIP ANTHONY MARTIN" w:date="2024-02-20T10:20:00Z">
        <w:r w:rsidR="00DA7C90">
          <w:t xml:space="preserve">alter </w:t>
        </w:r>
      </w:ins>
      <w:del w:id="34" w:author="PHILIP ANTHONY MARTIN" w:date="2024-02-20T10:12:00Z">
        <w:r w:rsidR="002813DB" w:rsidDel="008B032B">
          <w:delText>reduce water films, restricting</w:delText>
        </w:r>
      </w:del>
      <w:del w:id="35"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36" w:author="PHILIP ANTHONY MARTIN" w:date="2024-02-20T10:25:00Z">
        <w:r w:rsidR="00DA7C90">
          <w:t xml:space="preserve">, and therefore their access to </w:t>
        </w:r>
      </w:ins>
      <w:ins w:id="37" w:author="PHILIP ANTHONY MARTIN" w:date="2024-02-20T10:26:00Z">
        <w:r w:rsidR="00DA7C90">
          <w:t>food sources,</w:t>
        </w:r>
      </w:ins>
      <w:r w:rsidR="002813DB">
        <w:t xml:space="preserve"> or </w:t>
      </w:r>
      <w:del w:id="38"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r w:rsidR="002338B0">
        <w: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instrText>
      </w:r>
      <w:r w:rsidR="002338B0">
        <w:fldChar w:fldCharType="separate"/>
      </w:r>
      <w:r w:rsidR="002338B0">
        <w:rPr>
          <w:noProof/>
          <w:color w:val="000000"/>
        </w:rPr>
        <w:t>(Coyle et al., 2017; Erktan et al., 2020)</w:t>
      </w:r>
      <w:r w:rsidR="002338B0">
        <w:rPr>
          <w:color w:val="000000"/>
        </w:rPr>
        <w:fldChar w:fldCharType="end"/>
      </w:r>
      <w:r w:rsidR="002813DB">
        <w:t xml:space="preserve">. </w:t>
      </w:r>
      <w:del w:id="39" w:author="PHILIP ANTHONY MARTIN" w:date="2024-02-20T10:27:00Z">
        <w:r w:rsidR="002813DB" w:rsidDel="00DA7C90">
          <w:delText xml:space="preserve">Conversely, increased </w:delText>
        </w:r>
      </w:del>
      <w:del w:id="40" w:author="PHILIP ANTHONY MARTIN" w:date="2024-02-20T10:13:00Z">
        <w:r w:rsidR="002813DB" w:rsidDel="008B032B">
          <w:delText xml:space="preserve">soil moisture as a result of </w:delText>
        </w:r>
      </w:del>
      <w:del w:id="41" w:author="PHILIP ANTHONY MARTIN" w:date="2024-02-20T10:27:00Z">
        <w:r w:rsidR="002813DB" w:rsidDel="00DA7C90">
          <w:delText xml:space="preserve">precipitation </w:delText>
        </w:r>
      </w:del>
      <w:del w:id="42" w:author="PHILIP ANTHONY MARTIN" w:date="2024-02-20T10:13:00Z">
        <w:r w:rsidR="002813DB" w:rsidDel="008B032B">
          <w:delText xml:space="preserve">increases </w:delText>
        </w:r>
      </w:del>
      <w:del w:id="43"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w:t>
      </w:r>
      <w:r w:rsidR="002813DB">
        <w:lastRenderedPageBreak/>
        <w:t xml:space="preserve">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17B39C5F" w14:textId="77777777"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w:t>
      </w:r>
      <w:r>
        <w:lastRenderedPageBreak/>
        <w:t xml:space="preserve">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14:paraId="60829D7C" w14:textId="77777777"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r w:rsidR="002338B0">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r w:rsidR="002338B0">
        <w:fldChar w:fldCharType="separate"/>
      </w:r>
      <w:r w:rsidR="002338B0">
        <w:rPr>
          <w:noProof/>
          <w:color w:val="000000"/>
        </w:rPr>
        <w:t>(Christie et al., 2019, 2020; Spake, Mori, Beckmann, Martin, et al., 2021)</w:t>
      </w:r>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77777777"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t>
      </w:r>
      <w:r>
        <w:lastRenderedPageBreak/>
        <w:t xml:space="preserve">without an exoskeleton compared to those with </w:t>
      </w:r>
      <w:proofErr w:type="spellStart"/>
      <w:r>
        <w:t>en</w:t>
      </w:r>
      <w:proofErr w:type="spellEnd"/>
      <w:r>
        <w:t xml:space="preserve"> exoskeleton (H4, Figure 1d), or for organisms with smaller body sizes (H5, Figure 1e). There were no hypotheses for question 3.</w:t>
      </w:r>
    </w:p>
    <w:p w14:paraId="72153398" w14:textId="77777777" w:rsidR="009439DD" w:rsidRDefault="002813DB" w:rsidP="00AA7A9F">
      <w:pPr>
        <w:spacing w:before="240" w:after="240" w:line="480" w:lineRule="auto"/>
        <w:rPr>
          <w:b/>
        </w:rPr>
      </w:pPr>
      <w:r>
        <w:rPr>
          <w:b/>
          <w:noProof/>
        </w:rPr>
        <w:drawing>
          <wp:inline distT="114300" distB="114300" distL="114300" distR="114300" wp14:anchorId="22722E7A" wp14:editId="116DCC7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822700"/>
                    </a:xfrm>
                    <a:prstGeom prst="rect">
                      <a:avLst/>
                    </a:prstGeom>
                    <a:ln/>
                  </pic:spPr>
                </pic:pic>
              </a:graphicData>
            </a:graphic>
          </wp:inline>
        </w:drawing>
      </w:r>
    </w:p>
    <w:p w14:paraId="326946A1" w14:textId="77777777"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w:t>
      </w:r>
      <w:r>
        <w:lastRenderedPageBreak/>
        <w:t>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77777777"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77777777"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r w:rsidR="002338B0">
        <w:fldChar w:fldCharType="begin" w:fldLock="1"/>
      </w:r>
      <w:r w:rsidR="002338B0">
        <w: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instrText>
      </w:r>
      <w:r w:rsidR="002338B0">
        <w:fldChar w:fldCharType="separate"/>
      </w:r>
      <w:r w:rsidR="002338B0">
        <w:rPr>
          <w:noProof/>
          <w:color w:val="000000"/>
        </w:rPr>
        <w:t>(Martin et al., 2021)</w:t>
      </w:r>
      <w:r w:rsidR="002338B0">
        <w:rPr>
          <w:color w:val="000000"/>
        </w:rPr>
        <w:fldChar w:fldCharType="end"/>
      </w:r>
      <w:r>
        <w:t xml:space="preserve">. To identify search terms, we used </w:t>
      </w:r>
      <w:proofErr w:type="spellStart"/>
      <w:r>
        <w:t>Grames</w:t>
      </w:r>
      <w:proofErr w:type="spellEnd"/>
      <w:r>
        <w:t xml:space="preserve"> et </w:t>
      </w:r>
      <w:proofErr w:type="spellStart"/>
      <w:r>
        <w:t>al’s</w:t>
      </w:r>
      <w:proofErr w:type="spellEnd"/>
      <w:r>
        <w:t xml:space="preserve"> </w:t>
      </w:r>
      <w:r w:rsidR="002338B0">
        <w:fldChar w:fldCharType="begin" w:fldLock="1"/>
      </w:r>
      <w:r w:rsidR="002338B0">
        <w: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(2019)</w:t>
      </w:r>
      <w:r w:rsidR="002338B0">
        <w:rPr>
          <w:color w:val="000000"/>
        </w:rPr>
        <w:fldChar w:fldCharType="end"/>
      </w:r>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r w:rsidR="002338B0">
        <w:fldChar w:fldCharType="begin" w:fldLock="1"/>
      </w:r>
      <w:r w:rsidR="002338B0">
        <w: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instrText>
      </w:r>
      <w:r w:rsidR="002338B0">
        <w:fldChar w:fldCharType="separate"/>
      </w:r>
      <w:r w:rsidR="002338B0">
        <w:rPr>
          <w:noProof/>
          <w:color w:val="000000"/>
        </w:rPr>
        <w:t>(Haddaway, 2020)</w:t>
      </w:r>
      <w:r w:rsidR="002338B0">
        <w:rPr>
          <w:color w:val="000000"/>
        </w:rPr>
        <w:fldChar w:fldCharType="end"/>
      </w:r>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14:paraId="4F5D1253" w14:textId="77777777" w:rsidR="009439DD" w:rsidRDefault="002813DB" w:rsidP="00AA7A9F">
      <w:pPr>
        <w:spacing w:line="480" w:lineRule="auto"/>
        <w:ind w:firstLine="720"/>
      </w:pPr>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77777777"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14:paraId="0BB3854F" w14:textId="77777777" w:rsidR="009439DD" w:rsidRDefault="002813DB" w:rsidP="00AA7A9F">
      <w:pPr>
        <w:spacing w:before="240" w:line="480" w:lineRule="auto"/>
        <w:rPr>
          <w:b/>
        </w:rPr>
      </w:pPr>
      <w:r>
        <w:rPr>
          <w:b/>
        </w:rPr>
        <w:t xml:space="preserve">Critical appraisal </w:t>
      </w:r>
    </w:p>
    <w:p w14:paraId="010DCF91" w14:textId="19AFC914"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xml:space="preserve">) consisted of both spatial </w:t>
      </w:r>
      <w:ins w:id="44" w:author="PHILIP ANTHONY MARTIN" w:date="2024-03-21T16:15:00Z">
        <w:r w:rsidR="00C82C28">
          <w:t>(i.e. comparisons between control and treatment</w:t>
        </w:r>
      </w:ins>
      <w:ins w:id="45" w:author="PHILIP ANTHONY MARTIN" w:date="2024-03-21T16:16:00Z">
        <w:r w:rsidR="00C82C28">
          <w:t xml:space="preserve"> groups) </w:t>
        </w:r>
      </w:ins>
      <w:r>
        <w:t>and temporal comparisons</w:t>
      </w:r>
      <w:ins w:id="46" w:author="PHILIP ANTHONY MARTIN" w:date="2024-03-21T16:16:00Z">
        <w:r w:rsidR="00C82C28">
          <w:t xml:space="preserve"> (i.e. comparisons before and after a precipitation change)</w:t>
        </w:r>
      </w:ins>
      <w: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del w:id="47" w:author="PHILIP ANTHONY MARTIN" w:date="2024-03-21T16:22:00Z">
        <w:r w:rsidDel="00C82C28">
          <w:delText>statistical analyses</w:delText>
        </w:r>
      </w:del>
      <w:ins w:id="48" w:author="PHILIP ANTHONY MARTIN" w:date="2024-03-21T16:22:00Z">
        <w:r w:rsidR="00C82C28">
          <w:t>sensitivity analyses (see section on Statistical analyses)</w:t>
        </w:r>
      </w:ins>
      <w:r>
        <w:t>.</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metadigitise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7E99E924" w:rsidR="009439DD" w:rsidRDefault="002813DB" w:rsidP="00AA7A9F">
      <w:pPr>
        <w:spacing w:after="240" w:line="480" w:lineRule="auto"/>
        <w:ind w:firstLine="720"/>
        <w:rPr>
          <w:b/>
          <w:highlight w:val="yellow"/>
        </w:rPr>
      </w:pPr>
      <w:r>
        <w:t xml:space="preserve">Regarding explanatory variables and contextual data, we extracted information on the geographic location of studies, the perturbation type (precipitation reduction or precipitation increase), the magnitude of precipitation change (% change compared to </w:t>
      </w:r>
      <w:r>
        <w:lastRenderedPageBreak/>
        <w:t>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r w:rsidR="002338B0">
        <w:rPr>
          <w:noProof/>
          <w:color w:val="000000"/>
        </w:rPr>
        <w:t>(2019)</w:t>
      </w:r>
      <w:r w:rsidR="002338B0">
        <w:rPr>
          <w:color w:val="000000"/>
        </w:rPr>
        <w:fldChar w:fldCharType="end"/>
      </w:r>
      <w:r>
        <w:t xml:space="preserve">, the kind of outcome measured (abundance, </w:t>
      </w:r>
      <w:ins w:id="49" w:author="PHILIP ANTHONY MARTIN" w:date="2024-03-21T16:40:00Z">
        <w:r w:rsidR="004A4CFC">
          <w:t xml:space="preserve">Shannon-Weiner </w:t>
        </w:r>
      </w:ins>
      <w:r>
        <w:t xml:space="preserve">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7777777"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w:t>
      </w:r>
      <w:r>
        <w:lastRenderedPageBreak/>
        <w:t xml:space="preserve">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77777777"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r w:rsidR="002338B0">
        <w:rPr>
          <w:noProof/>
          <w:color w:val="000000"/>
        </w:rPr>
        <w:t>(Ștefan &amp; Levin, 2018)</w:t>
      </w:r>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lastRenderedPageBreak/>
        <w:br w:type="page"/>
      </w:r>
    </w:p>
    <w:p w14:paraId="585EBE61" w14:textId="77777777" w:rsidR="009439DD" w:rsidRDefault="002813DB" w:rsidP="00AA7A9F">
      <w:pPr>
        <w:spacing w:before="240" w:after="240" w:line="480" w:lineRule="auto"/>
        <w:rPr>
          <w:b/>
        </w:rPr>
      </w:pPr>
      <w:r>
        <w:rPr>
          <w:b/>
        </w:rPr>
        <w:lastRenderedPageBreak/>
        <w:t>Results</w:t>
      </w:r>
    </w:p>
    <w:p w14:paraId="62AD29F2" w14:textId="3DBA70B4" w:rsidR="00292353" w:rsidRDefault="00292353" w:rsidP="00AA7A9F">
      <w:pPr>
        <w:spacing w:before="240" w:after="240" w:line="480" w:lineRule="auto"/>
        <w:rPr>
          <w:ins w:id="50" w:author="PHILIP ANTHONY MARTIN" w:date="2024-03-22T14:21:00Z"/>
          <w:b/>
        </w:rPr>
      </w:pPr>
      <w:ins w:id="51" w:author="PHILIP ANTHONY MARTIN" w:date="2024-03-22T14:20:00Z">
        <w:r>
          <w:rPr>
            <w:b/>
          </w:rPr>
          <w:t>Description of data</w:t>
        </w:r>
      </w:ins>
      <w:ins w:id="52" w:author="PHILIP ANTHONY MARTIN" w:date="2024-03-22T14:21:00Z">
        <w:r>
          <w:rPr>
            <w:b/>
          </w:rPr>
          <w:t xml:space="preserve"> </w:t>
        </w:r>
      </w:ins>
      <w:ins w:id="53" w:author="PHILIP ANTHONY MARTIN" w:date="2024-03-22T14:20:00Z">
        <w:r>
          <w:rPr>
            <w:b/>
          </w:rPr>
          <w:t>set</w:t>
        </w:r>
      </w:ins>
    </w:p>
    <w:p w14:paraId="0962529E" w14:textId="08516FD6" w:rsidR="00766030" w:rsidRDefault="00766030" w:rsidP="00292353">
      <w:pPr>
        <w:pStyle w:val="ListParagraph"/>
        <w:numPr>
          <w:ilvl w:val="0"/>
          <w:numId w:val="2"/>
        </w:numPr>
        <w:spacing w:before="240" w:after="240" w:line="480" w:lineRule="auto"/>
        <w:ind w:left="714" w:hanging="357"/>
        <w:rPr>
          <w:ins w:id="54" w:author="PHILIP ANTHONY MARTIN" w:date="2024-03-22T14:32:00Z"/>
        </w:rPr>
      </w:pPr>
      <w:ins w:id="55" w:author="PHILIP ANTHONY MARTIN" w:date="2024-03-22T14:44:00Z">
        <w:r>
          <w:t>Study type</w:t>
        </w:r>
      </w:ins>
    </w:p>
    <w:p w14:paraId="14668977" w14:textId="28263226" w:rsidR="000A0BD4" w:rsidRDefault="000A0BD4" w:rsidP="00292353">
      <w:pPr>
        <w:pStyle w:val="ListParagraph"/>
        <w:numPr>
          <w:ilvl w:val="0"/>
          <w:numId w:val="2"/>
        </w:numPr>
        <w:spacing w:before="240" w:after="240" w:line="480" w:lineRule="auto"/>
        <w:ind w:left="714" w:hanging="357"/>
        <w:rPr>
          <w:ins w:id="56" w:author="PHILIP ANTHONY MARTIN" w:date="2024-03-22T14:22:00Z"/>
        </w:rPr>
      </w:pPr>
      <w:ins w:id="57" w:author="PHILIP ANTHONY MARTIN" w:date="2024-03-22T14:32:00Z">
        <w:r>
          <w:t>Study length</w:t>
        </w:r>
      </w:ins>
    </w:p>
    <w:p w14:paraId="65026BB6" w14:textId="650B273B" w:rsidR="00292353" w:rsidRDefault="00292353" w:rsidP="00292353">
      <w:pPr>
        <w:pStyle w:val="ListParagraph"/>
        <w:numPr>
          <w:ilvl w:val="0"/>
          <w:numId w:val="2"/>
        </w:numPr>
        <w:spacing w:before="240" w:after="240" w:line="480" w:lineRule="auto"/>
        <w:ind w:left="714" w:hanging="357"/>
        <w:rPr>
          <w:ins w:id="58" w:author="PHILIP ANTHONY MARTIN" w:date="2024-03-22T14:57:00Z"/>
        </w:rPr>
      </w:pPr>
      <w:ins w:id="59" w:author="PHILIP ANTHONY MARTIN" w:date="2024-03-22T14:22:00Z">
        <w:r>
          <w:t>Season sampling undertaken</w:t>
        </w:r>
      </w:ins>
    </w:p>
    <w:p w14:paraId="77ECF67F" w14:textId="48690DA4" w:rsidR="00766030" w:rsidRPr="00292353" w:rsidRDefault="00766030" w:rsidP="00766030">
      <w:pPr>
        <w:spacing w:before="240" w:after="240" w:line="480" w:lineRule="auto"/>
        <w:rPr>
          <w:ins w:id="60" w:author="PHILIP ANTHONY MARTIN" w:date="2024-03-22T14:20:00Z"/>
          <w:rPrChange w:id="61" w:author="PHILIP ANTHONY MARTIN" w:date="2024-03-22T14:21:00Z">
            <w:rPr>
              <w:ins w:id="62" w:author="PHILIP ANTHONY MARTIN" w:date="2024-03-22T14:20:00Z"/>
              <w:b/>
            </w:rPr>
          </w:rPrChange>
        </w:rPr>
      </w:pPr>
      <w:ins w:id="63" w:author="PHILIP ANTHONY MARTIN" w:date="2024-03-22T14:57:00Z">
        <w:r>
          <w:t xml:space="preserve">In total our </w:t>
        </w:r>
      </w:ins>
      <w:ins w:id="64" w:author="PHILIP ANTHONY MARTIN" w:date="2024-03-22T14:58:00Z">
        <w:r>
          <w:t>dataset comprises</w:t>
        </w:r>
      </w:ins>
      <w:ins w:id="65" w:author="PHILIP ANTHONY MARTIN" w:date="2024-03-22T14:57:00Z">
        <w:r>
          <w:t xml:space="preserve"> 37 primary </w:t>
        </w:r>
      </w:ins>
      <w:ins w:id="66" w:author="PHILIP ANTHONY MARTIN" w:date="2024-03-22T14:58:00Z">
        <w:r>
          <w:t>studies</w:t>
        </w:r>
      </w:ins>
      <w:ins w:id="67" w:author="PHILIP ANTHONY MARTIN" w:date="2024-03-22T15:03:00Z">
        <w:r w:rsidR="00C443DB">
          <w:t>, re</w:t>
        </w:r>
      </w:ins>
      <w:ins w:id="68" w:author="PHILIP ANTHONY MARTIN" w:date="2024-03-22T15:04:00Z">
        <w:r w:rsidR="00C443DB">
          <w:t>presenting 46 sites</w:t>
        </w:r>
      </w:ins>
      <w:ins w:id="69" w:author="PHILIP ANTHONY MARTIN" w:date="2024-03-22T15:35:00Z">
        <w:r w:rsidR="00792104">
          <w:t>, and 429 effect sizes</w:t>
        </w:r>
      </w:ins>
      <w:ins w:id="70" w:author="PHILIP ANTHONY MARTIN" w:date="2024-03-22T14:58:00Z">
        <w:r>
          <w:t xml:space="preserve">. </w:t>
        </w:r>
      </w:ins>
      <w:ins w:id="71" w:author="PHILIP ANTHONY MARTIN" w:date="2024-03-22T15:02:00Z">
        <w:r w:rsidR="00C443DB">
          <w:t>Almost half</w:t>
        </w:r>
      </w:ins>
      <w:ins w:id="72" w:author="PHILIP ANTHONY MARTIN" w:date="2024-03-22T14:58:00Z">
        <w:r>
          <w:t xml:space="preserve"> of </w:t>
        </w:r>
      </w:ins>
      <w:ins w:id="73" w:author="PHILIP ANTHONY MARTIN" w:date="2024-03-22T15:05:00Z">
        <w:r w:rsidR="00C443DB">
          <w:t>sites</w:t>
        </w:r>
      </w:ins>
      <w:ins w:id="74" w:author="PHILIP ANTHONY MARTIN" w:date="2024-03-22T14:58:00Z">
        <w:r>
          <w:t xml:space="preserve"> </w:t>
        </w:r>
      </w:ins>
      <w:ins w:id="75" w:author="PHILIP ANTHONY MARTIN" w:date="2024-03-22T15:02:00Z">
        <w:r w:rsidR="00C443DB">
          <w:t>were</w:t>
        </w:r>
      </w:ins>
      <w:ins w:id="76" w:author="PHILIP ANTHONY MARTIN" w:date="2024-03-22T14:58:00Z">
        <w:r>
          <w:t xml:space="preserve"> </w:t>
        </w:r>
      </w:ins>
      <w:ins w:id="77" w:author="PHILIP ANTHONY MARTIN" w:date="2024-03-22T15:01:00Z">
        <w:r w:rsidR="00C443DB">
          <w:t xml:space="preserve">found in </w:t>
        </w:r>
      </w:ins>
      <w:ins w:id="78" w:author="PHILIP ANTHONY MARTIN" w:date="2024-03-22T15:02:00Z">
        <w:r w:rsidR="00C443DB">
          <w:t>Europe (</w:t>
        </w:r>
      </w:ins>
      <w:ins w:id="79" w:author="PHILIP ANTHONY MARTIN" w:date="2024-03-22T15:04:00Z">
        <w:r w:rsidR="00C443DB">
          <w:t xml:space="preserve">22 sites, </w:t>
        </w:r>
      </w:ins>
      <w:ins w:id="80" w:author="PHILIP ANTHONY MARTIN" w:date="2024-03-22T15:02:00Z">
        <w:r w:rsidR="00C443DB">
          <w:t xml:space="preserve">47%), </w:t>
        </w:r>
      </w:ins>
      <w:ins w:id="81" w:author="PHILIP ANTHONY MARTIN" w:date="2024-03-22T15:03:00Z">
        <w:r w:rsidR="00C443DB">
          <w:t xml:space="preserve">with a relatively large number of </w:t>
        </w:r>
      </w:ins>
      <w:ins w:id="82" w:author="PHILIP ANTHONY MARTIN" w:date="2024-03-22T15:05:00Z">
        <w:r w:rsidR="00C443DB">
          <w:t>sites</w:t>
        </w:r>
      </w:ins>
      <w:ins w:id="83" w:author="PHILIP ANTHONY MARTIN" w:date="2024-03-22T15:03:00Z">
        <w:r w:rsidR="00C443DB">
          <w:t xml:space="preserve"> from North America (</w:t>
        </w:r>
      </w:ins>
      <w:ins w:id="84" w:author="PHILIP ANTHONY MARTIN" w:date="2024-03-22T15:04:00Z">
        <w:r w:rsidR="00C443DB">
          <w:t>10 sites, 22%)</w:t>
        </w:r>
      </w:ins>
      <w:ins w:id="85" w:author="PHILIP ANTHONY MARTIN" w:date="2024-03-22T15:05:00Z">
        <w:r w:rsidR="00C443DB">
          <w:t>, and Asia (7 sites, 15%)</w:t>
        </w:r>
      </w:ins>
      <w:ins w:id="86" w:author="PHILIP ANTHONY MARTIN" w:date="2024-03-22T15:06:00Z">
        <w:r w:rsidR="00C443DB">
          <w:t xml:space="preserve">, </w:t>
        </w:r>
      </w:ins>
      <w:ins w:id="87" w:author="PHILIP ANTHONY MARTIN" w:date="2024-03-22T15:05:00Z">
        <w:r w:rsidR="00C443DB">
          <w:t>relatively few in South America (</w:t>
        </w:r>
      </w:ins>
      <w:ins w:id="88" w:author="PHILIP ANTHONY MARTIN" w:date="2024-03-22T15:06:00Z">
        <w:r w:rsidR="00C443DB">
          <w:t>4 sites, 8%) and Oceania (3 sites, 7%) and no sit</w:t>
        </w:r>
      </w:ins>
      <w:ins w:id="89" w:author="PHILIP ANTHONY MARTIN" w:date="2024-03-22T15:15:00Z">
        <w:r w:rsidR="00C443DB">
          <w:t>e</w:t>
        </w:r>
      </w:ins>
      <w:ins w:id="90" w:author="PHILIP ANTHONY MARTIN" w:date="2024-03-22T15:06:00Z">
        <w:r w:rsidR="00C443DB">
          <w:t>s found in Africa</w:t>
        </w:r>
      </w:ins>
      <w:ins w:id="91" w:author="PHILIP ANTHONY MARTIN" w:date="2024-03-22T15:07:00Z">
        <w:r w:rsidR="00C443DB">
          <w:t>.</w:t>
        </w:r>
      </w:ins>
      <w:ins w:id="92" w:author="PHILIP ANTHONY MARTIN" w:date="2024-03-22T15:12:00Z">
        <w:r w:rsidR="00C443DB">
          <w:t xml:space="preserve"> </w:t>
        </w:r>
      </w:ins>
      <w:proofErr w:type="spellStart"/>
      <w:ins w:id="93" w:author="PHILIP ANTHONY MARTIN" w:date="2024-03-22T15:13:00Z">
        <w:r w:rsidR="00C443DB">
          <w:t>Acari</w:t>
        </w:r>
        <w:proofErr w:type="spellEnd"/>
        <w:r w:rsidR="00C443DB">
          <w:t xml:space="preserve"> were the most studied taxonomic group (</w:t>
        </w:r>
      </w:ins>
      <w:ins w:id="94" w:author="PHILIP ANTHONY MARTIN" w:date="2024-03-22T15:14:00Z">
        <w:r w:rsidR="00C443DB">
          <w:t>3</w:t>
        </w:r>
      </w:ins>
      <w:ins w:id="95" w:author="PHILIP ANTHONY MARTIN" w:date="2024-03-22T15:22:00Z">
        <w:r w:rsidR="00792104">
          <w:t>3</w:t>
        </w:r>
      </w:ins>
      <w:ins w:id="96" w:author="PHILIP ANTHONY MARTIN" w:date="2024-03-22T15:14:00Z">
        <w:r w:rsidR="00C443DB">
          <w:t xml:space="preserve">% of effect sizes), followed by Collembola </w:t>
        </w:r>
      </w:ins>
      <w:ins w:id="97" w:author="PHILIP ANTHONY MARTIN" w:date="2024-03-22T15:15:00Z">
        <w:r w:rsidR="00C443DB">
          <w:t>(21%), Nematoda (7%) and Diplopoda (3%).</w:t>
        </w:r>
      </w:ins>
      <w:ins w:id="98" w:author="PHILIP ANTHONY MARTIN" w:date="2024-03-22T15:24:00Z">
        <w:r w:rsidR="00792104">
          <w:t xml:space="preserve"> The remaining </w:t>
        </w:r>
      </w:ins>
      <w:ins w:id="99" w:author="PHILIP ANTHONY MARTIN" w:date="2024-03-22T15:25:00Z">
        <w:r w:rsidR="00792104">
          <w:t>31 taxonomic groups</w:t>
        </w:r>
      </w:ins>
      <w:ins w:id="100" w:author="PHILIP ANTHONY MARTIN" w:date="2024-03-22T15:31:00Z">
        <w:r w:rsidR="00792104">
          <w:t xml:space="preserve"> we found data for</w:t>
        </w:r>
      </w:ins>
      <w:ins w:id="101" w:author="PHILIP ANTHONY MARTIN" w:date="2024-03-22T15:25:00Z">
        <w:r w:rsidR="00792104">
          <w:t xml:space="preserve"> make up 37% </w:t>
        </w:r>
      </w:ins>
      <w:ins w:id="102" w:author="PHILIP ANTHONY MARTIN" w:date="2024-03-22T15:31:00Z">
        <w:r w:rsidR="00792104">
          <w:t xml:space="preserve">of our </w:t>
        </w:r>
      </w:ins>
      <w:ins w:id="103" w:author="PHILIP ANTHONY MARTIN" w:date="2024-03-22T15:25:00Z">
        <w:r w:rsidR="00792104">
          <w:t>effect sizes.</w:t>
        </w:r>
      </w:ins>
      <w:ins w:id="104" w:author="PHILIP ANTHONY MARTIN" w:date="2024-03-22T15:35:00Z">
        <w:r w:rsidR="00792104">
          <w:t xml:space="preserve"> The vast majority of </w:t>
        </w:r>
      </w:ins>
      <w:ins w:id="105" w:author="PHILIP ANTHONY MARTIN" w:date="2024-03-22T15:36:00Z">
        <w:r w:rsidR="00792104">
          <w:t>effect sizes related to faunal abundance (328 effect sizes, 77%), with relatively few effect sizes fo</w:t>
        </w:r>
      </w:ins>
      <w:ins w:id="106" w:author="PHILIP ANTHONY MARTIN" w:date="2024-03-22T15:37:00Z">
        <w:r w:rsidR="00792104">
          <w:t>r the Shannon-Weiner index (48, 11%) and taxonomic richness (53, 12%).</w:t>
        </w:r>
      </w:ins>
      <w:ins w:id="107" w:author="PHILIP ANTHONY MARTIN" w:date="2024-03-22T15:43:00Z">
        <w:r w:rsidR="00B17449">
          <w:t xml:space="preserve"> Most studies were experimental manipulations </w:t>
        </w:r>
      </w:ins>
      <w:ins w:id="108" w:author="PHILIP ANTHONY MARTIN" w:date="2024-03-22T15:44:00Z">
        <w:r w:rsidR="00B17449">
          <w:t>(87%) while there were relatively few observational studies (13%).</w:t>
        </w:r>
      </w:ins>
      <w:bookmarkStart w:id="109" w:name="_GoBack"/>
      <w:bookmarkEnd w:id="109"/>
    </w:p>
    <w:p w14:paraId="45BA85ED" w14:textId="3D042285" w:rsidR="009439DD" w:rsidRDefault="002813DB" w:rsidP="00AA7A9F">
      <w:pPr>
        <w:spacing w:before="240" w:after="240" w:line="480" w:lineRule="auto"/>
        <w:rPr>
          <w:b/>
        </w:rPr>
      </w:pPr>
      <w:r>
        <w:rPr>
          <w:b/>
        </w:rPr>
        <w:t>Impacts of precipitation change</w:t>
      </w:r>
    </w:p>
    <w:p w14:paraId="1FB0A426" w14:textId="77777777" w:rsidR="009439DD" w:rsidRDefault="002813DB" w:rsidP="00AA7A9F">
      <w:pPr>
        <w:spacing w:line="480" w:lineRule="auto"/>
        <w:rPr>
          <w:b/>
        </w:rPr>
      </w:pPr>
      <w:r>
        <w:rPr>
          <w:b/>
          <w:noProof/>
        </w:rPr>
        <w:lastRenderedPageBreak/>
        <w:drawing>
          <wp:inline distT="114300" distB="114300" distL="114300" distR="114300" wp14:anchorId="3C4A02BE" wp14:editId="7E58031E">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40000" cy="4989600"/>
                    </a:xfrm>
                    <a:prstGeom prst="rect">
                      <a:avLst/>
                    </a:prstGeom>
                    <a:ln/>
                  </pic:spPr>
                </pic:pic>
              </a:graphicData>
            </a:graphic>
          </wp:inline>
        </w:drawing>
      </w:r>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77777777" w:rsidR="009439DD" w:rsidRDefault="002813DB" w:rsidP="00AA7A9F">
      <w:pPr>
        <w:spacing w:before="240" w:line="480" w:lineRule="auto"/>
      </w:pPr>
      <w:r>
        <w:lastRenderedPageBreak/>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77777777" w:rsidR="009439DD" w:rsidRDefault="002813DB" w:rsidP="00AA7A9F">
      <w:pPr>
        <w:spacing w:line="480" w:lineRule="auto"/>
        <w:ind w:firstLine="720"/>
      </w:pPr>
      <w:r>
        <w:t>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lastRenderedPageBreak/>
        <w:t>Drivers of precipitation change impact</w:t>
      </w:r>
    </w:p>
    <w:p w14:paraId="2899522B" w14:textId="77777777"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77777777" w:rsidR="009439DD" w:rsidRDefault="002813DB" w:rsidP="00AA7A9F">
      <w:pPr>
        <w:spacing w:line="480" w:lineRule="auto"/>
        <w:rPr>
          <w:b/>
        </w:rPr>
      </w:pPr>
      <w:r>
        <w:rPr>
          <w:b/>
          <w:noProof/>
        </w:rPr>
        <w:drawing>
          <wp:inline distT="114300" distB="114300" distL="114300" distR="114300" wp14:anchorId="117C9CC6" wp14:editId="7497099B">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286000"/>
                    </a:xfrm>
                    <a:prstGeom prst="rect">
                      <a:avLst/>
                    </a:prstGeom>
                    <a:ln/>
                  </pic:spPr>
                </pic:pic>
              </a:graphicData>
            </a:graphic>
          </wp:inline>
        </w:drawing>
      </w:r>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w:t>
      </w:r>
      <w:r>
        <w:lastRenderedPageBreak/>
        <w:t>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7777777"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lastRenderedPageBreak/>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7777777" w:rsidR="009439DD" w:rsidRDefault="002813DB" w:rsidP="00AA7A9F">
      <w:pPr>
        <w:spacing w:before="240" w:line="480" w:lineRule="auto"/>
      </w:pPr>
      <w:r>
        <w:t xml:space="preserve">Our findings partially supported </w:t>
      </w:r>
      <w:ins w:id="110" w:author="PHILIP ANTHONY MARTIN" w:date="2024-02-20T11:46:00Z">
        <w:r w:rsidR="00A92F11">
          <w:t xml:space="preserve">our hypothesis </w:t>
        </w:r>
      </w:ins>
      <w:del w:id="111" w:author="PHILIP ANTHONY MARTIN" w:date="2024-02-20T11:46:00Z">
        <w:r w:rsidDel="00A92F11">
          <w:delText>Hypothesis 1</w:delText>
        </w:r>
      </w:del>
      <w:ins w:id="112"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113" w:author="PHILIP ANTHONY MARTIN" w:date="2024-02-20T11:47:00Z">
        <w:r w:rsidDel="00A92F11">
          <w:delText xml:space="preserve">ypothesis </w:delText>
        </w:r>
      </w:del>
      <w:r>
        <w:t>5, that the impacts of precipitation change depended on taxa body size. However, there was only weak support for H</w:t>
      </w:r>
      <w:del w:id="114"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115" w:author="PHILIP ANTHONY MARTIN" w:date="2024-02-20T11:47:00Z">
        <w:r w:rsidDel="00A92F11">
          <w:delText xml:space="preserve">ypothesis </w:delText>
        </w:r>
      </w:del>
      <w:r>
        <w:t>3) or possessing an exoskeleton (H</w:t>
      </w:r>
      <w:del w:id="116" w:author="PHILIP ANTHONY MARTIN" w:date="2024-02-20T11:47:00Z">
        <w:r w:rsidDel="00A92F11">
          <w:delText xml:space="preserve">ypothesis </w:delText>
        </w:r>
      </w:del>
      <w:r>
        <w:t>4) regarding the modification of impacts of precipitation changes.</w:t>
      </w:r>
    </w:p>
    <w:p w14:paraId="0C2B1E70" w14:textId="77777777" w:rsidR="009439DD" w:rsidRDefault="002813DB" w:rsidP="00AA7A9F">
      <w:pPr>
        <w:spacing w:before="240" w:line="480" w:lineRule="auto"/>
        <w:rPr>
          <w:b/>
        </w:rPr>
      </w:pPr>
      <w:r>
        <w:rPr>
          <w:b/>
        </w:rPr>
        <w:t>Impacts of precipitation change</w:t>
      </w:r>
    </w:p>
    <w:p w14:paraId="6D3B6B14" w14:textId="77777777"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However, unlike previous meta-analyses </w:t>
      </w:r>
      <w:r w:rsidR="002338B0">
        <w:fldChar w:fldCharType="begin" w:fldLock="1"/>
      </w:r>
      <w:r w:rsidR="002338B0">
        <w: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w:t>
      </w:r>
      <w:r>
        <w:lastRenderedPageBreak/>
        <w:t xml:space="preserve">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77777777"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117"/>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r w:rsidR="002338B0">
        <w:fldChar w:fldCharType="begin" w:fldLock="1"/>
      </w:r>
      <w:ins w:id="118"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119"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120" w:author="PHILIP ANTHONY MARTIN" w:date="2024-02-20T11:42:00Z">
        <w:r w:rsidR="00A92F11">
          <w:rPr>
            <w:noProof/>
            <w:color w:val="000000"/>
          </w:rPr>
          <w:t>(Liu et al. 2020)</w:t>
        </w:r>
      </w:ins>
      <w:del w:id="121" w:author="PHILIP ANTHONY MARTIN" w:date="2024-02-20T11:42:00Z">
        <w:r w:rsidR="002338B0" w:rsidDel="00A92F11">
          <w:rPr>
            <w:noProof/>
            <w:color w:val="000000"/>
          </w:rPr>
          <w:delText>(T. Liu et al., 2020)</w:delText>
        </w:r>
      </w:del>
      <w:r w:rsidR="002338B0">
        <w:rPr>
          <w:color w:val="000000"/>
        </w:rPr>
        <w:fldChar w:fldCharType="end"/>
      </w:r>
      <w:ins w:id="122" w:author="PHILIP ANTHONY MARTIN" w:date="2024-02-20T11:38:00Z">
        <w:r w:rsidR="000B563B">
          <w:rPr>
            <w:color w:val="000000"/>
          </w:rPr>
          <w:t xml:space="preserve">, while </w:t>
        </w:r>
      </w:ins>
      <w:ins w:id="123" w:author="PHILIP ANTHONY MARTIN" w:date="2024-02-20T11:39:00Z">
        <w:r w:rsidR="000B563B">
          <w:lastRenderedPageBreak/>
          <w:t>saprotrophic fungi, on which mesofauna such</w:t>
        </w:r>
      </w:ins>
      <w:ins w:id="124" w:author="PHILIP ANTHONY MARTIN" w:date="2024-02-20T11:40:00Z">
        <w:r w:rsidR="000B563B">
          <w:t xml:space="preserve"> as</w:t>
        </w:r>
      </w:ins>
      <w:ins w:id="125" w:author="PHILIP ANTHONY MARTIN" w:date="2024-02-20T11:39:00Z">
        <w:r w:rsidR="000B563B">
          <w:t xml:space="preserve"> Collembola</w:t>
        </w:r>
      </w:ins>
      <w:ins w:id="126"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127" w:author="PHILIP ANTHONY MARTIN" w:date="2024-02-20T11:40:00Z">
        <w:r w:rsidR="00A92F11">
          <w:rPr>
            <w:noProof/>
          </w:rPr>
          <w:t>(Sanders et al., 2024)</w:t>
        </w:r>
        <w:r w:rsidR="000B563B">
          <w:fldChar w:fldCharType="end"/>
        </w:r>
      </w:ins>
      <w:r>
        <w:t>.</w:t>
      </w:r>
      <w:commentRangeEnd w:id="117"/>
      <w:r w:rsidR="00281FE2">
        <w:rPr>
          <w:rStyle w:val="CommentReference"/>
        </w:rPr>
        <w:commentReference w:id="117"/>
      </w:r>
    </w:p>
    <w:p w14:paraId="4B79E83F" w14:textId="1D42F1DD" w:rsidR="009439DD" w:rsidRDefault="002813DB" w:rsidP="00AA7A9F">
      <w:pPr>
        <w:spacing w:line="480" w:lineRule="auto"/>
        <w:ind w:firstLine="720"/>
        <w:rPr>
          <w:ins w:id="128" w:author="PHILIP ANTHONY MARTIN" w:date="2024-03-22T09:48:00Z"/>
        </w:rPr>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Therefore, although our explanations for the observed patterns are grounded in theory and empirical evidence from the literature new experiments and observations are needed to test them.</w:t>
      </w:r>
      <w:ins w:id="129" w:author="PHILIP ANTHONY MARTIN" w:date="2024-03-22T12:04:00Z">
        <w:r w:rsidR="00C55F50">
          <w:t xml:space="preserve"> In particular, we urge </w:t>
        </w:r>
      </w:ins>
      <w:ins w:id="130" w:author="PHILIP ANTHONY MARTIN" w:date="2024-03-22T12:07:00Z">
        <w:r w:rsidR="00C55F50">
          <w:t>researchers</w:t>
        </w:r>
      </w:ins>
      <w:ins w:id="131" w:author="PHILIP ANTHONY MARTIN" w:date="2024-03-22T12:04:00Z">
        <w:r w:rsidR="00C55F50">
          <w:t xml:space="preserve"> to use a higher taxonomic resolution when </w:t>
        </w:r>
      </w:ins>
      <w:ins w:id="132" w:author="PHILIP ANTHONY MARTIN" w:date="2024-03-22T12:07:00Z">
        <w:r w:rsidR="00C55F50">
          <w:t xml:space="preserve">identifying </w:t>
        </w:r>
      </w:ins>
      <w:ins w:id="133" w:author="PHILIP ANTHONY MARTIN" w:date="2024-03-22T12:05:00Z">
        <w:r w:rsidR="00C55F50">
          <w:t>soil and litter fauna, thus allowing for more nuanced interpre</w:t>
        </w:r>
      </w:ins>
      <w:ins w:id="134" w:author="PHILIP ANTHONY MARTIN" w:date="2024-03-22T12:06:00Z">
        <w:r w:rsidR="00C55F50">
          <w:t>tations on how body size and other functional traits imp</w:t>
        </w:r>
      </w:ins>
      <w:ins w:id="135" w:author="PHILIP ANTHONY MARTIN" w:date="2024-03-22T12:07:00Z">
        <w:r w:rsidR="00C55F50">
          <w:t>act responses to precipitation change.</w:t>
        </w:r>
      </w:ins>
    </w:p>
    <w:p w14:paraId="078A65BD" w14:textId="379AF9B5" w:rsidR="0088675D" w:rsidDel="0088675D" w:rsidRDefault="0088675D" w:rsidP="0088675D">
      <w:pPr>
        <w:spacing w:line="480" w:lineRule="auto"/>
        <w:rPr>
          <w:del w:id="136" w:author="PHILIP ANTHONY MARTIN" w:date="2024-03-22T09:59:00Z"/>
        </w:rPr>
        <w:pPrChange w:id="137" w:author="PHILIP ANTHONY MARTIN" w:date="2024-03-22T09:49:00Z">
          <w:pPr>
            <w:spacing w:line="480" w:lineRule="auto"/>
            <w:ind w:firstLine="720"/>
          </w:pPr>
        </w:pPrChange>
      </w:pPr>
    </w:p>
    <w:p w14:paraId="1ECF955A" w14:textId="33D6346E" w:rsidR="009439DD" w:rsidRDefault="002813DB" w:rsidP="00AA7A9F">
      <w:pPr>
        <w:spacing w:before="240" w:line="480" w:lineRule="auto"/>
        <w:rPr>
          <w:b/>
        </w:rPr>
      </w:pPr>
      <w:r>
        <w:rPr>
          <w:b/>
        </w:rPr>
        <w:t>Study biases</w:t>
      </w:r>
      <w:ins w:id="138" w:author="PHILIP ANTHONY MARTIN" w:date="2024-03-22T09:59:00Z">
        <w:r w:rsidR="0088675D">
          <w:rPr>
            <w:b/>
          </w:rPr>
          <w:t xml:space="preserve"> and recommendations for future research</w:t>
        </w:r>
      </w:ins>
    </w:p>
    <w:p w14:paraId="1CA156B8" w14:textId="6D44209E"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w:t>
      </w:r>
      <w:r>
        <w:lastRenderedPageBreak/>
        <w:t xml:space="preserve">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del w:id="139" w:author="PHILIP ANTHONY MARTIN" w:date="2024-03-22T09:48:00Z">
        <w:r w:rsidDel="0088675D">
          <w:delText>mediterranean</w:delText>
        </w:r>
      </w:del>
      <w:ins w:id="140" w:author="PHILIP ANTHONY MARTIN" w:date="2024-03-22T09:48:00Z">
        <w:r w:rsidR="0088675D">
          <w:t>Mediterranean</w:t>
        </w:r>
      </w:ins>
      <w:r>
        <w:t xml:space="preserve"> forest biomes, and thus suggest the greater need for studies outside of these regions.</w:t>
      </w:r>
    </w:p>
    <w:p w14:paraId="74888D15" w14:textId="582018E0" w:rsidR="009439DD" w:rsidRDefault="002813DB" w:rsidP="00AA7A9F">
      <w:pPr>
        <w:spacing w:after="240" w:line="480" w:lineRule="auto"/>
        <w:ind w:firstLine="720"/>
        <w:rPr>
          <w:ins w:id="141" w:author="PHILIP ANTHONY MARTIN" w:date="2024-03-22T09:59:00Z"/>
        </w:rPr>
      </w:pPr>
      <w:r>
        <w:t xml:space="preserve">While there is a need for changes in how primary studies are conducted, the same is true for syntheses relating to soil fauna. Our study represents one of most methodologically robust meta-analyses to date in soil ecology, collating more studies </w:t>
      </w:r>
      <w:ins w:id="142" w:author="PHILIP ANTHONY MARTIN" w:date="2024-02-20T11:52:00Z">
        <w:r w:rsidR="00A92F11">
          <w:t xml:space="preserve">on the impacts of precipitation changes </w:t>
        </w:r>
      </w:ins>
      <w:r>
        <w:t>than previous similar meta-analyses</w:t>
      </w:r>
      <w:ins w:id="143" w:author="PHILIP ANTHONY MARTIN" w:date="2024-02-20T11:53:00Z">
        <w:r w:rsidR="00A92F11">
          <w:t>, despite our narrower focus on forests,</w:t>
        </w:r>
      </w:ins>
      <w:r>
        <w:t xml:space="preserve"> </w:t>
      </w:r>
      <w:r w:rsidR="002338B0">
        <w:fldChar w:fldCharType="begin" w:fldLock="1"/>
      </w:r>
      <w:r w:rsidR="002338B0">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xml:space="preserve"> and thus providing greater statistical power</w:t>
      </w:r>
      <w:ins w:id="144" w:author="PHILIP ANTHONY MARTIN" w:date="2024-03-22T09:48:00Z">
        <w:r w:rsidR="0088675D">
          <w:t xml:space="preserve"> than previous efforts</w:t>
        </w:r>
      </w:ins>
      <w:r>
        <w:t xml:space="preserve">. We encourage more researchers to strive for more robust 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in </w:t>
      </w:r>
      <w:del w:id="145" w:author="PHILIP ANTHONY MARTIN" w:date="2024-03-22T09:57:00Z">
        <w:r w:rsidDel="0088675D">
          <w:delText xml:space="preserve"> </w:delText>
        </w:r>
      </w:del>
      <w: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impacts on more complex aspects of biodiversity such as community composition and </w:t>
      </w:r>
      <w:r>
        <w:lastRenderedPageBreak/>
        <w:t xml:space="preserve">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r w:rsidR="002338B0">
        <w:rPr>
          <w:noProof/>
          <w:color w:val="000000"/>
        </w:rPr>
        <w:t>(Culina et al., 2018; Spake et al., 2022)</w:t>
      </w:r>
      <w:r w:rsidR="002338B0">
        <w:rPr>
          <w:color w:val="000000"/>
        </w:rPr>
        <w:fldChar w:fldCharType="end"/>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6A9C42BB" w14:textId="22AFED10" w:rsidR="0088675D" w:rsidRDefault="0088675D" w:rsidP="0088675D">
      <w:pPr>
        <w:spacing w:line="480" w:lineRule="auto"/>
        <w:rPr>
          <w:ins w:id="146" w:author="PHILIP ANTHONY MARTIN" w:date="2024-03-22T09:59:00Z"/>
        </w:rPr>
      </w:pPr>
      <w:ins w:id="147" w:author="PHILIP ANTHONY MARTIN" w:date="2024-03-22T09:59:00Z">
        <w:r>
          <w:tab/>
          <w:t xml:space="preserve">We acknowledge that our meta-analysis </w:t>
        </w:r>
      </w:ins>
      <w:ins w:id="148" w:author="PHILIP ANTHONY MARTIN" w:date="2024-03-22T10:00:00Z">
        <w:r>
          <w:t>was necessarily limited in scope, focusing solely on the impacts of precipitation changes</w:t>
        </w:r>
      </w:ins>
      <w:ins w:id="149" w:author="PHILIP ANTHONY MARTIN" w:date="2024-03-22T10:01:00Z">
        <w:r>
          <w:t xml:space="preserve"> and ignoring the potential impacts of other drivers that could have synergistic impacts on soil and </w:t>
        </w:r>
      </w:ins>
      <w:ins w:id="150" w:author="PHILIP ANTHONY MARTIN" w:date="2024-03-22T10:02:00Z">
        <w:r>
          <w:t xml:space="preserve">litter fauna. In the real world, these </w:t>
        </w:r>
      </w:ins>
      <w:ins w:id="151" w:author="PHILIP ANTHONY MARTIN" w:date="2024-03-22T10:03:00Z">
        <w:r>
          <w:t>interactions</w:t>
        </w:r>
      </w:ins>
      <w:ins w:id="152" w:author="PHILIP ANTHONY MARTIN" w:date="2024-03-22T10:02:00Z">
        <w:r>
          <w:t xml:space="preserve"> </w:t>
        </w:r>
      </w:ins>
      <w:ins w:id="153" w:author="PHILIP ANTHONY MARTIN" w:date="2024-03-22T10:03:00Z">
        <w:r>
          <w:t xml:space="preserve">between global change </w:t>
        </w:r>
        <w:r w:rsidR="00880201">
          <w:t>factors</w:t>
        </w:r>
      </w:ins>
      <w:ins w:id="154" w:author="PHILIP ANTHONY MARTIN" w:date="2024-03-22T10:02:00Z">
        <w:r>
          <w:t xml:space="preserve"> are important </w:t>
        </w:r>
      </w:ins>
      <w:ins w:id="155" w:author="PHILIP ANTHONY MARTIN" w:date="2024-03-22T10:07:00Z">
        <w:r w:rsidR="00880201">
          <w:t xml:space="preserve">for two reasons. First, </w:t>
        </w:r>
      </w:ins>
      <w:ins w:id="156" w:author="PHILIP ANTHONY MARTIN" w:date="2024-03-22T10:05:00Z">
        <w:r w:rsidR="00880201">
          <w:t>ecosystems are typically affected by more than one of these factors at any given time</w:t>
        </w:r>
      </w:ins>
      <w:ins w:id="157" w:author="PHILIP ANTHONY MARTIN" w:date="2024-03-22T10:11:00Z">
        <w:r w:rsidR="00880201">
          <w:t xml:space="preserve"> </w:t>
        </w:r>
      </w:ins>
      <w:ins w:id="158" w:author="PHILIP ANTHONY MARTIN" w:date="2024-03-22T10:10:00Z">
        <w:r w:rsidR="00880201">
          <w:fldChar w:fldCharType="begin" w:fldLock="1"/>
        </w:r>
        <w:r w:rsidR="00880201">
          <w:instrText>ADDIN paperpile_citation &lt;clusterId&gt;X776E734A224Y828&lt;/clusterId&gt;&lt;metadata&gt;&lt;citation&gt;&lt;id&gt;5a023a7a-e242-4ab9-bb12-26dcc4353400&lt;/id&gt;&lt;/citation&gt;&lt;/metadata&gt;&lt;data&gt;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&lt;/data&gt; \* MERGEFORMAT</w:instrText>
        </w:r>
      </w:ins>
      <w:r w:rsidR="00880201">
        <w:fldChar w:fldCharType="separate"/>
      </w:r>
      <w:ins w:id="159" w:author="PHILIP ANTHONY MARTIN" w:date="2024-03-22T10:10:00Z">
        <w:r w:rsidR="00880201">
          <w:rPr>
            <w:noProof/>
          </w:rPr>
          <w:t>(Bowler et al., 2020)</w:t>
        </w:r>
        <w:r w:rsidR="00880201">
          <w:fldChar w:fldCharType="end"/>
        </w:r>
      </w:ins>
      <w:ins w:id="160" w:author="PHILIP ANTHONY MARTIN" w:date="2024-03-22T10:07:00Z">
        <w:r w:rsidR="00880201">
          <w:t>. Second, interactions between different global change fac</w:t>
        </w:r>
      </w:ins>
      <w:ins w:id="161" w:author="PHILIP ANTHONY MARTIN" w:date="2024-03-22T10:08:00Z">
        <w:r w:rsidR="00880201">
          <w:t xml:space="preserve">tors can cause unpredictable </w:t>
        </w:r>
      </w:ins>
      <w:ins w:id="162" w:author="PHILIP ANTHONY MARTIN" w:date="2024-03-22T10:11:00Z">
        <w:r w:rsidR="00880201">
          <w:t>changes in soil biodiversity and functioning</w:t>
        </w:r>
      </w:ins>
      <w:ins w:id="163" w:author="PHILIP ANTHONY MARTIN" w:date="2024-03-22T10:08:00Z">
        <w:r w:rsidR="00880201">
          <w:t xml:space="preserve"> </w:t>
        </w:r>
        <w:r w:rsidR="00880201">
          <w:fldChar w:fldCharType="begin" w:fldLock="1"/>
        </w:r>
      </w:ins>
      <w:ins w:id="164" w:author="PHILIP ANTHONY MARTIN" w:date="2024-03-22T10:23:00Z">
        <w:r w:rsidR="00880201">
          <w:instrText>ADDIN paperpile_citation &lt;clusterId&gt;A751O811K292H922&lt;/clusterId&gt;&lt;metadata&gt;&lt;citation&gt;&lt;id&gt;d024169e-9e60-40fe-a1ac-918fa634bdd9&lt;/id&gt;&lt;/citation&gt;&lt;citation&gt;&lt;id&gt;129ad441-17c6-431a-bbc3-85efb2476dab&lt;/id&gt;&lt;/citation&gt;&lt;/metadata&gt;&lt;data&gt;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&lt;/data&gt; \* MERGEFORMAT</w:instrText>
        </w:r>
      </w:ins>
      <w:r w:rsidR="00880201">
        <w:fldChar w:fldCharType="separate"/>
      </w:r>
      <w:ins w:id="165" w:author="PHILIP ANTHONY MARTIN" w:date="2024-03-22T10:23:00Z">
        <w:r w:rsidR="00880201">
          <w:rPr>
            <w:noProof/>
          </w:rPr>
          <w:t>(Eisenhauer et al., 2012; Rillig et al., 2019)</w:t>
        </w:r>
      </w:ins>
      <w:ins w:id="166" w:author="PHILIP ANTHONY MARTIN" w:date="2024-03-22T10:08:00Z">
        <w:r w:rsidR="00880201">
          <w:fldChar w:fldCharType="end"/>
        </w:r>
      </w:ins>
      <w:ins w:id="167" w:author="PHILIP ANTHONY MARTIN" w:date="2024-03-22T10:09:00Z">
        <w:r w:rsidR="00880201">
          <w:t>.</w:t>
        </w:r>
      </w:ins>
      <w:ins w:id="168" w:author="PHILIP ANTHONY MARTIN" w:date="2024-03-22T10:24:00Z">
        <w:r w:rsidR="00313A3C">
          <w:t xml:space="preserve"> In the case of precipitation </w:t>
        </w:r>
      </w:ins>
      <w:ins w:id="169" w:author="PHILIP ANTHONY MARTIN" w:date="2024-03-22T10:28:00Z">
        <w:r w:rsidR="00313A3C">
          <w:t>reductions</w:t>
        </w:r>
      </w:ins>
      <w:ins w:id="170" w:author="PHILIP ANTHONY MARTIN" w:date="2024-03-22T10:24:00Z">
        <w:r w:rsidR="00313A3C">
          <w:t xml:space="preserve"> </w:t>
        </w:r>
      </w:ins>
      <w:ins w:id="171" w:author="PHILIP ANTHONY MARTIN" w:date="2024-03-22T10:28:00Z">
        <w:r w:rsidR="00313A3C">
          <w:t xml:space="preserve">there is a clear </w:t>
        </w:r>
      </w:ins>
      <w:ins w:id="172" w:author="PHILIP ANTHONY MARTIN" w:date="2024-03-22T10:24:00Z">
        <w:r w:rsidR="00313A3C">
          <w:t xml:space="preserve">synergy </w:t>
        </w:r>
      </w:ins>
      <w:ins w:id="173" w:author="PHILIP ANTHONY MARTIN" w:date="2024-03-22T10:28:00Z">
        <w:r w:rsidR="00313A3C">
          <w:t>with</w:t>
        </w:r>
      </w:ins>
      <w:ins w:id="174" w:author="PHILIP ANTHONY MARTIN" w:date="2024-03-22T10:27:00Z">
        <w:r w:rsidR="00313A3C">
          <w:t xml:space="preserve"> </w:t>
        </w:r>
      </w:ins>
      <w:ins w:id="175" w:author="PHILIP ANTHONY MARTIN" w:date="2024-03-22T10:24:00Z">
        <w:r w:rsidR="00313A3C">
          <w:t>temperature increases</w:t>
        </w:r>
      </w:ins>
      <w:ins w:id="176" w:author="PHILIP ANTHONY MARTIN" w:date="2024-03-22T10:26:00Z">
        <w:r w:rsidR="00313A3C">
          <w:t xml:space="preserve"> as these can lead to increased evapotranspiration</w:t>
        </w:r>
      </w:ins>
      <w:ins w:id="177" w:author="PHILIP ANTHONY MARTIN" w:date="2024-03-22T10:28:00Z">
        <w:r w:rsidR="00313A3C">
          <w:t xml:space="preserve"> and further reductions in soil moisture. </w:t>
        </w:r>
      </w:ins>
      <w:ins w:id="178" w:author="PHILIP ANTHONY MARTIN" w:date="2024-03-22T10:32:00Z">
        <w:r w:rsidR="00313A3C">
          <w:t xml:space="preserve">The </w:t>
        </w:r>
      </w:ins>
      <w:ins w:id="179" w:author="PHILIP ANTHONY MARTIN" w:date="2024-03-22T10:31:00Z">
        <w:r w:rsidR="00313A3C">
          <w:t>meta-analys</w:t>
        </w:r>
      </w:ins>
      <w:ins w:id="180" w:author="PHILIP ANTHONY MARTIN" w:date="2024-03-22T10:32:00Z">
        <w:r w:rsidR="00313A3C">
          <w:t xml:space="preserve">is of Peng et al. </w:t>
        </w:r>
        <w:r w:rsidR="00313A3C">
          <w:fldChar w:fldCharType="begin" w:fldLock="1"/>
        </w:r>
        <w:r w:rsidR="00313A3C">
          <w:instrText>ADDIN paperpile_citation &lt;clusterId&gt;C935Q385F676J496&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313A3C">
        <w:fldChar w:fldCharType="separate"/>
      </w:r>
      <w:ins w:id="181" w:author="PHILIP ANTHONY MARTIN" w:date="2024-03-22T10:32:00Z">
        <w:r w:rsidR="00313A3C">
          <w:rPr>
            <w:noProof/>
          </w:rPr>
          <w:t>(2022)</w:t>
        </w:r>
        <w:r w:rsidR="00313A3C">
          <w:fldChar w:fldCharType="end"/>
        </w:r>
      </w:ins>
      <w:ins w:id="182" w:author="PHILIP ANTHONY MARTIN" w:date="2024-03-22T10:29:00Z">
        <w:r w:rsidR="00313A3C">
          <w:t xml:space="preserve"> </w:t>
        </w:r>
      </w:ins>
      <w:ins w:id="183" w:author="PHILIP ANTHONY MARTIN" w:date="2024-03-22T10:32:00Z">
        <w:r w:rsidR="00313A3C">
          <w:t xml:space="preserve">suggests that </w:t>
        </w:r>
      </w:ins>
      <w:ins w:id="184" w:author="PHILIP ANTHONY MARTIN" w:date="2024-03-22T10:29:00Z">
        <w:r w:rsidR="00313A3C">
          <w:t xml:space="preserve">this synergy </w:t>
        </w:r>
      </w:ins>
      <w:ins w:id="185" w:author="PHILIP ANTHONY MARTIN" w:date="2024-03-22T10:32:00Z">
        <w:r w:rsidR="00313A3C">
          <w:t>reverses</w:t>
        </w:r>
      </w:ins>
      <w:ins w:id="186" w:author="PHILIP ANTHONY MARTIN" w:date="2024-03-22T10:29:00Z">
        <w:r w:rsidR="00313A3C">
          <w:t xml:space="preserve"> </w:t>
        </w:r>
      </w:ins>
      <w:ins w:id="187" w:author="PHILIP ANTHONY MARTIN" w:date="2024-03-22T10:30:00Z">
        <w:r w:rsidR="00313A3C">
          <w:t xml:space="preserve">the impacts of </w:t>
        </w:r>
      </w:ins>
      <w:ins w:id="188" w:author="PHILIP ANTHONY MARTIN" w:date="2024-03-22T10:31:00Z">
        <w:r w:rsidR="00313A3C">
          <w:t xml:space="preserve">precipitation reduction on soil fauna, </w:t>
        </w:r>
      </w:ins>
      <w:ins w:id="189" w:author="PHILIP ANTHONY MARTIN" w:date="2024-03-22T10:33:00Z">
        <w:r w:rsidR="00313A3C">
          <w:t xml:space="preserve">causing </w:t>
        </w:r>
      </w:ins>
      <w:ins w:id="190" w:author="PHILIP ANTHONY MARTIN" w:date="2024-03-22T10:31:00Z">
        <w:r w:rsidR="00313A3C">
          <w:t>increas</w:t>
        </w:r>
      </w:ins>
      <w:ins w:id="191" w:author="PHILIP ANTHONY MARTIN" w:date="2024-03-22T10:33:00Z">
        <w:r w:rsidR="00313A3C">
          <w:t xml:space="preserve">es in abundance and reductions in diversity. </w:t>
        </w:r>
        <w:r w:rsidR="00E56DDD">
          <w:t>However, we</w:t>
        </w:r>
      </w:ins>
      <w:ins w:id="192" w:author="PHILIP ANTHONY MARTIN" w:date="2024-03-22T10:34:00Z">
        <w:r w:rsidR="00E56DDD">
          <w:t xml:space="preserve"> are aware of</w:t>
        </w:r>
      </w:ins>
      <w:ins w:id="193" w:author="PHILIP ANTHONY MARTIN" w:date="2024-03-22T10:33:00Z">
        <w:r w:rsidR="00E56DDD">
          <w:t xml:space="preserve"> few studies that have</w:t>
        </w:r>
      </w:ins>
      <w:ins w:id="194" w:author="PHILIP ANTHONY MARTIN" w:date="2024-03-22T10:34:00Z">
        <w:r w:rsidR="00E56DDD">
          <w:t xml:space="preserve"> investigated this synergy with only one of these in forests. We urge researcher</w:t>
        </w:r>
      </w:ins>
      <w:ins w:id="195" w:author="PHILIP ANTHONY MARTIN" w:date="2024-03-22T10:35:00Z">
        <w:r w:rsidR="00E56DDD">
          <w:t xml:space="preserve">s to prioritise experiments investigating the impacts of multiple global change factors to </w:t>
        </w:r>
      </w:ins>
      <w:ins w:id="196" w:author="PHILIP ANTHONY MARTIN" w:date="2024-03-22T10:36:00Z">
        <w:r w:rsidR="00E56DDD">
          <w:t>inform more realistic predictions of future change.</w:t>
        </w:r>
      </w:ins>
    </w:p>
    <w:p w14:paraId="62672024" w14:textId="77777777" w:rsidR="0088675D" w:rsidRDefault="0088675D" w:rsidP="00AA7A9F">
      <w:pPr>
        <w:spacing w:after="240" w:line="480" w:lineRule="auto"/>
        <w:ind w:firstLine="720"/>
      </w:pP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lastRenderedPageBreak/>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6EF2CC69" w14:textId="7D30F712" w:rsidR="00313A3C" w:rsidRDefault="002338B0" w:rsidP="002338B0">
      <w:pPr>
        <w:widowControl w:val="0"/>
        <w:pBdr>
          <w:top w:val="nil"/>
          <w:left w:val="nil"/>
          <w:bottom w:val="nil"/>
          <w:right w:val="nil"/>
          <w:between w:val="nil"/>
        </w:pBdr>
        <w:spacing w:line="480" w:lineRule="auto"/>
        <w:ind w:left="720" w:hanging="720"/>
        <w:rPr>
          <w:ins w:id="197" w:author="PHILIP ANTHONY MARTIN" w:date="2024-03-22T10:32:00Z"/>
        </w:rPr>
      </w:pPr>
      <w:r>
        <w:fldChar w:fldCharType="begin"/>
      </w:r>
      <w:ins w:id="198" w:author="PHILIP ANTHONY MARTIN" w:date="2024-03-22T10:32:00Z">
        <w:r w:rsidR="00313A3C">
          <w:instrText>ADDIN paperpile_bibliography &lt;pp-bibliography&gt;&lt;first-reference-indices&gt;&lt;formatting&gt;1&lt;/formatting&gt;&lt;space-after&gt;1&lt;/space-after&gt;&lt;/first-reference-indices&gt;&lt;/pp-bibliography&gt; \* MERGEFORMAT</w:instrText>
        </w:r>
      </w:ins>
      <w:del w:id="199" w:author="PHILIP ANTHONY MARTIN" w:date="2024-02-20T10:52:00Z">
        <w:r w:rsidDel="00281FE2">
          <w:delInstrText>ADDIN paperpile_bibliography &lt;pp-bibliography&gt;&lt;first-reference-indices&gt;&lt;formatting&gt;1&lt;/formatting&gt;&lt;space-after&gt;1&lt;/space-after&gt;&lt;/first-reference-indices&gt;&lt;/pp-bibliography&gt; \* MERGEFORMAT</w:delInstrText>
        </w:r>
      </w:del>
      <w:r>
        <w:fldChar w:fldCharType="separate"/>
      </w:r>
      <w:ins w:id="200" w:author="PHILIP ANTHONY MARTIN" w:date="2024-03-22T10:32:00Z">
        <w:r w:rsidR="00313A3C">
          <w:t xml:space="preserve">Amano, T., </w:t>
        </w:r>
        <w:proofErr w:type="spellStart"/>
        <w:r w:rsidR="00313A3C">
          <w:t>Berdejo-Espinola</w:t>
        </w:r>
        <w:proofErr w:type="spellEnd"/>
        <w:r w:rsidR="00313A3C">
          <w:t xml:space="preserve">, V., Christie, A. P., </w:t>
        </w:r>
        <w:proofErr w:type="spellStart"/>
        <w:r w:rsidR="00313A3C">
          <w:t>Willott</w:t>
        </w:r>
        <w:proofErr w:type="spellEnd"/>
        <w:r w:rsidR="00313A3C">
          <w:t xml:space="preserve">, K., Akasaka, M., </w:t>
        </w:r>
        <w:proofErr w:type="spellStart"/>
        <w:r w:rsidR="00313A3C">
          <w:t>Báldi</w:t>
        </w:r>
        <w:proofErr w:type="spellEnd"/>
        <w:r w:rsidR="00313A3C">
          <w:t xml:space="preserve">, A., </w:t>
        </w:r>
        <w:proofErr w:type="spellStart"/>
        <w:r w:rsidR="00313A3C">
          <w:t>Berthinussen</w:t>
        </w:r>
        <w:proofErr w:type="spellEnd"/>
        <w:r w:rsidR="00313A3C">
          <w:t xml:space="preserve">, A., </w:t>
        </w:r>
        <w:proofErr w:type="spellStart"/>
        <w:r w:rsidR="00313A3C">
          <w:t>Bertolino</w:t>
        </w:r>
        <w:proofErr w:type="spellEnd"/>
        <w:r w:rsidR="00313A3C">
          <w:t xml:space="preserve">, S., Bladon, A. J., Chen, M., Choi, C.-Y., </w:t>
        </w:r>
        <w:proofErr w:type="spellStart"/>
        <w:r w:rsidR="00313A3C">
          <w:t>Bou</w:t>
        </w:r>
        <w:proofErr w:type="spellEnd"/>
        <w:r w:rsidR="00313A3C">
          <w:t xml:space="preserve"> </w:t>
        </w:r>
        <w:proofErr w:type="spellStart"/>
        <w:r w:rsidR="00313A3C">
          <w:t>Dagher</w:t>
        </w:r>
        <w:proofErr w:type="spellEnd"/>
        <w:r w:rsidR="00313A3C">
          <w:t xml:space="preserve"> </w:t>
        </w:r>
        <w:proofErr w:type="spellStart"/>
        <w:r w:rsidR="00313A3C">
          <w:t>Kharrat</w:t>
        </w:r>
        <w:proofErr w:type="spellEnd"/>
        <w:r w:rsidR="00313A3C">
          <w:t xml:space="preserve">, M., de Oliveira, L. G., Farhat, P., </w:t>
        </w:r>
        <w:proofErr w:type="spellStart"/>
        <w:r w:rsidR="00313A3C">
          <w:t>Golivets</w:t>
        </w:r>
        <w:proofErr w:type="spellEnd"/>
        <w:r w:rsidR="00313A3C">
          <w:t xml:space="preserve">, M., Hidalgo </w:t>
        </w:r>
        <w:proofErr w:type="spellStart"/>
        <w:r w:rsidR="00313A3C">
          <w:t>Aranzamendi</w:t>
        </w:r>
        <w:proofErr w:type="spellEnd"/>
        <w:r w:rsidR="00313A3C">
          <w:t xml:space="preserve">, N., </w:t>
        </w:r>
        <w:proofErr w:type="spellStart"/>
        <w:r w:rsidR="00313A3C">
          <w:lastRenderedPageBreak/>
          <w:t>Jantke</w:t>
        </w:r>
        <w:proofErr w:type="spellEnd"/>
        <w:r w:rsidR="00313A3C">
          <w:t xml:space="preserve">, K., </w:t>
        </w:r>
        <w:proofErr w:type="spellStart"/>
        <w:r w:rsidR="00313A3C">
          <w:t>Kajzer</w:t>
        </w:r>
        <w:proofErr w:type="spellEnd"/>
        <w:r w:rsidR="00313A3C">
          <w:t xml:space="preserve">-Bonk, J., </w:t>
        </w:r>
        <w:proofErr w:type="spellStart"/>
        <w:r w:rsidR="00313A3C">
          <w:t>Kemahlı</w:t>
        </w:r>
        <w:proofErr w:type="spellEnd"/>
        <w:r w:rsidR="00313A3C">
          <w:t xml:space="preserve"> </w:t>
        </w:r>
        <w:proofErr w:type="spellStart"/>
        <w:r w:rsidR="00313A3C">
          <w:t>Aytekin</w:t>
        </w:r>
        <w:proofErr w:type="spellEnd"/>
        <w:r w:rsidR="00313A3C">
          <w:t xml:space="preserve">, M. Ç., … Sutherland, W. J. (2021). Tapping into non-English-language science for the conservation of global biodiversity. </w:t>
        </w:r>
        <w:proofErr w:type="spellStart"/>
        <w:r w:rsidR="00313A3C" w:rsidRPr="00313A3C">
          <w:rPr>
            <w:i/>
            <w:rPrChange w:id="201" w:author="PHILIP ANTHONY MARTIN" w:date="2024-03-22T10:32:00Z">
              <w:rPr/>
            </w:rPrChange>
          </w:rPr>
          <w:t>PLoS</w:t>
        </w:r>
        <w:proofErr w:type="spellEnd"/>
        <w:r w:rsidR="00313A3C" w:rsidRPr="00313A3C">
          <w:rPr>
            <w:i/>
            <w:rPrChange w:id="202" w:author="PHILIP ANTHONY MARTIN" w:date="2024-03-22T10:32:00Z">
              <w:rPr/>
            </w:rPrChange>
          </w:rPr>
          <w:t xml:space="preserve"> Biology</w:t>
        </w:r>
        <w:r w:rsidR="00313A3C">
          <w:t xml:space="preserve">, </w:t>
        </w:r>
        <w:r w:rsidR="00313A3C" w:rsidRPr="00313A3C">
          <w:rPr>
            <w:i/>
            <w:rPrChange w:id="203" w:author="PHILIP ANTHONY MARTIN" w:date="2024-03-22T10:32:00Z">
              <w:rPr/>
            </w:rPrChange>
          </w:rPr>
          <w:t>19</w:t>
        </w:r>
        <w:r w:rsidR="00313A3C">
          <w:t>(10), e3001296. https://doi.org/10.1371/journal.pbio.3001296</w:t>
        </w:r>
      </w:ins>
    </w:p>
    <w:p w14:paraId="3ABA5C27" w14:textId="77777777" w:rsidR="00313A3C" w:rsidRDefault="00313A3C" w:rsidP="002338B0">
      <w:pPr>
        <w:widowControl w:val="0"/>
        <w:pBdr>
          <w:top w:val="nil"/>
          <w:left w:val="nil"/>
          <w:bottom w:val="nil"/>
          <w:right w:val="nil"/>
          <w:between w:val="nil"/>
        </w:pBdr>
        <w:spacing w:line="480" w:lineRule="auto"/>
        <w:ind w:left="720" w:hanging="720"/>
        <w:rPr>
          <w:ins w:id="204" w:author="PHILIP ANTHONY MARTIN" w:date="2024-03-22T10:32:00Z"/>
        </w:rPr>
      </w:pPr>
      <w:proofErr w:type="spellStart"/>
      <w:ins w:id="205" w:author="PHILIP ANTHONY MARTIN" w:date="2024-03-22T10:32:00Z">
        <w:r>
          <w:t>Anderegg</w:t>
        </w:r>
        <w:proofErr w:type="spellEnd"/>
        <w:r>
          <w:t xml:space="preserve">, W. R. L., </w:t>
        </w:r>
        <w:proofErr w:type="spellStart"/>
        <w:r>
          <w:t>Anderegg</w:t>
        </w:r>
        <w:proofErr w:type="spellEnd"/>
        <w:r>
          <w:t xml:space="preserve">, L. D. L., Kerr, K. L., &amp; </w:t>
        </w:r>
        <w:proofErr w:type="spellStart"/>
        <w:r>
          <w:t>Trugman</w:t>
        </w:r>
        <w:proofErr w:type="spellEnd"/>
        <w:r>
          <w:t xml:space="preserve">, A. T. (2019). Widespread drought-induced tree mortality at dry range edges indicates that climate stress exceeds species’ compensating mechanisms. </w:t>
        </w:r>
        <w:r w:rsidRPr="00313A3C">
          <w:rPr>
            <w:i/>
            <w:rPrChange w:id="206" w:author="PHILIP ANTHONY MARTIN" w:date="2024-03-22T10:32:00Z">
              <w:rPr/>
            </w:rPrChange>
          </w:rPr>
          <w:t>Global Change Biology</w:t>
        </w:r>
        <w:r>
          <w:t xml:space="preserve">, </w:t>
        </w:r>
        <w:r w:rsidRPr="00313A3C">
          <w:rPr>
            <w:i/>
            <w:rPrChange w:id="207" w:author="PHILIP ANTHONY MARTIN" w:date="2024-03-22T10:32:00Z">
              <w:rPr/>
            </w:rPrChange>
          </w:rPr>
          <w:t>25</w:t>
        </w:r>
        <w:r>
          <w:t>(11), 3793–3802. https://doi.org/10.1111/gcb.14771</w:t>
        </w:r>
      </w:ins>
    </w:p>
    <w:p w14:paraId="506C0ADF" w14:textId="77777777" w:rsidR="00313A3C" w:rsidRPr="00313A3C" w:rsidRDefault="00313A3C" w:rsidP="002338B0">
      <w:pPr>
        <w:widowControl w:val="0"/>
        <w:pBdr>
          <w:top w:val="nil"/>
          <w:left w:val="nil"/>
          <w:bottom w:val="nil"/>
          <w:right w:val="nil"/>
          <w:between w:val="nil"/>
        </w:pBdr>
        <w:spacing w:line="480" w:lineRule="auto"/>
        <w:ind w:left="720" w:hanging="720"/>
        <w:rPr>
          <w:ins w:id="208" w:author="PHILIP ANTHONY MARTIN" w:date="2024-03-22T10:32:00Z"/>
          <w:lang w:val="es-ES"/>
          <w:rPrChange w:id="209" w:author="PHILIP ANTHONY MARTIN" w:date="2024-03-22T10:32:00Z">
            <w:rPr>
              <w:ins w:id="210" w:author="PHILIP ANTHONY MARTIN" w:date="2024-03-22T10:32:00Z"/>
            </w:rPr>
          </w:rPrChange>
        </w:rPr>
      </w:pPr>
      <w:proofErr w:type="spellStart"/>
      <w:ins w:id="211" w:author="PHILIP ANTHONY MARTIN" w:date="2024-03-22T10:32:00Z">
        <w:r>
          <w:t>Aupic-Samain</w:t>
        </w:r>
        <w:proofErr w:type="spellEnd"/>
        <w:r>
          <w:t xml:space="preserve">, A., Baldy, V., </w:t>
        </w:r>
        <w:proofErr w:type="spellStart"/>
        <w:r>
          <w:t>Delcourt</w:t>
        </w:r>
        <w:proofErr w:type="spellEnd"/>
        <w:r>
          <w:t xml:space="preserve">, N., Krogh, P. H., </w:t>
        </w:r>
        <w:proofErr w:type="spellStart"/>
        <w:r>
          <w:t>Gauquelin</w:t>
        </w:r>
        <w:proofErr w:type="spellEnd"/>
        <w:r>
          <w:t xml:space="preserve">, T., Fernandez, C., &amp; </w:t>
        </w:r>
        <w:proofErr w:type="spellStart"/>
        <w:r>
          <w:t>Santonja</w:t>
        </w:r>
        <w:proofErr w:type="spellEnd"/>
        <w:r>
          <w:t xml:space="preserve">, M. (2021). Water availability rather than temperature control soil fauna community structure and prey–predator interactions. </w:t>
        </w:r>
        <w:proofErr w:type="spellStart"/>
        <w:r w:rsidRPr="00313A3C">
          <w:rPr>
            <w:i/>
            <w:lang w:val="es-ES"/>
            <w:rPrChange w:id="212" w:author="PHILIP ANTHONY MARTIN" w:date="2024-03-22T10:32:00Z">
              <w:rPr/>
            </w:rPrChange>
          </w:rPr>
          <w:t>Functional</w:t>
        </w:r>
        <w:proofErr w:type="spellEnd"/>
        <w:r w:rsidRPr="00313A3C">
          <w:rPr>
            <w:i/>
            <w:lang w:val="es-ES"/>
            <w:rPrChange w:id="213" w:author="PHILIP ANTHONY MARTIN" w:date="2024-03-22T10:32:00Z">
              <w:rPr/>
            </w:rPrChange>
          </w:rPr>
          <w:t xml:space="preserve"> </w:t>
        </w:r>
        <w:proofErr w:type="spellStart"/>
        <w:r w:rsidRPr="00313A3C">
          <w:rPr>
            <w:i/>
            <w:lang w:val="es-ES"/>
            <w:rPrChange w:id="214" w:author="PHILIP ANTHONY MARTIN" w:date="2024-03-22T10:32:00Z">
              <w:rPr/>
            </w:rPrChange>
          </w:rPr>
          <w:t>Ecology</w:t>
        </w:r>
        <w:proofErr w:type="spellEnd"/>
        <w:r w:rsidRPr="00313A3C">
          <w:rPr>
            <w:lang w:val="es-ES"/>
            <w:rPrChange w:id="215" w:author="PHILIP ANTHONY MARTIN" w:date="2024-03-22T10:32:00Z">
              <w:rPr/>
            </w:rPrChange>
          </w:rPr>
          <w:t xml:space="preserve">, </w:t>
        </w:r>
        <w:r w:rsidRPr="00313A3C">
          <w:rPr>
            <w:i/>
            <w:lang w:val="es-ES"/>
            <w:rPrChange w:id="216" w:author="PHILIP ANTHONY MARTIN" w:date="2024-03-22T10:32:00Z">
              <w:rPr/>
            </w:rPrChange>
          </w:rPr>
          <w:t>35</w:t>
        </w:r>
        <w:r w:rsidRPr="00313A3C">
          <w:rPr>
            <w:lang w:val="es-ES"/>
            <w:rPrChange w:id="217" w:author="PHILIP ANTHONY MARTIN" w:date="2024-03-22T10:32:00Z">
              <w:rPr/>
            </w:rPrChange>
          </w:rPr>
          <w:t>(7), 1550–1559. https://doi.org/10.1111/1365-2435.13745</w:t>
        </w:r>
      </w:ins>
    </w:p>
    <w:p w14:paraId="12D7412F" w14:textId="77777777" w:rsidR="00313A3C" w:rsidRDefault="00313A3C" w:rsidP="002338B0">
      <w:pPr>
        <w:widowControl w:val="0"/>
        <w:pBdr>
          <w:top w:val="nil"/>
          <w:left w:val="nil"/>
          <w:bottom w:val="nil"/>
          <w:right w:val="nil"/>
          <w:between w:val="nil"/>
        </w:pBdr>
        <w:spacing w:line="480" w:lineRule="auto"/>
        <w:ind w:left="720" w:hanging="720"/>
        <w:rPr>
          <w:ins w:id="218" w:author="PHILIP ANTHONY MARTIN" w:date="2024-03-22T10:32:00Z"/>
        </w:rPr>
      </w:pPr>
      <w:proofErr w:type="spellStart"/>
      <w:ins w:id="219" w:author="PHILIP ANTHONY MARTIN" w:date="2024-03-22T10:32:00Z">
        <w:r w:rsidRPr="00313A3C">
          <w:rPr>
            <w:lang w:val="es-ES"/>
            <w:rPrChange w:id="220" w:author="PHILIP ANTHONY MARTIN" w:date="2024-03-22T10:32:00Z">
              <w:rPr/>
            </w:rPrChange>
          </w:rPr>
          <w:t>Aupic-Samain</w:t>
        </w:r>
        <w:proofErr w:type="spellEnd"/>
        <w:r w:rsidRPr="00313A3C">
          <w:rPr>
            <w:lang w:val="es-ES"/>
            <w:rPrChange w:id="221" w:author="PHILIP ANTHONY MARTIN" w:date="2024-03-22T10:32:00Z">
              <w:rPr/>
            </w:rPrChange>
          </w:rPr>
          <w:t xml:space="preserve">, A., Santonja, M., </w:t>
        </w:r>
        <w:proofErr w:type="spellStart"/>
        <w:r w:rsidRPr="00313A3C">
          <w:rPr>
            <w:lang w:val="es-ES"/>
            <w:rPrChange w:id="222" w:author="PHILIP ANTHONY MARTIN" w:date="2024-03-22T10:32:00Z">
              <w:rPr/>
            </w:rPrChange>
          </w:rPr>
          <w:t>Chomel</w:t>
        </w:r>
        <w:proofErr w:type="spellEnd"/>
        <w:r w:rsidRPr="00313A3C">
          <w:rPr>
            <w:lang w:val="es-ES"/>
            <w:rPrChange w:id="223" w:author="PHILIP ANTHONY MARTIN" w:date="2024-03-22T10:32:00Z">
              <w:rPr/>
            </w:rPrChange>
          </w:rPr>
          <w:t xml:space="preserve">, M., Pereira, S., </w:t>
        </w:r>
        <w:proofErr w:type="spellStart"/>
        <w:r w:rsidRPr="00313A3C">
          <w:rPr>
            <w:lang w:val="es-ES"/>
            <w:rPrChange w:id="224" w:author="PHILIP ANTHONY MARTIN" w:date="2024-03-22T10:32:00Z">
              <w:rPr/>
            </w:rPrChange>
          </w:rPr>
          <w:t>Quer</w:t>
        </w:r>
        <w:proofErr w:type="spellEnd"/>
        <w:r w:rsidRPr="00313A3C">
          <w:rPr>
            <w:lang w:val="es-ES"/>
            <w:rPrChange w:id="225" w:author="PHILIP ANTHONY MARTIN" w:date="2024-03-22T10:32:00Z">
              <w:rPr/>
            </w:rPrChange>
          </w:rPr>
          <w:t xml:space="preserve">, E., </w:t>
        </w:r>
        <w:proofErr w:type="spellStart"/>
        <w:r w:rsidRPr="00313A3C">
          <w:rPr>
            <w:lang w:val="es-ES"/>
            <w:rPrChange w:id="226" w:author="PHILIP ANTHONY MARTIN" w:date="2024-03-22T10:32:00Z">
              <w:rPr/>
            </w:rPrChange>
          </w:rPr>
          <w:t>Lecareux</w:t>
        </w:r>
        <w:proofErr w:type="spellEnd"/>
        <w:r w:rsidRPr="00313A3C">
          <w:rPr>
            <w:lang w:val="es-ES"/>
            <w:rPrChange w:id="227" w:author="PHILIP ANTHONY MARTIN" w:date="2024-03-22T10:32:00Z">
              <w:rPr/>
            </w:rPrChange>
          </w:rPr>
          <w:t xml:space="preserve">, C., </w:t>
        </w:r>
        <w:proofErr w:type="spellStart"/>
        <w:r w:rsidRPr="00313A3C">
          <w:rPr>
            <w:lang w:val="es-ES"/>
            <w:rPrChange w:id="228" w:author="PHILIP ANTHONY MARTIN" w:date="2024-03-22T10:32:00Z">
              <w:rPr/>
            </w:rPrChange>
          </w:rPr>
          <w:t>Limousin</w:t>
        </w:r>
        <w:proofErr w:type="spellEnd"/>
        <w:r w:rsidRPr="00313A3C">
          <w:rPr>
            <w:lang w:val="es-ES"/>
            <w:rPrChange w:id="229" w:author="PHILIP ANTHONY MARTIN" w:date="2024-03-22T10:32:00Z">
              <w:rPr/>
            </w:rPrChange>
          </w:rPr>
          <w:t xml:space="preserve">, J.-M., </w:t>
        </w:r>
        <w:proofErr w:type="spellStart"/>
        <w:r w:rsidRPr="00313A3C">
          <w:rPr>
            <w:lang w:val="es-ES"/>
            <w:rPrChange w:id="230" w:author="PHILIP ANTHONY MARTIN" w:date="2024-03-22T10:32:00Z">
              <w:rPr/>
            </w:rPrChange>
          </w:rPr>
          <w:t>Ourcival</w:t>
        </w:r>
        <w:proofErr w:type="spellEnd"/>
        <w:r w:rsidRPr="00313A3C">
          <w:rPr>
            <w:lang w:val="es-ES"/>
            <w:rPrChange w:id="231" w:author="PHILIP ANTHONY MARTIN" w:date="2024-03-22T10:32:00Z">
              <w:rPr/>
            </w:rPrChange>
          </w:rPr>
          <w:t xml:space="preserve">, J.-M., </w:t>
        </w:r>
        <w:proofErr w:type="spellStart"/>
        <w:r w:rsidRPr="00313A3C">
          <w:rPr>
            <w:lang w:val="es-ES"/>
            <w:rPrChange w:id="232" w:author="PHILIP ANTHONY MARTIN" w:date="2024-03-22T10:32:00Z">
              <w:rPr/>
            </w:rPrChange>
          </w:rPr>
          <w:t>Simioni</w:t>
        </w:r>
        <w:proofErr w:type="spellEnd"/>
        <w:r w:rsidRPr="00313A3C">
          <w:rPr>
            <w:lang w:val="es-ES"/>
            <w:rPrChange w:id="233" w:author="PHILIP ANTHONY MARTIN" w:date="2024-03-22T10:32:00Z">
              <w:rPr/>
            </w:rPrChange>
          </w:rPr>
          <w:t xml:space="preserve">, G., </w:t>
        </w:r>
        <w:proofErr w:type="spellStart"/>
        <w:r w:rsidRPr="00313A3C">
          <w:rPr>
            <w:lang w:val="es-ES"/>
            <w:rPrChange w:id="234" w:author="PHILIP ANTHONY MARTIN" w:date="2024-03-22T10:32:00Z">
              <w:rPr/>
            </w:rPrChange>
          </w:rPr>
          <w:t>Gauquelin</w:t>
        </w:r>
        <w:proofErr w:type="spellEnd"/>
        <w:r w:rsidRPr="00313A3C">
          <w:rPr>
            <w:lang w:val="es-ES"/>
            <w:rPrChange w:id="235" w:author="PHILIP ANTHONY MARTIN" w:date="2024-03-22T10:32:00Z">
              <w:rPr/>
            </w:rPrChange>
          </w:rPr>
          <w:t xml:space="preserve">, T., </w:t>
        </w:r>
        <w:proofErr w:type="spellStart"/>
        <w:r w:rsidRPr="00313A3C">
          <w:rPr>
            <w:lang w:val="es-ES"/>
            <w:rPrChange w:id="236" w:author="PHILIP ANTHONY MARTIN" w:date="2024-03-22T10:32:00Z">
              <w:rPr/>
            </w:rPrChange>
          </w:rPr>
          <w:t>Fernandez</w:t>
        </w:r>
        <w:proofErr w:type="spellEnd"/>
        <w:r w:rsidRPr="00313A3C">
          <w:rPr>
            <w:lang w:val="es-ES"/>
            <w:rPrChange w:id="237" w:author="PHILIP ANTHONY MARTIN" w:date="2024-03-22T10:32:00Z">
              <w:rPr/>
            </w:rPrChange>
          </w:rPr>
          <w:t xml:space="preserve">, C., &amp; </w:t>
        </w:r>
        <w:proofErr w:type="spellStart"/>
        <w:r w:rsidRPr="00313A3C">
          <w:rPr>
            <w:lang w:val="es-ES"/>
            <w:rPrChange w:id="238" w:author="PHILIP ANTHONY MARTIN" w:date="2024-03-22T10:32:00Z">
              <w:rPr/>
            </w:rPrChange>
          </w:rPr>
          <w:t>Baldy</w:t>
        </w:r>
        <w:proofErr w:type="spellEnd"/>
        <w:r w:rsidRPr="00313A3C">
          <w:rPr>
            <w:lang w:val="es-ES"/>
            <w:rPrChange w:id="239" w:author="PHILIP ANTHONY MARTIN" w:date="2024-03-22T10:32:00Z">
              <w:rPr/>
            </w:rPrChange>
          </w:rPr>
          <w:t xml:space="preserve">, V. (2021). </w:t>
        </w:r>
        <w:r>
          <w:t xml:space="preserve">Soil biota response to experimental rainfall reduction depends on the dominant tree species in mature northern Mediterranean forests. </w:t>
        </w:r>
        <w:r w:rsidRPr="00313A3C">
          <w:rPr>
            <w:i/>
            <w:rPrChange w:id="240" w:author="PHILIP ANTHONY MARTIN" w:date="2024-03-22T10:32:00Z">
              <w:rPr/>
            </w:rPrChange>
          </w:rPr>
          <w:t>Soil Biology &amp; Biochemistry</w:t>
        </w:r>
        <w:r>
          <w:t xml:space="preserve">, </w:t>
        </w:r>
        <w:r w:rsidRPr="00313A3C">
          <w:rPr>
            <w:i/>
            <w:rPrChange w:id="241" w:author="PHILIP ANTHONY MARTIN" w:date="2024-03-22T10:32:00Z">
              <w:rPr/>
            </w:rPrChange>
          </w:rPr>
          <w:t>154</w:t>
        </w:r>
        <w:r>
          <w:t>, 108122. https://doi.org/10.1016/j.soilbio.2020.108122</w:t>
        </w:r>
      </w:ins>
    </w:p>
    <w:p w14:paraId="64F5F03F" w14:textId="77777777" w:rsidR="00313A3C" w:rsidRDefault="00313A3C" w:rsidP="002338B0">
      <w:pPr>
        <w:widowControl w:val="0"/>
        <w:pBdr>
          <w:top w:val="nil"/>
          <w:left w:val="nil"/>
          <w:bottom w:val="nil"/>
          <w:right w:val="nil"/>
          <w:between w:val="nil"/>
        </w:pBdr>
        <w:spacing w:line="480" w:lineRule="auto"/>
        <w:ind w:left="720" w:hanging="720"/>
        <w:rPr>
          <w:ins w:id="242" w:author="PHILIP ANTHONY MARTIN" w:date="2024-03-22T10:32:00Z"/>
        </w:rPr>
      </w:pPr>
      <w:ins w:id="243" w:author="PHILIP ANTHONY MARTIN" w:date="2024-03-22T10:32:00Z">
        <w:r>
          <w:t xml:space="preserve">Barton, K. (2015). </w:t>
        </w:r>
        <w:proofErr w:type="spellStart"/>
        <w:r w:rsidRPr="00313A3C">
          <w:rPr>
            <w:i/>
            <w:rPrChange w:id="244" w:author="PHILIP ANTHONY MARTIN" w:date="2024-03-22T10:32:00Z">
              <w:rPr/>
            </w:rPrChange>
          </w:rPr>
          <w:t>MuMIn</w:t>
        </w:r>
        <w:proofErr w:type="spellEnd"/>
        <w:r w:rsidRPr="00313A3C">
          <w:rPr>
            <w:i/>
            <w:rPrChange w:id="245" w:author="PHILIP ANTHONY MARTIN" w:date="2024-03-22T10:32:00Z">
              <w:rPr/>
            </w:rPrChange>
          </w:rPr>
          <w:t>: multi-model inference</w:t>
        </w:r>
        <w:r>
          <w:t xml:space="preserve"> (1.15.1).</w:t>
        </w:r>
      </w:ins>
    </w:p>
    <w:p w14:paraId="741B9926" w14:textId="77777777" w:rsidR="00313A3C" w:rsidRDefault="00313A3C" w:rsidP="002338B0">
      <w:pPr>
        <w:widowControl w:val="0"/>
        <w:pBdr>
          <w:top w:val="nil"/>
          <w:left w:val="nil"/>
          <w:bottom w:val="nil"/>
          <w:right w:val="nil"/>
          <w:between w:val="nil"/>
        </w:pBdr>
        <w:spacing w:line="480" w:lineRule="auto"/>
        <w:ind w:left="720" w:hanging="720"/>
        <w:rPr>
          <w:ins w:id="246" w:author="PHILIP ANTHONY MARTIN" w:date="2024-03-22T10:32:00Z"/>
        </w:rPr>
      </w:pPr>
      <w:proofErr w:type="spellStart"/>
      <w:ins w:id="247" w:author="PHILIP ANTHONY MARTIN" w:date="2024-03-22T10:32:00Z">
        <w:r>
          <w:t>Beaumelle</w:t>
        </w:r>
        <w:proofErr w:type="spellEnd"/>
        <w:r>
          <w:t xml:space="preserve">, L., </w:t>
        </w:r>
        <w:proofErr w:type="spellStart"/>
        <w:r>
          <w:t>Tison</w:t>
        </w:r>
        <w:proofErr w:type="spellEnd"/>
        <w:r>
          <w:t xml:space="preserve">, L., Eisenhauer, N., Hines, J., </w:t>
        </w:r>
        <w:proofErr w:type="spellStart"/>
        <w:r>
          <w:t>Malladi</w:t>
        </w:r>
        <w:proofErr w:type="spellEnd"/>
        <w:r>
          <w:t xml:space="preserve">, S., Pelosi, C., </w:t>
        </w:r>
        <w:proofErr w:type="spellStart"/>
        <w:r>
          <w:t>Thouvenot</w:t>
        </w:r>
        <w:proofErr w:type="spellEnd"/>
        <w:r>
          <w:t>, L., &amp; Phillips, H. R. P. (2023). Pesticide effects on soil fauna communities—A meta</w:t>
        </w:r>
        <w:r>
          <w:rPr>
            <w:rFonts w:ascii="Cambria Math" w:hAnsi="Cambria Math" w:cs="Cambria Math"/>
          </w:rPr>
          <w:t>‐</w:t>
        </w:r>
        <w:r>
          <w:t xml:space="preserve">analysis. </w:t>
        </w:r>
        <w:r w:rsidRPr="00313A3C">
          <w:rPr>
            <w:i/>
            <w:rPrChange w:id="248" w:author="PHILIP ANTHONY MARTIN" w:date="2024-03-22T10:32:00Z">
              <w:rPr/>
            </w:rPrChange>
          </w:rPr>
          <w:t>The Journal of Applied Ecology</w:t>
        </w:r>
        <w:r>
          <w:t>. https://doi.org/10.1111/1365-2664.14437</w:t>
        </w:r>
      </w:ins>
    </w:p>
    <w:p w14:paraId="646311D2" w14:textId="77777777" w:rsidR="00313A3C" w:rsidRDefault="00313A3C" w:rsidP="002338B0">
      <w:pPr>
        <w:widowControl w:val="0"/>
        <w:pBdr>
          <w:top w:val="nil"/>
          <w:left w:val="nil"/>
          <w:bottom w:val="nil"/>
          <w:right w:val="nil"/>
          <w:between w:val="nil"/>
        </w:pBdr>
        <w:spacing w:line="480" w:lineRule="auto"/>
        <w:ind w:left="720" w:hanging="720"/>
        <w:rPr>
          <w:ins w:id="249" w:author="PHILIP ANTHONY MARTIN" w:date="2024-03-22T10:32:00Z"/>
        </w:rPr>
      </w:pPr>
      <w:ins w:id="250" w:author="PHILIP ANTHONY MARTIN" w:date="2024-03-22T10:32:00Z">
        <w:r>
          <w:t xml:space="preserve">Benton, M. J., Wilf, P., &amp; </w:t>
        </w:r>
        <w:proofErr w:type="spellStart"/>
        <w:r>
          <w:t>Sauquet</w:t>
        </w:r>
        <w:proofErr w:type="spellEnd"/>
        <w:r>
          <w:t xml:space="preserve">, H. (2022). The Angiosperm Terrestrial Revolution and the origins of modern biodiversity. </w:t>
        </w:r>
        <w:r w:rsidRPr="00313A3C">
          <w:rPr>
            <w:i/>
            <w:rPrChange w:id="251" w:author="PHILIP ANTHONY MARTIN" w:date="2024-03-22T10:32:00Z">
              <w:rPr/>
            </w:rPrChange>
          </w:rPr>
          <w:t xml:space="preserve">The New </w:t>
        </w:r>
        <w:proofErr w:type="spellStart"/>
        <w:r w:rsidRPr="00313A3C">
          <w:rPr>
            <w:i/>
            <w:rPrChange w:id="252" w:author="PHILIP ANTHONY MARTIN" w:date="2024-03-22T10:32:00Z">
              <w:rPr/>
            </w:rPrChange>
          </w:rPr>
          <w:t>Phytologist</w:t>
        </w:r>
        <w:proofErr w:type="spellEnd"/>
        <w:r>
          <w:t xml:space="preserve">, </w:t>
        </w:r>
        <w:r w:rsidRPr="00313A3C">
          <w:rPr>
            <w:i/>
            <w:rPrChange w:id="253" w:author="PHILIP ANTHONY MARTIN" w:date="2024-03-22T10:32:00Z">
              <w:rPr/>
            </w:rPrChange>
          </w:rPr>
          <w:t>233</w:t>
        </w:r>
        <w:r>
          <w:t>(5), 2017–2035. https://doi.org/10.1111/nph.17822</w:t>
        </w:r>
      </w:ins>
    </w:p>
    <w:p w14:paraId="60A4EA68" w14:textId="77777777" w:rsidR="00313A3C" w:rsidRDefault="00313A3C" w:rsidP="002338B0">
      <w:pPr>
        <w:widowControl w:val="0"/>
        <w:pBdr>
          <w:top w:val="nil"/>
          <w:left w:val="nil"/>
          <w:bottom w:val="nil"/>
          <w:right w:val="nil"/>
          <w:between w:val="nil"/>
        </w:pBdr>
        <w:spacing w:line="480" w:lineRule="auto"/>
        <w:ind w:left="720" w:hanging="720"/>
        <w:rPr>
          <w:ins w:id="254" w:author="PHILIP ANTHONY MARTIN" w:date="2024-03-22T10:32:00Z"/>
        </w:rPr>
      </w:pPr>
      <w:proofErr w:type="spellStart"/>
      <w:ins w:id="255" w:author="PHILIP ANTHONY MARTIN" w:date="2024-03-22T10:32:00Z">
        <w:r>
          <w:t>Blankinship</w:t>
        </w:r>
        <w:proofErr w:type="spellEnd"/>
        <w:r>
          <w:t xml:space="preserve">, J. C., Niklaus, P. A., &amp; </w:t>
        </w:r>
        <w:proofErr w:type="spellStart"/>
        <w:r>
          <w:t>Hungate</w:t>
        </w:r>
        <w:proofErr w:type="spellEnd"/>
        <w:r>
          <w:t xml:space="preserve">, B. A. (2011). A meta-analysis of responses of soil biota to global change. </w:t>
        </w:r>
        <w:proofErr w:type="spellStart"/>
        <w:r w:rsidRPr="00313A3C">
          <w:rPr>
            <w:i/>
            <w:rPrChange w:id="256" w:author="PHILIP ANTHONY MARTIN" w:date="2024-03-22T10:32:00Z">
              <w:rPr/>
            </w:rPrChange>
          </w:rPr>
          <w:t>Oecologia</w:t>
        </w:r>
        <w:proofErr w:type="spellEnd"/>
        <w:r>
          <w:t xml:space="preserve">, </w:t>
        </w:r>
        <w:r w:rsidRPr="00313A3C">
          <w:rPr>
            <w:i/>
            <w:rPrChange w:id="257" w:author="PHILIP ANTHONY MARTIN" w:date="2024-03-22T10:32:00Z">
              <w:rPr/>
            </w:rPrChange>
          </w:rPr>
          <w:t>165</w:t>
        </w:r>
        <w:r>
          <w:t>(3), 553–565. https://doi.org/10.1007/s00442-011-1909-0</w:t>
        </w:r>
      </w:ins>
    </w:p>
    <w:p w14:paraId="5CD9B8AE" w14:textId="77777777" w:rsidR="00313A3C" w:rsidRDefault="00313A3C" w:rsidP="002338B0">
      <w:pPr>
        <w:widowControl w:val="0"/>
        <w:pBdr>
          <w:top w:val="nil"/>
          <w:left w:val="nil"/>
          <w:bottom w:val="nil"/>
          <w:right w:val="nil"/>
          <w:between w:val="nil"/>
        </w:pBdr>
        <w:spacing w:line="480" w:lineRule="auto"/>
        <w:ind w:left="720" w:hanging="720"/>
        <w:rPr>
          <w:ins w:id="258" w:author="PHILIP ANTHONY MARTIN" w:date="2024-03-22T10:32:00Z"/>
        </w:rPr>
      </w:pPr>
      <w:ins w:id="259" w:author="PHILIP ANTHONY MARTIN" w:date="2024-03-22T10:32:00Z">
        <w:r>
          <w:t xml:space="preserve">Bowler, D. E., Bjorkman, A. D., </w:t>
        </w:r>
        <w:proofErr w:type="spellStart"/>
        <w:r>
          <w:t>Dornelas</w:t>
        </w:r>
        <w:proofErr w:type="spellEnd"/>
        <w:r>
          <w:t xml:space="preserve">, M., Myers-Smith, I. H., Navarro, L. M., </w:t>
        </w:r>
        <w:proofErr w:type="spellStart"/>
        <w:r>
          <w:t>Niamir</w:t>
        </w:r>
        <w:proofErr w:type="spellEnd"/>
        <w:r>
          <w:t xml:space="preserve">, A., </w:t>
        </w:r>
        <w:r>
          <w:lastRenderedPageBreak/>
          <w:t xml:space="preserve">Supp, S. R., Waldock, C., Winter, M., </w:t>
        </w:r>
        <w:proofErr w:type="spellStart"/>
        <w:r>
          <w:t>Vellend</w:t>
        </w:r>
        <w:proofErr w:type="spellEnd"/>
        <w:r>
          <w:t xml:space="preserve">, M., </w:t>
        </w:r>
        <w:proofErr w:type="spellStart"/>
        <w:r>
          <w:t>Blowes</w:t>
        </w:r>
        <w:proofErr w:type="spellEnd"/>
        <w:r>
          <w:t xml:space="preserve">, S. A., </w:t>
        </w:r>
        <w:proofErr w:type="spellStart"/>
        <w:r>
          <w:t>Böhning-Gaese</w:t>
        </w:r>
        <w:proofErr w:type="spellEnd"/>
        <w:r>
          <w:t xml:space="preserve">, K., </w:t>
        </w:r>
        <w:proofErr w:type="spellStart"/>
        <w:r>
          <w:t>Bruelheide</w:t>
        </w:r>
        <w:proofErr w:type="spellEnd"/>
        <w:r>
          <w:t xml:space="preserve">, H., Elahi, R., </w:t>
        </w:r>
        <w:proofErr w:type="spellStart"/>
        <w:r>
          <w:t>Antão</w:t>
        </w:r>
        <w:proofErr w:type="spellEnd"/>
        <w:r>
          <w:t xml:space="preserve">, L. H., Hines, J., Isbell, F., Jones, H. P., </w:t>
        </w:r>
        <w:proofErr w:type="spellStart"/>
        <w:r>
          <w:t>Magurran</w:t>
        </w:r>
        <w:proofErr w:type="spellEnd"/>
        <w:r>
          <w:t xml:space="preserve">, A. E., … Bates, A. E. (2020). Mapping human pressures on biodiversity across the planet uncovers anthropogenic threat complexes. </w:t>
        </w:r>
        <w:r w:rsidRPr="00313A3C">
          <w:rPr>
            <w:i/>
            <w:rPrChange w:id="260" w:author="PHILIP ANTHONY MARTIN" w:date="2024-03-22T10:32:00Z">
              <w:rPr/>
            </w:rPrChange>
          </w:rPr>
          <w:t>People and Nature</w:t>
        </w:r>
        <w:r>
          <w:t xml:space="preserve">, </w:t>
        </w:r>
        <w:r w:rsidRPr="00313A3C">
          <w:rPr>
            <w:i/>
            <w:rPrChange w:id="261" w:author="PHILIP ANTHONY MARTIN" w:date="2024-03-22T10:32:00Z">
              <w:rPr/>
            </w:rPrChange>
          </w:rPr>
          <w:t>2</w:t>
        </w:r>
        <w:r>
          <w:t>(2), 380–394. https://doi.org/10.1002/pan3.10071</w:t>
        </w:r>
      </w:ins>
    </w:p>
    <w:p w14:paraId="34D35AA9" w14:textId="77777777" w:rsidR="00313A3C" w:rsidRDefault="00313A3C" w:rsidP="002338B0">
      <w:pPr>
        <w:widowControl w:val="0"/>
        <w:pBdr>
          <w:top w:val="nil"/>
          <w:left w:val="nil"/>
          <w:bottom w:val="nil"/>
          <w:right w:val="nil"/>
          <w:between w:val="nil"/>
        </w:pBdr>
        <w:spacing w:line="480" w:lineRule="auto"/>
        <w:ind w:left="720" w:hanging="720"/>
        <w:rPr>
          <w:ins w:id="262" w:author="PHILIP ANTHONY MARTIN" w:date="2024-03-22T10:32:00Z"/>
        </w:rPr>
      </w:pPr>
      <w:proofErr w:type="spellStart"/>
      <w:ins w:id="263" w:author="PHILIP ANTHONY MARTIN" w:date="2024-03-22T10:32:00Z">
        <w:r>
          <w:t>Bozada</w:t>
        </w:r>
        <w:proofErr w:type="spellEnd"/>
        <w:r>
          <w:t xml:space="preserve">, T., Borden, J., Workman, J., Del Cid, M., Malinowski, J., &amp; </w:t>
        </w:r>
        <w:proofErr w:type="spellStart"/>
        <w:r>
          <w:t>Luechtefeld</w:t>
        </w:r>
        <w:proofErr w:type="spellEnd"/>
        <w:r>
          <w:t xml:space="preserve">, T. (2021). </w:t>
        </w:r>
        <w:proofErr w:type="spellStart"/>
        <w:r>
          <w:t>Sysrev</w:t>
        </w:r>
        <w:proofErr w:type="spellEnd"/>
        <w:r>
          <w:t xml:space="preserve">: A FAIR platform for Data Curation and Systematic Evidence Review. In </w:t>
        </w:r>
        <w:proofErr w:type="spellStart"/>
        <w:r w:rsidRPr="00313A3C">
          <w:rPr>
            <w:i/>
            <w:rPrChange w:id="264" w:author="PHILIP ANTHONY MARTIN" w:date="2024-03-22T10:32:00Z">
              <w:rPr/>
            </w:rPrChange>
          </w:rPr>
          <w:t>bioRxiv</w:t>
        </w:r>
        <w:proofErr w:type="spellEnd"/>
        <w:r>
          <w:t xml:space="preserve"> (p. 2021.03.24.436697). https://doi.org/10.1101/2021.03.24.436697</w:t>
        </w:r>
      </w:ins>
    </w:p>
    <w:p w14:paraId="4C1155BD" w14:textId="77777777" w:rsidR="00313A3C" w:rsidRDefault="00313A3C" w:rsidP="002338B0">
      <w:pPr>
        <w:widowControl w:val="0"/>
        <w:pBdr>
          <w:top w:val="nil"/>
          <w:left w:val="nil"/>
          <w:bottom w:val="nil"/>
          <w:right w:val="nil"/>
          <w:between w:val="nil"/>
        </w:pBdr>
        <w:spacing w:line="480" w:lineRule="auto"/>
        <w:ind w:left="720" w:hanging="720"/>
        <w:rPr>
          <w:ins w:id="265" w:author="PHILIP ANTHONY MARTIN" w:date="2024-03-22T10:32:00Z"/>
        </w:rPr>
      </w:pPr>
      <w:ins w:id="266" w:author="PHILIP ANTHONY MARTIN" w:date="2024-03-22T10:32:00Z">
        <w:r>
          <w:t xml:space="preserve">Bristol, D., Hassan, K., </w:t>
        </w:r>
        <w:proofErr w:type="spellStart"/>
        <w:r>
          <w:t>Blankinship</w:t>
        </w:r>
        <w:proofErr w:type="spellEnd"/>
        <w:r>
          <w:t>, J. C., &amp; Nielsen, U. N. (2023). Responses of nematode abundances to increased and reduced rainfall under field conditions: A meta</w:t>
        </w:r>
        <w:r>
          <w:rPr>
            <w:rFonts w:ascii="Cambria Math" w:hAnsi="Cambria Math" w:cs="Cambria Math"/>
          </w:rPr>
          <w:t>‐</w:t>
        </w:r>
        <w:r>
          <w:t xml:space="preserve">analysis. </w:t>
        </w:r>
        <w:proofErr w:type="gramStart"/>
        <w:r w:rsidRPr="00313A3C">
          <w:rPr>
            <w:i/>
            <w:rPrChange w:id="267" w:author="PHILIP ANTHONY MARTIN" w:date="2024-03-22T10:32:00Z">
              <w:rPr/>
            </w:rPrChange>
          </w:rPr>
          <w:t xml:space="preserve">Ecosphere </w:t>
        </w:r>
        <w:r>
          <w:t>,</w:t>
        </w:r>
        <w:proofErr w:type="gramEnd"/>
        <w:r>
          <w:t xml:space="preserve"> </w:t>
        </w:r>
        <w:r w:rsidRPr="00313A3C">
          <w:rPr>
            <w:i/>
            <w:rPrChange w:id="268" w:author="PHILIP ANTHONY MARTIN" w:date="2024-03-22T10:32:00Z">
              <w:rPr/>
            </w:rPrChange>
          </w:rPr>
          <w:t>14</w:t>
        </w:r>
        <w:r>
          <w:t>(1). https://doi.org/10.1002/ecs2.4364</w:t>
        </w:r>
      </w:ins>
    </w:p>
    <w:p w14:paraId="4668F328" w14:textId="77777777" w:rsidR="00313A3C" w:rsidRDefault="00313A3C" w:rsidP="002338B0">
      <w:pPr>
        <w:widowControl w:val="0"/>
        <w:pBdr>
          <w:top w:val="nil"/>
          <w:left w:val="nil"/>
          <w:bottom w:val="nil"/>
          <w:right w:val="nil"/>
          <w:between w:val="nil"/>
        </w:pBdr>
        <w:spacing w:line="480" w:lineRule="auto"/>
        <w:ind w:left="720" w:hanging="720"/>
        <w:rPr>
          <w:ins w:id="269" w:author="PHILIP ANTHONY MARTIN" w:date="2024-03-22T10:32:00Z"/>
        </w:rPr>
      </w:pPr>
      <w:ins w:id="270" w:author="PHILIP ANTHONY MARTIN" w:date="2024-03-22T10:32:00Z">
        <w:r>
          <w:t xml:space="preserve">Chase, J. M., &amp; Knight, T. M. (2013). Scale-dependent effect sizes of ecological drivers on biodiversity: why standardised sampling is not enough. </w:t>
        </w:r>
        <w:r w:rsidRPr="00313A3C">
          <w:rPr>
            <w:i/>
            <w:rPrChange w:id="271" w:author="PHILIP ANTHONY MARTIN" w:date="2024-03-22T10:32:00Z">
              <w:rPr/>
            </w:rPrChange>
          </w:rPr>
          <w:t>Ecology Letters</w:t>
        </w:r>
        <w:r>
          <w:t xml:space="preserve">, </w:t>
        </w:r>
        <w:r w:rsidRPr="00313A3C">
          <w:rPr>
            <w:i/>
            <w:rPrChange w:id="272" w:author="PHILIP ANTHONY MARTIN" w:date="2024-03-22T10:32:00Z">
              <w:rPr/>
            </w:rPrChange>
          </w:rPr>
          <w:t xml:space="preserve">16 </w:t>
        </w:r>
        <w:proofErr w:type="spellStart"/>
        <w:r w:rsidRPr="00313A3C">
          <w:rPr>
            <w:i/>
            <w:rPrChange w:id="273" w:author="PHILIP ANTHONY MARTIN" w:date="2024-03-22T10:32:00Z">
              <w:rPr/>
            </w:rPrChange>
          </w:rPr>
          <w:t>Suppl</w:t>
        </w:r>
        <w:proofErr w:type="spellEnd"/>
        <w:r w:rsidRPr="00313A3C">
          <w:rPr>
            <w:i/>
            <w:rPrChange w:id="274" w:author="PHILIP ANTHONY MARTIN" w:date="2024-03-22T10:32:00Z">
              <w:rPr/>
            </w:rPrChange>
          </w:rPr>
          <w:t xml:space="preserve"> 1</w:t>
        </w:r>
        <w:r>
          <w:t>, 17–26. https://doi.org/10.1111/ele.12112</w:t>
        </w:r>
      </w:ins>
    </w:p>
    <w:p w14:paraId="5446B454" w14:textId="77777777" w:rsidR="00313A3C" w:rsidRPr="00313A3C" w:rsidRDefault="00313A3C" w:rsidP="002338B0">
      <w:pPr>
        <w:widowControl w:val="0"/>
        <w:pBdr>
          <w:top w:val="nil"/>
          <w:left w:val="nil"/>
          <w:bottom w:val="nil"/>
          <w:right w:val="nil"/>
          <w:between w:val="nil"/>
        </w:pBdr>
        <w:spacing w:line="480" w:lineRule="auto"/>
        <w:ind w:left="720" w:hanging="720"/>
        <w:rPr>
          <w:ins w:id="275" w:author="PHILIP ANTHONY MARTIN" w:date="2024-03-22T10:32:00Z"/>
          <w:lang w:val="es-ES"/>
          <w:rPrChange w:id="276" w:author="PHILIP ANTHONY MARTIN" w:date="2024-03-22T10:32:00Z">
            <w:rPr>
              <w:ins w:id="277" w:author="PHILIP ANTHONY MARTIN" w:date="2024-03-22T10:32:00Z"/>
            </w:rPr>
          </w:rPrChange>
        </w:rPr>
      </w:pPr>
      <w:proofErr w:type="spellStart"/>
      <w:ins w:id="278" w:author="PHILIP ANTHONY MARTIN" w:date="2024-03-22T10:32:00Z">
        <w:r>
          <w:t>Chikoski</w:t>
        </w:r>
        <w:proofErr w:type="spellEnd"/>
        <w:r>
          <w:t xml:space="preserve">, J. M., Ferguson, S. H., &amp; Meyer, L. (2006). Effects of water addition on soil arthropods and soil characteristics in a precipitation-limited environment. </w:t>
        </w:r>
        <w:r w:rsidRPr="00313A3C">
          <w:rPr>
            <w:i/>
            <w:lang w:val="es-ES"/>
            <w:rPrChange w:id="279" w:author="PHILIP ANTHONY MARTIN" w:date="2024-03-22T10:32:00Z">
              <w:rPr/>
            </w:rPrChange>
          </w:rPr>
          <w:t xml:space="preserve">Acta </w:t>
        </w:r>
        <w:proofErr w:type="spellStart"/>
        <w:r w:rsidRPr="00313A3C">
          <w:rPr>
            <w:i/>
            <w:lang w:val="es-ES"/>
            <w:rPrChange w:id="280" w:author="PHILIP ANTHONY MARTIN" w:date="2024-03-22T10:32:00Z">
              <w:rPr/>
            </w:rPrChange>
          </w:rPr>
          <w:t>Oecologica</w:t>
        </w:r>
        <w:proofErr w:type="spellEnd"/>
        <w:r w:rsidRPr="00313A3C">
          <w:rPr>
            <w:lang w:val="es-ES"/>
            <w:rPrChange w:id="281" w:author="PHILIP ANTHONY MARTIN" w:date="2024-03-22T10:32:00Z">
              <w:rPr/>
            </w:rPrChange>
          </w:rPr>
          <w:t xml:space="preserve">, </w:t>
        </w:r>
        <w:r w:rsidRPr="00313A3C">
          <w:rPr>
            <w:i/>
            <w:lang w:val="es-ES"/>
            <w:rPrChange w:id="282" w:author="PHILIP ANTHONY MARTIN" w:date="2024-03-22T10:32:00Z">
              <w:rPr/>
            </w:rPrChange>
          </w:rPr>
          <w:t>30</w:t>
        </w:r>
        <w:r w:rsidRPr="00313A3C">
          <w:rPr>
            <w:lang w:val="es-ES"/>
            <w:rPrChange w:id="283" w:author="PHILIP ANTHONY MARTIN" w:date="2024-03-22T10:32:00Z">
              <w:rPr/>
            </w:rPrChange>
          </w:rPr>
          <w:t>(2), 203–211. https://doi.org/10.1016/j.actao.2006.04.005</w:t>
        </w:r>
      </w:ins>
    </w:p>
    <w:p w14:paraId="56DD8094" w14:textId="77777777" w:rsidR="00313A3C" w:rsidRDefault="00313A3C" w:rsidP="002338B0">
      <w:pPr>
        <w:widowControl w:val="0"/>
        <w:pBdr>
          <w:top w:val="nil"/>
          <w:left w:val="nil"/>
          <w:bottom w:val="nil"/>
          <w:right w:val="nil"/>
          <w:between w:val="nil"/>
        </w:pBdr>
        <w:spacing w:line="480" w:lineRule="auto"/>
        <w:ind w:left="720" w:hanging="720"/>
        <w:rPr>
          <w:ins w:id="284" w:author="PHILIP ANTHONY MARTIN" w:date="2024-03-22T10:32:00Z"/>
        </w:rPr>
      </w:pPr>
      <w:ins w:id="285" w:author="PHILIP ANTHONY MARTIN" w:date="2024-03-22T10:32:00Z">
        <w:r w:rsidRPr="00313A3C">
          <w:rPr>
            <w:lang w:val="es-ES"/>
            <w:rPrChange w:id="286" w:author="PHILIP ANTHONY MARTIN" w:date="2024-03-22T10:32:00Z">
              <w:rPr/>
            </w:rPrChange>
          </w:rPr>
          <w:t xml:space="preserve">Christie, A. P., </w:t>
        </w:r>
        <w:proofErr w:type="spellStart"/>
        <w:r w:rsidRPr="00313A3C">
          <w:rPr>
            <w:lang w:val="es-ES"/>
            <w:rPrChange w:id="287" w:author="PHILIP ANTHONY MARTIN" w:date="2024-03-22T10:32:00Z">
              <w:rPr/>
            </w:rPrChange>
          </w:rPr>
          <w:t>Abecasis</w:t>
        </w:r>
        <w:proofErr w:type="spellEnd"/>
        <w:r w:rsidRPr="00313A3C">
          <w:rPr>
            <w:lang w:val="es-ES"/>
            <w:rPrChange w:id="288" w:author="PHILIP ANTHONY MARTIN" w:date="2024-03-22T10:32:00Z">
              <w:rPr/>
            </w:rPrChange>
          </w:rPr>
          <w:t xml:space="preserve">, D., </w:t>
        </w:r>
        <w:proofErr w:type="spellStart"/>
        <w:r w:rsidRPr="00313A3C">
          <w:rPr>
            <w:lang w:val="es-ES"/>
            <w:rPrChange w:id="289" w:author="PHILIP ANTHONY MARTIN" w:date="2024-03-22T10:32:00Z">
              <w:rPr/>
            </w:rPrChange>
          </w:rPr>
          <w:t>Adjeroud</w:t>
        </w:r>
        <w:proofErr w:type="spellEnd"/>
        <w:r w:rsidRPr="00313A3C">
          <w:rPr>
            <w:lang w:val="es-ES"/>
            <w:rPrChange w:id="290" w:author="PHILIP ANTHONY MARTIN" w:date="2024-03-22T10:32:00Z">
              <w:rPr/>
            </w:rPrChange>
          </w:rPr>
          <w:t xml:space="preserve">, M., Alonso, J. C., </w:t>
        </w:r>
        <w:proofErr w:type="spellStart"/>
        <w:r w:rsidRPr="00313A3C">
          <w:rPr>
            <w:lang w:val="es-ES"/>
            <w:rPrChange w:id="291" w:author="PHILIP ANTHONY MARTIN" w:date="2024-03-22T10:32:00Z">
              <w:rPr/>
            </w:rPrChange>
          </w:rPr>
          <w:t>Amano</w:t>
        </w:r>
        <w:proofErr w:type="spellEnd"/>
        <w:r w:rsidRPr="00313A3C">
          <w:rPr>
            <w:lang w:val="es-ES"/>
            <w:rPrChange w:id="292" w:author="PHILIP ANTHONY MARTIN" w:date="2024-03-22T10:32:00Z">
              <w:rPr/>
            </w:rPrChange>
          </w:rPr>
          <w:t xml:space="preserve">, T., </w:t>
        </w:r>
        <w:proofErr w:type="spellStart"/>
        <w:r w:rsidRPr="00313A3C">
          <w:rPr>
            <w:lang w:val="es-ES"/>
            <w:rPrChange w:id="293" w:author="PHILIP ANTHONY MARTIN" w:date="2024-03-22T10:32:00Z">
              <w:rPr/>
            </w:rPrChange>
          </w:rPr>
          <w:t>Anton</w:t>
        </w:r>
        <w:proofErr w:type="spellEnd"/>
        <w:r w:rsidRPr="00313A3C">
          <w:rPr>
            <w:lang w:val="es-ES"/>
            <w:rPrChange w:id="294" w:author="PHILIP ANTHONY MARTIN" w:date="2024-03-22T10:32:00Z">
              <w:rPr/>
            </w:rPrChange>
          </w:rPr>
          <w:t xml:space="preserve">, A., </w:t>
        </w:r>
        <w:proofErr w:type="spellStart"/>
        <w:r w:rsidRPr="00313A3C">
          <w:rPr>
            <w:lang w:val="es-ES"/>
            <w:rPrChange w:id="295" w:author="PHILIP ANTHONY MARTIN" w:date="2024-03-22T10:32:00Z">
              <w:rPr/>
            </w:rPrChange>
          </w:rPr>
          <w:t>Baldigo</w:t>
        </w:r>
        <w:proofErr w:type="spellEnd"/>
        <w:r w:rsidRPr="00313A3C">
          <w:rPr>
            <w:lang w:val="es-ES"/>
            <w:rPrChange w:id="296" w:author="PHILIP ANTHONY MARTIN" w:date="2024-03-22T10:32:00Z">
              <w:rPr/>
            </w:rPrChange>
          </w:rPr>
          <w:t xml:space="preserve">, B. P., Barrientos, R., </w:t>
        </w:r>
        <w:proofErr w:type="spellStart"/>
        <w:r w:rsidRPr="00313A3C">
          <w:rPr>
            <w:lang w:val="es-ES"/>
            <w:rPrChange w:id="297" w:author="PHILIP ANTHONY MARTIN" w:date="2024-03-22T10:32:00Z">
              <w:rPr/>
            </w:rPrChange>
          </w:rPr>
          <w:t>Bicknell</w:t>
        </w:r>
        <w:proofErr w:type="spellEnd"/>
        <w:r w:rsidRPr="00313A3C">
          <w:rPr>
            <w:lang w:val="es-ES"/>
            <w:rPrChange w:id="298" w:author="PHILIP ANTHONY MARTIN" w:date="2024-03-22T10:32:00Z">
              <w:rPr/>
            </w:rPrChange>
          </w:rPr>
          <w:t xml:space="preserve">, J. E., </w:t>
        </w:r>
        <w:proofErr w:type="spellStart"/>
        <w:r w:rsidRPr="00313A3C">
          <w:rPr>
            <w:lang w:val="es-ES"/>
            <w:rPrChange w:id="299" w:author="PHILIP ANTHONY MARTIN" w:date="2024-03-22T10:32:00Z">
              <w:rPr/>
            </w:rPrChange>
          </w:rPr>
          <w:t>Buhl</w:t>
        </w:r>
        <w:proofErr w:type="spellEnd"/>
        <w:r w:rsidRPr="00313A3C">
          <w:rPr>
            <w:lang w:val="es-ES"/>
            <w:rPrChange w:id="300" w:author="PHILIP ANTHONY MARTIN" w:date="2024-03-22T10:32:00Z">
              <w:rPr/>
            </w:rPrChange>
          </w:rPr>
          <w:t xml:space="preserve">, D. A., &amp; </w:t>
        </w:r>
        <w:proofErr w:type="spellStart"/>
        <w:r w:rsidRPr="00313A3C">
          <w:rPr>
            <w:lang w:val="es-ES"/>
            <w:rPrChange w:id="301" w:author="PHILIP ANTHONY MARTIN" w:date="2024-03-22T10:32:00Z">
              <w:rPr/>
            </w:rPrChange>
          </w:rPr>
          <w:t>Others</w:t>
        </w:r>
        <w:proofErr w:type="spellEnd"/>
        <w:r w:rsidRPr="00313A3C">
          <w:rPr>
            <w:lang w:val="es-ES"/>
            <w:rPrChange w:id="302" w:author="PHILIP ANTHONY MARTIN" w:date="2024-03-22T10:32:00Z">
              <w:rPr/>
            </w:rPrChange>
          </w:rPr>
          <w:t xml:space="preserve">. </w:t>
        </w:r>
        <w:r>
          <w:t xml:space="preserve">(2020). Quantifying and addressing the prevalence and bias of study designs in the environmental and social sciences. </w:t>
        </w:r>
        <w:r w:rsidRPr="00313A3C">
          <w:rPr>
            <w:i/>
            <w:rPrChange w:id="303" w:author="PHILIP ANTHONY MARTIN" w:date="2024-03-22T10:32:00Z">
              <w:rPr/>
            </w:rPrChange>
          </w:rPr>
          <w:t>Nature Communications</w:t>
        </w:r>
        <w:r>
          <w:t>.</w:t>
        </w:r>
      </w:ins>
    </w:p>
    <w:p w14:paraId="1F83BDCB" w14:textId="77777777" w:rsidR="00313A3C" w:rsidRDefault="00313A3C" w:rsidP="002338B0">
      <w:pPr>
        <w:widowControl w:val="0"/>
        <w:pBdr>
          <w:top w:val="nil"/>
          <w:left w:val="nil"/>
          <w:bottom w:val="nil"/>
          <w:right w:val="nil"/>
          <w:between w:val="nil"/>
        </w:pBdr>
        <w:spacing w:line="480" w:lineRule="auto"/>
        <w:ind w:left="720" w:hanging="720"/>
        <w:rPr>
          <w:ins w:id="304" w:author="PHILIP ANTHONY MARTIN" w:date="2024-03-22T10:32:00Z"/>
        </w:rPr>
      </w:pPr>
      <w:ins w:id="305" w:author="PHILIP ANTHONY MARTIN" w:date="2024-03-22T10:32:00Z">
        <w:r>
          <w:t xml:space="preserve">Christie, A. P., Amano, T., Martin, P. A., Shackelford, G. E., Simmons, B. I., &amp; Sutherland, W. J. (2019). Simple study designs in ecology produce inaccurate estimates of biodiversity responses. </w:t>
        </w:r>
        <w:r w:rsidRPr="00313A3C">
          <w:rPr>
            <w:i/>
            <w:rPrChange w:id="306" w:author="PHILIP ANTHONY MARTIN" w:date="2024-03-22T10:32:00Z">
              <w:rPr/>
            </w:rPrChange>
          </w:rPr>
          <w:t>The Journal of Applied Ecology</w:t>
        </w:r>
        <w:r>
          <w:t xml:space="preserve">, </w:t>
        </w:r>
        <w:r w:rsidRPr="00313A3C">
          <w:rPr>
            <w:i/>
            <w:rPrChange w:id="307" w:author="PHILIP ANTHONY MARTIN" w:date="2024-03-22T10:32:00Z">
              <w:rPr/>
            </w:rPrChange>
          </w:rPr>
          <w:t>56</w:t>
        </w:r>
        <w:r>
          <w:t>(12), 2742–2754. https://doi.org/10.1111/1365-2664.13499</w:t>
        </w:r>
      </w:ins>
    </w:p>
    <w:p w14:paraId="66462DE0" w14:textId="77777777" w:rsidR="00313A3C" w:rsidRDefault="00313A3C" w:rsidP="002338B0">
      <w:pPr>
        <w:widowControl w:val="0"/>
        <w:pBdr>
          <w:top w:val="nil"/>
          <w:left w:val="nil"/>
          <w:bottom w:val="nil"/>
          <w:right w:val="nil"/>
          <w:between w:val="nil"/>
        </w:pBdr>
        <w:spacing w:line="480" w:lineRule="auto"/>
        <w:ind w:left="720" w:hanging="720"/>
        <w:rPr>
          <w:ins w:id="308" w:author="PHILIP ANTHONY MARTIN" w:date="2024-03-22T10:32:00Z"/>
        </w:rPr>
      </w:pPr>
      <w:ins w:id="309" w:author="PHILIP ANTHONY MARTIN" w:date="2024-03-22T10:32:00Z">
        <w:r>
          <w:t xml:space="preserve">Cohen, J. (1960). A Coefficient of Agreement for Nominal Scales. </w:t>
        </w:r>
        <w:r w:rsidRPr="00313A3C">
          <w:rPr>
            <w:i/>
            <w:rPrChange w:id="310" w:author="PHILIP ANTHONY MARTIN" w:date="2024-03-22T10:32:00Z">
              <w:rPr/>
            </w:rPrChange>
          </w:rPr>
          <w:t>Educational and Psychological Measurement</w:t>
        </w:r>
        <w:r>
          <w:t xml:space="preserve">, </w:t>
        </w:r>
        <w:r w:rsidRPr="00313A3C">
          <w:rPr>
            <w:i/>
            <w:rPrChange w:id="311" w:author="PHILIP ANTHONY MARTIN" w:date="2024-03-22T10:32:00Z">
              <w:rPr/>
            </w:rPrChange>
          </w:rPr>
          <w:t>20</w:t>
        </w:r>
        <w:r>
          <w:t>(1), 37–46. https://doi.org/10.1177/001316446002000104</w:t>
        </w:r>
      </w:ins>
    </w:p>
    <w:p w14:paraId="64E2A77E" w14:textId="77777777" w:rsidR="00313A3C" w:rsidRDefault="00313A3C" w:rsidP="002338B0">
      <w:pPr>
        <w:widowControl w:val="0"/>
        <w:pBdr>
          <w:top w:val="nil"/>
          <w:left w:val="nil"/>
          <w:bottom w:val="nil"/>
          <w:right w:val="nil"/>
          <w:between w:val="nil"/>
        </w:pBdr>
        <w:spacing w:line="480" w:lineRule="auto"/>
        <w:ind w:left="720" w:hanging="720"/>
        <w:rPr>
          <w:ins w:id="312" w:author="PHILIP ANTHONY MARTIN" w:date="2024-03-22T10:32:00Z"/>
        </w:rPr>
      </w:pPr>
      <w:ins w:id="313" w:author="PHILIP ANTHONY MARTIN" w:date="2024-03-22T10:32:00Z">
        <w:r>
          <w:lastRenderedPageBreak/>
          <w:t xml:space="preserve">Collaboration for Environmental Evidence. (2018). </w:t>
        </w:r>
        <w:r w:rsidRPr="00313A3C">
          <w:rPr>
            <w:i/>
            <w:rPrChange w:id="314" w:author="PHILIP ANTHONY MARTIN" w:date="2024-03-22T10:32:00Z">
              <w:rPr/>
            </w:rPrChange>
          </w:rPr>
          <w:t>Guidelines and Standards for Evidence synthesis in Environmental Management. Version 5.0</w:t>
        </w:r>
        <w:r>
          <w:t xml:space="preserve"> (Pullin, A.S., Frampton, G.K., </w:t>
        </w:r>
        <w:proofErr w:type="spellStart"/>
        <w:r>
          <w:t>Livoreil</w:t>
        </w:r>
        <w:proofErr w:type="spellEnd"/>
        <w:r>
          <w:t xml:space="preserve">, B., </w:t>
        </w:r>
        <w:proofErr w:type="spellStart"/>
        <w:r>
          <w:t>Petrokofsky</w:t>
        </w:r>
        <w:proofErr w:type="spellEnd"/>
        <w:r>
          <w:t>, G., Ed.). www.environmentalevidence.org/information-for-authors. [Accessed 6/10/21].</w:t>
        </w:r>
      </w:ins>
    </w:p>
    <w:p w14:paraId="3201F918" w14:textId="77777777" w:rsidR="00313A3C" w:rsidRDefault="00313A3C" w:rsidP="002338B0">
      <w:pPr>
        <w:widowControl w:val="0"/>
        <w:pBdr>
          <w:top w:val="nil"/>
          <w:left w:val="nil"/>
          <w:bottom w:val="nil"/>
          <w:right w:val="nil"/>
          <w:between w:val="nil"/>
        </w:pBdr>
        <w:spacing w:line="480" w:lineRule="auto"/>
        <w:ind w:left="720" w:hanging="720"/>
        <w:rPr>
          <w:ins w:id="315" w:author="PHILIP ANTHONY MARTIN" w:date="2024-03-22T10:32:00Z"/>
        </w:rPr>
      </w:pPr>
      <w:ins w:id="316" w:author="PHILIP ANTHONY MARTIN" w:date="2024-03-22T10:32:00Z">
        <w:r>
          <w:t xml:space="preserve">Coyle, D. R., Nagendra, U. J., Taylor, M. K., Campbell, J. H., Cunard, C. E., Joslin, A. H., </w:t>
        </w:r>
        <w:proofErr w:type="spellStart"/>
        <w:r>
          <w:t>Mundepi</w:t>
        </w:r>
        <w:proofErr w:type="spellEnd"/>
        <w:r>
          <w:t xml:space="preserve">, A., Phillips, C. A., &amp; </w:t>
        </w:r>
        <w:proofErr w:type="spellStart"/>
        <w:r>
          <w:t>Callaham</w:t>
        </w:r>
        <w:proofErr w:type="spellEnd"/>
        <w:r>
          <w:t xml:space="preserve">, M. A. (2017). Soil fauna responses to natural disturbances, invasive species, and global climate change: Current state of the science and a call to action. </w:t>
        </w:r>
        <w:r w:rsidRPr="00313A3C">
          <w:rPr>
            <w:i/>
            <w:rPrChange w:id="317" w:author="PHILIP ANTHONY MARTIN" w:date="2024-03-22T10:32:00Z">
              <w:rPr/>
            </w:rPrChange>
          </w:rPr>
          <w:t>Soil Biology &amp; Biochemistry</w:t>
        </w:r>
        <w:r>
          <w:t xml:space="preserve">, </w:t>
        </w:r>
        <w:r w:rsidRPr="00313A3C">
          <w:rPr>
            <w:i/>
            <w:rPrChange w:id="318" w:author="PHILIP ANTHONY MARTIN" w:date="2024-03-22T10:32:00Z">
              <w:rPr/>
            </w:rPrChange>
          </w:rPr>
          <w:t>110</w:t>
        </w:r>
        <w:r>
          <w:t>, 116–133. https://doi.org/10.1016/j.soilbio.2017.03.008</w:t>
        </w:r>
      </w:ins>
    </w:p>
    <w:p w14:paraId="590F33CB" w14:textId="77777777" w:rsidR="00313A3C" w:rsidRDefault="00313A3C" w:rsidP="002338B0">
      <w:pPr>
        <w:widowControl w:val="0"/>
        <w:pBdr>
          <w:top w:val="nil"/>
          <w:left w:val="nil"/>
          <w:bottom w:val="nil"/>
          <w:right w:val="nil"/>
          <w:between w:val="nil"/>
        </w:pBdr>
        <w:spacing w:line="480" w:lineRule="auto"/>
        <w:ind w:left="720" w:hanging="720"/>
        <w:rPr>
          <w:ins w:id="319" w:author="PHILIP ANTHONY MARTIN" w:date="2024-03-22T10:32:00Z"/>
        </w:rPr>
      </w:pPr>
      <w:proofErr w:type="spellStart"/>
      <w:ins w:id="320" w:author="PHILIP ANTHONY MARTIN" w:date="2024-03-22T10:32:00Z">
        <w:r>
          <w:t>Culina</w:t>
        </w:r>
        <w:proofErr w:type="spellEnd"/>
        <w:r>
          <w:t xml:space="preserve">, A., Crowther, T. W., </w:t>
        </w:r>
        <w:proofErr w:type="spellStart"/>
        <w:r>
          <w:t>Ramakers</w:t>
        </w:r>
        <w:proofErr w:type="spellEnd"/>
        <w:r>
          <w:t xml:space="preserve">, J. J. C., </w:t>
        </w:r>
        <w:proofErr w:type="spellStart"/>
        <w:r>
          <w:t>Gienapp</w:t>
        </w:r>
        <w:proofErr w:type="spellEnd"/>
        <w:r>
          <w:t xml:space="preserve">, P., &amp; Visser, M. E. (2018). How to do meta-analysis of open datasets. </w:t>
        </w:r>
        <w:r w:rsidRPr="00313A3C">
          <w:rPr>
            <w:i/>
            <w:rPrChange w:id="321" w:author="PHILIP ANTHONY MARTIN" w:date="2024-03-22T10:32:00Z">
              <w:rPr/>
            </w:rPrChange>
          </w:rPr>
          <w:t>Nature Ecology &amp; Evolution</w:t>
        </w:r>
        <w:r>
          <w:t xml:space="preserve">, </w:t>
        </w:r>
        <w:r w:rsidRPr="00313A3C">
          <w:rPr>
            <w:i/>
            <w:rPrChange w:id="322" w:author="PHILIP ANTHONY MARTIN" w:date="2024-03-22T10:32:00Z">
              <w:rPr/>
            </w:rPrChange>
          </w:rPr>
          <w:t>2</w:t>
        </w:r>
        <w:r>
          <w:t>(7), 1053–1056. https://doi.org/10.1038/s41559-018-0579-2</w:t>
        </w:r>
      </w:ins>
    </w:p>
    <w:p w14:paraId="6AC69CC7" w14:textId="77777777" w:rsidR="00313A3C" w:rsidRDefault="00313A3C" w:rsidP="002338B0">
      <w:pPr>
        <w:widowControl w:val="0"/>
        <w:pBdr>
          <w:top w:val="nil"/>
          <w:left w:val="nil"/>
          <w:bottom w:val="nil"/>
          <w:right w:val="nil"/>
          <w:between w:val="nil"/>
        </w:pBdr>
        <w:spacing w:line="480" w:lineRule="auto"/>
        <w:ind w:left="720" w:hanging="720"/>
        <w:rPr>
          <w:ins w:id="323" w:author="PHILIP ANTHONY MARTIN" w:date="2024-03-22T10:32:00Z"/>
        </w:rPr>
      </w:pPr>
      <w:proofErr w:type="spellStart"/>
      <w:ins w:id="324" w:author="PHILIP ANTHONY MARTIN" w:date="2024-03-22T10:32:00Z">
        <w:r>
          <w:t>Deckmyn</w:t>
        </w:r>
        <w:proofErr w:type="spellEnd"/>
        <w:r>
          <w:t xml:space="preserve">, G., Flores, O., Mayer, M., </w:t>
        </w:r>
        <w:proofErr w:type="spellStart"/>
        <w:r>
          <w:t>Domene</w:t>
        </w:r>
        <w:proofErr w:type="spellEnd"/>
        <w:r>
          <w:t xml:space="preserve">, X., </w:t>
        </w:r>
        <w:proofErr w:type="spellStart"/>
        <w:r>
          <w:t>Schnepf</w:t>
        </w:r>
        <w:proofErr w:type="spellEnd"/>
        <w:r>
          <w:t xml:space="preserve">, A., </w:t>
        </w:r>
        <w:proofErr w:type="spellStart"/>
        <w:r>
          <w:t>Kuka</w:t>
        </w:r>
        <w:proofErr w:type="spellEnd"/>
        <w:r>
          <w:t xml:space="preserve">, K., Van </w:t>
        </w:r>
        <w:proofErr w:type="spellStart"/>
        <w:r>
          <w:t>Looy</w:t>
        </w:r>
        <w:proofErr w:type="spellEnd"/>
        <w:r>
          <w:t xml:space="preserve">, K., </w:t>
        </w:r>
        <w:proofErr w:type="spellStart"/>
        <w:r>
          <w:t>Rasse</w:t>
        </w:r>
        <w:proofErr w:type="spellEnd"/>
        <w:r>
          <w:t xml:space="preserve">, D. P., Briones, M. J. I., </w:t>
        </w:r>
        <w:proofErr w:type="spellStart"/>
        <w:r>
          <w:t>Barot</w:t>
        </w:r>
        <w:proofErr w:type="spellEnd"/>
        <w:r>
          <w:t xml:space="preserve">, S., Berg, M., </w:t>
        </w:r>
        <w:proofErr w:type="spellStart"/>
        <w:r>
          <w:t>Vanguelova</w:t>
        </w:r>
        <w:proofErr w:type="spellEnd"/>
        <w:r>
          <w:t xml:space="preserve">, E., </w:t>
        </w:r>
        <w:proofErr w:type="spellStart"/>
        <w:r>
          <w:t>Ostonen</w:t>
        </w:r>
        <w:proofErr w:type="spellEnd"/>
        <w:r>
          <w:t xml:space="preserve">, I., </w:t>
        </w:r>
        <w:proofErr w:type="spellStart"/>
        <w:r>
          <w:t>Vereecken</w:t>
        </w:r>
        <w:proofErr w:type="spellEnd"/>
        <w:r>
          <w:t xml:space="preserve">, H., </w:t>
        </w:r>
        <w:proofErr w:type="spellStart"/>
        <w:r>
          <w:t>Suz</w:t>
        </w:r>
        <w:proofErr w:type="spellEnd"/>
        <w:r>
          <w:t xml:space="preserve">, L. M., Frey, B., </w:t>
        </w:r>
        <w:proofErr w:type="spellStart"/>
        <w:r>
          <w:t>Frossard</w:t>
        </w:r>
        <w:proofErr w:type="spellEnd"/>
        <w:r>
          <w:t xml:space="preserve">, A., </w:t>
        </w:r>
        <w:proofErr w:type="spellStart"/>
        <w:r>
          <w:t>Tiunov</w:t>
        </w:r>
        <w:proofErr w:type="spellEnd"/>
        <w:r>
          <w:t xml:space="preserve">, A., </w:t>
        </w:r>
        <w:proofErr w:type="spellStart"/>
        <w:r>
          <w:t>Frouz</w:t>
        </w:r>
        <w:proofErr w:type="spellEnd"/>
        <w:r>
          <w:t xml:space="preserve">, J., … Curiel </w:t>
        </w:r>
        <w:proofErr w:type="spellStart"/>
        <w:r>
          <w:t>Yuste</w:t>
        </w:r>
        <w:proofErr w:type="spellEnd"/>
        <w:r>
          <w:t xml:space="preserve">, J. (2020). KEYLINK: towards a more integrative soil representation for inclusion in ecosystem scale models. I. review and model concept. </w:t>
        </w:r>
        <w:proofErr w:type="spellStart"/>
        <w:r w:rsidRPr="00313A3C">
          <w:rPr>
            <w:i/>
            <w:rPrChange w:id="325" w:author="PHILIP ANTHONY MARTIN" w:date="2024-03-22T10:32:00Z">
              <w:rPr/>
            </w:rPrChange>
          </w:rPr>
          <w:t>PeerJ</w:t>
        </w:r>
        <w:proofErr w:type="spellEnd"/>
        <w:r>
          <w:t xml:space="preserve">, </w:t>
        </w:r>
        <w:r w:rsidRPr="00313A3C">
          <w:rPr>
            <w:i/>
            <w:rPrChange w:id="326" w:author="PHILIP ANTHONY MARTIN" w:date="2024-03-22T10:32:00Z">
              <w:rPr/>
            </w:rPrChange>
          </w:rPr>
          <w:t>8</w:t>
        </w:r>
        <w:r>
          <w:t>, e9750. https://doi.org/10.7717/peerj.9750</w:t>
        </w:r>
      </w:ins>
    </w:p>
    <w:p w14:paraId="6ECF50AA" w14:textId="77777777" w:rsidR="00313A3C" w:rsidRDefault="00313A3C" w:rsidP="002338B0">
      <w:pPr>
        <w:widowControl w:val="0"/>
        <w:pBdr>
          <w:top w:val="nil"/>
          <w:left w:val="nil"/>
          <w:bottom w:val="nil"/>
          <w:right w:val="nil"/>
          <w:between w:val="nil"/>
        </w:pBdr>
        <w:spacing w:line="480" w:lineRule="auto"/>
        <w:ind w:left="720" w:hanging="720"/>
        <w:rPr>
          <w:ins w:id="327" w:author="PHILIP ANTHONY MARTIN" w:date="2024-03-22T10:32:00Z"/>
        </w:rPr>
      </w:pPr>
      <w:ins w:id="328" w:author="PHILIP ANTHONY MARTIN" w:date="2024-03-22T10:32:00Z">
        <w:r>
          <w:t xml:space="preserve">Deng, L., Peng, C., Kim, D.-G., Li, J., Liu, Y., Hai, X., Liu, Q., Huang, C., </w:t>
        </w:r>
        <w:proofErr w:type="spellStart"/>
        <w:r>
          <w:t>Shangguan</w:t>
        </w:r>
        <w:proofErr w:type="spellEnd"/>
        <w:r>
          <w:t xml:space="preserve">, Z., &amp; </w:t>
        </w:r>
        <w:proofErr w:type="spellStart"/>
        <w:r>
          <w:t>Kuzyakov</w:t>
        </w:r>
        <w:proofErr w:type="spellEnd"/>
        <w:r>
          <w:t xml:space="preserve">, Y. (2021). Drought effects on soil carbon and nitrogen dynamics in global natural ecosystems. </w:t>
        </w:r>
        <w:r w:rsidRPr="00313A3C">
          <w:rPr>
            <w:i/>
            <w:rPrChange w:id="329" w:author="PHILIP ANTHONY MARTIN" w:date="2024-03-22T10:32:00Z">
              <w:rPr/>
            </w:rPrChange>
          </w:rPr>
          <w:t>Earth-Science Reviews</w:t>
        </w:r>
        <w:r>
          <w:t xml:space="preserve">, </w:t>
        </w:r>
        <w:r w:rsidRPr="00313A3C">
          <w:rPr>
            <w:i/>
            <w:rPrChange w:id="330" w:author="PHILIP ANTHONY MARTIN" w:date="2024-03-22T10:32:00Z">
              <w:rPr/>
            </w:rPrChange>
          </w:rPr>
          <w:t>214</w:t>
        </w:r>
        <w:r>
          <w:t>, 103501. https://doi.org/10.1016/j.earscirev.2020.103501</w:t>
        </w:r>
      </w:ins>
    </w:p>
    <w:p w14:paraId="1610E3F3" w14:textId="77777777" w:rsidR="00313A3C" w:rsidRPr="00313A3C" w:rsidRDefault="00313A3C" w:rsidP="002338B0">
      <w:pPr>
        <w:widowControl w:val="0"/>
        <w:pBdr>
          <w:top w:val="nil"/>
          <w:left w:val="nil"/>
          <w:bottom w:val="nil"/>
          <w:right w:val="nil"/>
          <w:between w:val="nil"/>
        </w:pBdr>
        <w:spacing w:line="480" w:lineRule="auto"/>
        <w:ind w:left="720" w:hanging="720"/>
        <w:rPr>
          <w:ins w:id="331" w:author="PHILIP ANTHONY MARTIN" w:date="2024-03-22T10:32:00Z"/>
          <w:lang w:val="es-ES"/>
          <w:rPrChange w:id="332" w:author="PHILIP ANTHONY MARTIN" w:date="2024-03-22T10:32:00Z">
            <w:rPr>
              <w:ins w:id="333" w:author="PHILIP ANTHONY MARTIN" w:date="2024-03-22T10:32:00Z"/>
            </w:rPr>
          </w:rPrChange>
        </w:rPr>
      </w:pPr>
      <w:proofErr w:type="spellStart"/>
      <w:ins w:id="334" w:author="PHILIP ANTHONY MARTIN" w:date="2024-03-22T10:32:00Z">
        <w:r>
          <w:t>Dornelas</w:t>
        </w:r>
        <w:proofErr w:type="spellEnd"/>
        <w:r>
          <w:t xml:space="preserve">, M., </w:t>
        </w:r>
        <w:proofErr w:type="spellStart"/>
        <w:r>
          <w:t>Gotelli</w:t>
        </w:r>
        <w:proofErr w:type="spellEnd"/>
        <w:r>
          <w:t xml:space="preserve">, N. J., McGill, B., Shimadzu, H., Moyes, F., Sievers, C., &amp; </w:t>
        </w:r>
        <w:proofErr w:type="spellStart"/>
        <w:r>
          <w:t>Magurran</w:t>
        </w:r>
        <w:proofErr w:type="spellEnd"/>
        <w:r>
          <w:t xml:space="preserve">, A. E. (2014). Assemblage time series reveal biodiversity change but not systematic loss. </w:t>
        </w:r>
        <w:proofErr w:type="spellStart"/>
        <w:r w:rsidRPr="00313A3C">
          <w:rPr>
            <w:i/>
            <w:lang w:val="es-ES"/>
            <w:rPrChange w:id="335" w:author="PHILIP ANTHONY MARTIN" w:date="2024-03-22T10:32:00Z">
              <w:rPr/>
            </w:rPrChange>
          </w:rPr>
          <w:t>Science</w:t>
        </w:r>
        <w:proofErr w:type="spellEnd"/>
        <w:r w:rsidRPr="00313A3C">
          <w:rPr>
            <w:lang w:val="es-ES"/>
            <w:rPrChange w:id="336" w:author="PHILIP ANTHONY MARTIN" w:date="2024-03-22T10:32:00Z">
              <w:rPr/>
            </w:rPrChange>
          </w:rPr>
          <w:t xml:space="preserve">, </w:t>
        </w:r>
        <w:r w:rsidRPr="00313A3C">
          <w:rPr>
            <w:i/>
            <w:lang w:val="es-ES"/>
            <w:rPrChange w:id="337" w:author="PHILIP ANTHONY MARTIN" w:date="2024-03-22T10:32:00Z">
              <w:rPr/>
            </w:rPrChange>
          </w:rPr>
          <w:t>344</w:t>
        </w:r>
        <w:r w:rsidRPr="00313A3C">
          <w:rPr>
            <w:lang w:val="es-ES"/>
            <w:rPrChange w:id="338" w:author="PHILIP ANTHONY MARTIN" w:date="2024-03-22T10:32:00Z">
              <w:rPr/>
            </w:rPrChange>
          </w:rPr>
          <w:t>(6181), 296–299. https://doi.org/10.1126/science.1248484</w:t>
        </w:r>
      </w:ins>
    </w:p>
    <w:p w14:paraId="252CF3B0" w14:textId="77777777" w:rsidR="00313A3C" w:rsidRDefault="00313A3C" w:rsidP="002338B0">
      <w:pPr>
        <w:widowControl w:val="0"/>
        <w:pBdr>
          <w:top w:val="nil"/>
          <w:left w:val="nil"/>
          <w:bottom w:val="nil"/>
          <w:right w:val="nil"/>
          <w:between w:val="nil"/>
        </w:pBdr>
        <w:spacing w:line="480" w:lineRule="auto"/>
        <w:ind w:left="720" w:hanging="720"/>
        <w:rPr>
          <w:ins w:id="339" w:author="PHILIP ANTHONY MARTIN" w:date="2024-03-22T10:32:00Z"/>
        </w:rPr>
      </w:pPr>
      <w:proofErr w:type="spellStart"/>
      <w:ins w:id="340" w:author="PHILIP ANTHONY MARTIN" w:date="2024-03-22T10:32:00Z">
        <w:r w:rsidRPr="00313A3C">
          <w:rPr>
            <w:lang w:val="es-ES"/>
            <w:rPrChange w:id="341" w:author="PHILIP ANTHONY MARTIN" w:date="2024-03-22T10:32:00Z">
              <w:rPr/>
            </w:rPrChange>
          </w:rPr>
          <w:t>Doughty</w:t>
        </w:r>
        <w:proofErr w:type="spellEnd"/>
        <w:r w:rsidRPr="00313A3C">
          <w:rPr>
            <w:lang w:val="es-ES"/>
            <w:rPrChange w:id="342" w:author="PHILIP ANTHONY MARTIN" w:date="2024-03-22T10:32:00Z">
              <w:rPr/>
            </w:rPrChange>
          </w:rPr>
          <w:t xml:space="preserve">, C. E., Metcalfe, D. B., </w:t>
        </w:r>
        <w:proofErr w:type="spellStart"/>
        <w:r w:rsidRPr="00313A3C">
          <w:rPr>
            <w:lang w:val="es-ES"/>
            <w:rPrChange w:id="343" w:author="PHILIP ANTHONY MARTIN" w:date="2024-03-22T10:32:00Z">
              <w:rPr/>
            </w:rPrChange>
          </w:rPr>
          <w:t>Girardin</w:t>
        </w:r>
        <w:proofErr w:type="spellEnd"/>
        <w:r w:rsidRPr="00313A3C">
          <w:rPr>
            <w:lang w:val="es-ES"/>
            <w:rPrChange w:id="344" w:author="PHILIP ANTHONY MARTIN" w:date="2024-03-22T10:32:00Z">
              <w:rPr/>
            </w:rPrChange>
          </w:rPr>
          <w:t xml:space="preserve">, C. A. J., Amézquita, F. F., Cabrera, D. G., Huasco, W. H., Silva-Espejo, J. E., Araujo-Murakami, A., da Costa, M. C., Rocha, W., </w:t>
        </w:r>
        <w:proofErr w:type="spellStart"/>
        <w:r w:rsidRPr="00313A3C">
          <w:rPr>
            <w:lang w:val="es-ES"/>
            <w:rPrChange w:id="345" w:author="PHILIP ANTHONY MARTIN" w:date="2024-03-22T10:32:00Z">
              <w:rPr/>
            </w:rPrChange>
          </w:rPr>
          <w:t>Feldpausch</w:t>
        </w:r>
        <w:proofErr w:type="spellEnd"/>
        <w:r w:rsidRPr="00313A3C">
          <w:rPr>
            <w:lang w:val="es-ES"/>
            <w:rPrChange w:id="346" w:author="PHILIP ANTHONY MARTIN" w:date="2024-03-22T10:32:00Z">
              <w:rPr/>
            </w:rPrChange>
          </w:rPr>
          <w:t xml:space="preserve">, T. R., Mendoza, A. L. M., da Costa, A. C. L., </w:t>
        </w:r>
        <w:proofErr w:type="spellStart"/>
        <w:r w:rsidRPr="00313A3C">
          <w:rPr>
            <w:lang w:val="es-ES"/>
            <w:rPrChange w:id="347" w:author="PHILIP ANTHONY MARTIN" w:date="2024-03-22T10:32:00Z">
              <w:rPr/>
            </w:rPrChange>
          </w:rPr>
          <w:t>Meir</w:t>
        </w:r>
        <w:proofErr w:type="spellEnd"/>
        <w:r w:rsidRPr="00313A3C">
          <w:rPr>
            <w:lang w:val="es-ES"/>
            <w:rPrChange w:id="348" w:author="PHILIP ANTHONY MARTIN" w:date="2024-03-22T10:32:00Z">
              <w:rPr/>
            </w:rPrChange>
          </w:rPr>
          <w:t xml:space="preserve">, P., Phillips, O. L., &amp; </w:t>
        </w:r>
        <w:proofErr w:type="spellStart"/>
        <w:r w:rsidRPr="00313A3C">
          <w:rPr>
            <w:lang w:val="es-ES"/>
            <w:rPrChange w:id="349" w:author="PHILIP ANTHONY MARTIN" w:date="2024-03-22T10:32:00Z">
              <w:rPr/>
            </w:rPrChange>
          </w:rPr>
          <w:lastRenderedPageBreak/>
          <w:t>Malhi</w:t>
        </w:r>
        <w:proofErr w:type="spellEnd"/>
        <w:r w:rsidRPr="00313A3C">
          <w:rPr>
            <w:lang w:val="es-ES"/>
            <w:rPrChange w:id="350" w:author="PHILIP ANTHONY MARTIN" w:date="2024-03-22T10:32:00Z">
              <w:rPr/>
            </w:rPrChange>
          </w:rPr>
          <w:t xml:space="preserve">, Y. (2015). </w:t>
        </w:r>
        <w:r>
          <w:t xml:space="preserve">Drought impact on forest carbon dynamics and fluxes in Amazonia. </w:t>
        </w:r>
        <w:r w:rsidRPr="00313A3C">
          <w:rPr>
            <w:i/>
            <w:rPrChange w:id="351" w:author="PHILIP ANTHONY MARTIN" w:date="2024-03-22T10:32:00Z">
              <w:rPr/>
            </w:rPrChange>
          </w:rPr>
          <w:t>Nature</w:t>
        </w:r>
        <w:r>
          <w:t xml:space="preserve">, </w:t>
        </w:r>
        <w:r w:rsidRPr="00313A3C">
          <w:rPr>
            <w:i/>
            <w:rPrChange w:id="352" w:author="PHILIP ANTHONY MARTIN" w:date="2024-03-22T10:32:00Z">
              <w:rPr/>
            </w:rPrChange>
          </w:rPr>
          <w:t>519</w:t>
        </w:r>
        <w:r>
          <w:t>(7541), 78–82. https://doi.org/10.1038/nature14213</w:t>
        </w:r>
      </w:ins>
    </w:p>
    <w:p w14:paraId="7DAC405D" w14:textId="77777777" w:rsidR="00313A3C" w:rsidRDefault="00313A3C" w:rsidP="002338B0">
      <w:pPr>
        <w:widowControl w:val="0"/>
        <w:pBdr>
          <w:top w:val="nil"/>
          <w:left w:val="nil"/>
          <w:bottom w:val="nil"/>
          <w:right w:val="nil"/>
          <w:between w:val="nil"/>
        </w:pBdr>
        <w:spacing w:line="480" w:lineRule="auto"/>
        <w:ind w:left="720" w:hanging="720"/>
        <w:rPr>
          <w:ins w:id="353" w:author="PHILIP ANTHONY MARTIN" w:date="2024-03-22T10:32:00Z"/>
        </w:rPr>
      </w:pPr>
      <w:ins w:id="354" w:author="PHILIP ANTHONY MARTIN" w:date="2024-03-22T10:32:00Z">
        <w:r>
          <w:t xml:space="preserve">Eisenhauer, N., </w:t>
        </w:r>
        <w:proofErr w:type="spellStart"/>
        <w:r>
          <w:t>Cesarz</w:t>
        </w:r>
        <w:proofErr w:type="spellEnd"/>
        <w:r>
          <w:t>, S., Koller, R., Worm, K., &amp; Reich, P. B. (2012). Global change belowground: impacts of elevated CO</w:t>
        </w:r>
        <w:r w:rsidRPr="00313A3C">
          <w:rPr>
            <w:vertAlign w:val="subscript"/>
            <w:rPrChange w:id="355" w:author="PHILIP ANTHONY MARTIN" w:date="2024-03-22T10:32:00Z">
              <w:rPr/>
            </w:rPrChange>
          </w:rPr>
          <w:t>2</w:t>
        </w:r>
        <w:r>
          <w:t xml:space="preserve">, nitrogen, and summer drought on soil food webs and biodiversity. </w:t>
        </w:r>
        <w:r w:rsidRPr="00313A3C">
          <w:rPr>
            <w:i/>
            <w:rPrChange w:id="356" w:author="PHILIP ANTHONY MARTIN" w:date="2024-03-22T10:32:00Z">
              <w:rPr/>
            </w:rPrChange>
          </w:rPr>
          <w:t>Global Change Biology</w:t>
        </w:r>
        <w:r>
          <w:t xml:space="preserve">, </w:t>
        </w:r>
        <w:r w:rsidRPr="00313A3C">
          <w:rPr>
            <w:i/>
            <w:rPrChange w:id="357" w:author="PHILIP ANTHONY MARTIN" w:date="2024-03-22T10:32:00Z">
              <w:rPr/>
            </w:rPrChange>
          </w:rPr>
          <w:t>18</w:t>
        </w:r>
        <w:r>
          <w:t>(2), 435–447. https://doi.org/10.1111/j.1365-2486.2011.02555.x</w:t>
        </w:r>
      </w:ins>
    </w:p>
    <w:p w14:paraId="42BC557A" w14:textId="77777777" w:rsidR="00313A3C" w:rsidRDefault="00313A3C" w:rsidP="002338B0">
      <w:pPr>
        <w:widowControl w:val="0"/>
        <w:pBdr>
          <w:top w:val="nil"/>
          <w:left w:val="nil"/>
          <w:bottom w:val="nil"/>
          <w:right w:val="nil"/>
          <w:between w:val="nil"/>
        </w:pBdr>
        <w:spacing w:line="480" w:lineRule="auto"/>
        <w:ind w:left="720" w:hanging="720"/>
        <w:rPr>
          <w:ins w:id="358" w:author="PHILIP ANTHONY MARTIN" w:date="2024-03-22T10:32:00Z"/>
        </w:rPr>
      </w:pPr>
      <w:proofErr w:type="spellStart"/>
      <w:ins w:id="359" w:author="PHILIP ANTHONY MARTIN" w:date="2024-03-22T10:32:00Z">
        <w:r>
          <w:t>Erktan</w:t>
        </w:r>
        <w:proofErr w:type="spellEnd"/>
        <w:r>
          <w:t xml:space="preserve">, A., Or, D., &amp; Scheu, S. (2020). The physical structure of soil: Determinant and consequence of trophic interactions. </w:t>
        </w:r>
        <w:r w:rsidRPr="00313A3C">
          <w:rPr>
            <w:i/>
            <w:rPrChange w:id="360" w:author="PHILIP ANTHONY MARTIN" w:date="2024-03-22T10:32:00Z">
              <w:rPr/>
            </w:rPrChange>
          </w:rPr>
          <w:t>Soil Biology &amp; Biochemistry</w:t>
        </w:r>
        <w:r>
          <w:t xml:space="preserve">, </w:t>
        </w:r>
        <w:r w:rsidRPr="00313A3C">
          <w:rPr>
            <w:i/>
            <w:rPrChange w:id="361" w:author="PHILIP ANTHONY MARTIN" w:date="2024-03-22T10:32:00Z">
              <w:rPr/>
            </w:rPrChange>
          </w:rPr>
          <w:t>148</w:t>
        </w:r>
        <w:r>
          <w:t>, 107876. https://doi.org/10.1016/j.soilbio.2020.107876</w:t>
        </w:r>
      </w:ins>
    </w:p>
    <w:p w14:paraId="78423A7E" w14:textId="77777777" w:rsidR="00313A3C" w:rsidRDefault="00313A3C" w:rsidP="002338B0">
      <w:pPr>
        <w:widowControl w:val="0"/>
        <w:pBdr>
          <w:top w:val="nil"/>
          <w:left w:val="nil"/>
          <w:bottom w:val="nil"/>
          <w:right w:val="nil"/>
          <w:between w:val="nil"/>
        </w:pBdr>
        <w:spacing w:line="480" w:lineRule="auto"/>
        <w:ind w:left="720" w:hanging="720"/>
        <w:rPr>
          <w:ins w:id="362" w:author="PHILIP ANTHONY MARTIN" w:date="2024-03-22T10:32:00Z"/>
        </w:rPr>
      </w:pPr>
      <w:ins w:id="363" w:author="PHILIP ANTHONY MARTIN" w:date="2024-03-22T10:32:00Z">
        <w:r>
          <w:t xml:space="preserve">Evans, D. H. (2008). </w:t>
        </w:r>
        <w:r w:rsidRPr="00313A3C">
          <w:rPr>
            <w:i/>
            <w:rPrChange w:id="364" w:author="PHILIP ANTHONY MARTIN" w:date="2024-03-22T10:32:00Z">
              <w:rPr/>
            </w:rPrChange>
          </w:rPr>
          <w:t>Osmotic and Ionic Regulation: Cells and Animals</w:t>
        </w:r>
        <w:r>
          <w:t>. CRC Press. https://play.google.com/store/books/details?id=1zP4bYDWq_wC</w:t>
        </w:r>
      </w:ins>
    </w:p>
    <w:p w14:paraId="29950E10" w14:textId="77777777" w:rsidR="00313A3C" w:rsidRDefault="00313A3C" w:rsidP="002338B0">
      <w:pPr>
        <w:widowControl w:val="0"/>
        <w:pBdr>
          <w:top w:val="nil"/>
          <w:left w:val="nil"/>
          <w:bottom w:val="nil"/>
          <w:right w:val="nil"/>
          <w:between w:val="nil"/>
        </w:pBdr>
        <w:spacing w:line="480" w:lineRule="auto"/>
        <w:ind w:left="720" w:hanging="720"/>
        <w:rPr>
          <w:ins w:id="365" w:author="PHILIP ANTHONY MARTIN" w:date="2024-03-22T10:32:00Z"/>
        </w:rPr>
      </w:pPr>
      <w:ins w:id="366" w:author="PHILIP ANTHONY MARTIN" w:date="2024-03-22T10:32:00Z">
        <w:r>
          <w:t xml:space="preserve">Fischer, J., Ritchie, E. G., &amp; </w:t>
        </w:r>
        <w:proofErr w:type="spellStart"/>
        <w:r>
          <w:t>Hanspach</w:t>
        </w:r>
        <w:proofErr w:type="spellEnd"/>
        <w:r>
          <w:t xml:space="preserve">, J. (2012). Academia’s obsession with quantity. </w:t>
        </w:r>
        <w:r w:rsidRPr="00313A3C">
          <w:rPr>
            <w:i/>
            <w:rPrChange w:id="367" w:author="PHILIP ANTHONY MARTIN" w:date="2024-03-22T10:32:00Z">
              <w:rPr/>
            </w:rPrChange>
          </w:rPr>
          <w:t>Trends in Ecology &amp; Evolution</w:t>
        </w:r>
        <w:r>
          <w:t xml:space="preserve">, </w:t>
        </w:r>
        <w:r w:rsidRPr="00313A3C">
          <w:rPr>
            <w:i/>
            <w:rPrChange w:id="368" w:author="PHILIP ANTHONY MARTIN" w:date="2024-03-22T10:32:00Z">
              <w:rPr/>
            </w:rPrChange>
          </w:rPr>
          <w:t>27</w:t>
        </w:r>
        <w:r>
          <w:t>(9), 473–474. https://doi.org/10.1016/j.tree.2012.05.010</w:t>
        </w:r>
      </w:ins>
    </w:p>
    <w:p w14:paraId="1007831D" w14:textId="77777777" w:rsidR="00313A3C" w:rsidRDefault="00313A3C" w:rsidP="002338B0">
      <w:pPr>
        <w:widowControl w:val="0"/>
        <w:pBdr>
          <w:top w:val="nil"/>
          <w:left w:val="nil"/>
          <w:bottom w:val="nil"/>
          <w:right w:val="nil"/>
          <w:between w:val="nil"/>
        </w:pBdr>
        <w:spacing w:line="480" w:lineRule="auto"/>
        <w:ind w:left="720" w:hanging="720"/>
        <w:rPr>
          <w:ins w:id="369" w:author="PHILIP ANTHONY MARTIN" w:date="2024-03-22T10:32:00Z"/>
        </w:rPr>
      </w:pPr>
      <w:ins w:id="370" w:author="PHILIP ANTHONY MARTIN" w:date="2024-03-22T10:32:00Z">
        <w:r>
          <w:t xml:space="preserve">Fleming, P. A., Wentzel, J. J., Dundas, S. J., </w:t>
        </w:r>
        <w:proofErr w:type="spellStart"/>
        <w:r>
          <w:t>Kreplins</w:t>
        </w:r>
        <w:proofErr w:type="spellEnd"/>
        <w:r>
          <w:t xml:space="preserve">, T. L., Craig, M. D., &amp; Hardy, G. E. S. J. (2021). Global meta-analysis of tree </w:t>
        </w:r>
        <w:proofErr w:type="gramStart"/>
        <w:r>
          <w:t>decline</w:t>
        </w:r>
        <w:proofErr w:type="gramEnd"/>
        <w:r>
          <w:t xml:space="preserve"> impacts on fauna. </w:t>
        </w:r>
        <w:r w:rsidRPr="00313A3C">
          <w:rPr>
            <w:i/>
            <w:rPrChange w:id="371" w:author="PHILIP ANTHONY MARTIN" w:date="2024-03-22T10:32:00Z">
              <w:rPr/>
            </w:rPrChange>
          </w:rPr>
          <w:t>Biological Reviews of the Cambridge Philosophical Society</w:t>
        </w:r>
        <w:r>
          <w:t xml:space="preserve">, </w:t>
        </w:r>
        <w:r w:rsidRPr="00313A3C">
          <w:rPr>
            <w:i/>
            <w:rPrChange w:id="372" w:author="PHILIP ANTHONY MARTIN" w:date="2024-03-22T10:32:00Z">
              <w:rPr/>
            </w:rPrChange>
          </w:rPr>
          <w:t>96</w:t>
        </w:r>
        <w:r>
          <w:t>(5), 1744–1768. https://doi.org/10.1111/brv.12725</w:t>
        </w:r>
      </w:ins>
    </w:p>
    <w:p w14:paraId="159813D1" w14:textId="77777777" w:rsidR="00313A3C" w:rsidRDefault="00313A3C" w:rsidP="002338B0">
      <w:pPr>
        <w:widowControl w:val="0"/>
        <w:pBdr>
          <w:top w:val="nil"/>
          <w:left w:val="nil"/>
          <w:bottom w:val="nil"/>
          <w:right w:val="nil"/>
          <w:between w:val="nil"/>
        </w:pBdr>
        <w:spacing w:line="480" w:lineRule="auto"/>
        <w:ind w:left="720" w:hanging="720"/>
        <w:rPr>
          <w:ins w:id="373" w:author="PHILIP ANTHONY MARTIN" w:date="2024-03-22T10:32:00Z"/>
        </w:rPr>
      </w:pPr>
      <w:ins w:id="374" w:author="PHILIP ANTHONY MARTIN" w:date="2024-03-22T10:32:00Z">
        <w:r w:rsidRPr="00313A3C">
          <w:rPr>
            <w:lang w:val="es-ES"/>
            <w:rPrChange w:id="375" w:author="PHILIP ANTHONY MARTIN" w:date="2024-03-22T10:32:00Z">
              <w:rPr/>
            </w:rPrChange>
          </w:rPr>
          <w:t xml:space="preserve">Flores, O., </w:t>
        </w:r>
        <w:proofErr w:type="spellStart"/>
        <w:r w:rsidRPr="00313A3C">
          <w:rPr>
            <w:lang w:val="es-ES"/>
            <w:rPrChange w:id="376" w:author="PHILIP ANTHONY MARTIN" w:date="2024-03-22T10:32:00Z">
              <w:rPr/>
            </w:rPrChange>
          </w:rPr>
          <w:t>Deckmyn</w:t>
        </w:r>
        <w:proofErr w:type="spellEnd"/>
        <w:r w:rsidRPr="00313A3C">
          <w:rPr>
            <w:lang w:val="es-ES"/>
            <w:rPrChange w:id="377" w:author="PHILIP ANTHONY MARTIN" w:date="2024-03-22T10:32:00Z">
              <w:rPr/>
            </w:rPrChange>
          </w:rPr>
          <w:t xml:space="preserve">, G., Yuste, J. C., </w:t>
        </w:r>
        <w:proofErr w:type="spellStart"/>
        <w:r w:rsidRPr="00313A3C">
          <w:rPr>
            <w:lang w:val="es-ES"/>
            <w:rPrChange w:id="378" w:author="PHILIP ANTHONY MARTIN" w:date="2024-03-22T10:32:00Z">
              <w:rPr/>
            </w:rPrChange>
          </w:rPr>
          <w:t>Javaux</w:t>
        </w:r>
        <w:proofErr w:type="spellEnd"/>
        <w:r w:rsidRPr="00313A3C">
          <w:rPr>
            <w:lang w:val="es-ES"/>
            <w:rPrChange w:id="379" w:author="PHILIP ANTHONY MARTIN" w:date="2024-03-22T10:32:00Z">
              <w:rPr/>
            </w:rPrChange>
          </w:rPr>
          <w:t xml:space="preserve">, M., &amp; </w:t>
        </w:r>
        <w:proofErr w:type="spellStart"/>
        <w:r w:rsidRPr="00313A3C">
          <w:rPr>
            <w:lang w:val="es-ES"/>
            <w:rPrChange w:id="380" w:author="PHILIP ANTHONY MARTIN" w:date="2024-03-22T10:32:00Z">
              <w:rPr/>
            </w:rPrChange>
          </w:rPr>
          <w:t>Uvarov</w:t>
        </w:r>
        <w:proofErr w:type="spellEnd"/>
        <w:r w:rsidRPr="00313A3C">
          <w:rPr>
            <w:lang w:val="es-ES"/>
            <w:rPrChange w:id="381" w:author="PHILIP ANTHONY MARTIN" w:date="2024-03-22T10:32:00Z">
              <w:rPr/>
            </w:rPrChange>
          </w:rPr>
          <w:t xml:space="preserve">, A. (2021). </w:t>
        </w:r>
        <w:r>
          <w:t xml:space="preserve">KEYLINK: towards a more integrative soil representation for inclusion in ecosystem scale models—II: model description, implementation and testing. </w:t>
        </w:r>
        <w:proofErr w:type="spellStart"/>
        <w:r w:rsidRPr="00313A3C">
          <w:rPr>
            <w:i/>
            <w:rPrChange w:id="382" w:author="PHILIP ANTHONY MARTIN" w:date="2024-03-22T10:32:00Z">
              <w:rPr/>
            </w:rPrChange>
          </w:rPr>
          <w:t>PeerJ</w:t>
        </w:r>
        <w:proofErr w:type="spellEnd"/>
        <w:r>
          <w:t>. https://peerj.com/articles/10707/</w:t>
        </w:r>
      </w:ins>
    </w:p>
    <w:p w14:paraId="787EEC96" w14:textId="77777777" w:rsidR="00313A3C" w:rsidRDefault="00313A3C" w:rsidP="002338B0">
      <w:pPr>
        <w:widowControl w:val="0"/>
        <w:pBdr>
          <w:top w:val="nil"/>
          <w:left w:val="nil"/>
          <w:bottom w:val="nil"/>
          <w:right w:val="nil"/>
          <w:between w:val="nil"/>
        </w:pBdr>
        <w:spacing w:line="480" w:lineRule="auto"/>
        <w:ind w:left="720" w:hanging="720"/>
        <w:rPr>
          <w:ins w:id="383" w:author="PHILIP ANTHONY MARTIN" w:date="2024-03-22T10:32:00Z"/>
        </w:rPr>
      </w:pPr>
      <w:ins w:id="384" w:author="PHILIP ANTHONY MARTIN" w:date="2024-03-22T10:32:00Z">
        <w:r>
          <w:t xml:space="preserve">Fraser, P. M., Schon, N. L., Piercy, J. E., Mackay, A. D., &amp; Minor, M. A. (2012). Influence of summer irrigation on soil invertebrate populations in a long-term sheep irrigation trial at Winchmore (Canterbury). </w:t>
        </w:r>
        <w:r w:rsidRPr="00313A3C">
          <w:rPr>
            <w:i/>
            <w:rPrChange w:id="385" w:author="PHILIP ANTHONY MARTIN" w:date="2024-03-22T10:32:00Z">
              <w:rPr/>
            </w:rPrChange>
          </w:rPr>
          <w:t>New Zealand Journal of Agricultural Research</w:t>
        </w:r>
        <w:r>
          <w:t xml:space="preserve">, </w:t>
        </w:r>
        <w:r w:rsidRPr="00313A3C">
          <w:rPr>
            <w:i/>
            <w:rPrChange w:id="386" w:author="PHILIP ANTHONY MARTIN" w:date="2024-03-22T10:32:00Z">
              <w:rPr/>
            </w:rPrChange>
          </w:rPr>
          <w:t>55</w:t>
        </w:r>
        <w:r>
          <w:t>(2), 165–180. https://doi.org/10.1080/00288233.2012.662902</w:t>
        </w:r>
      </w:ins>
    </w:p>
    <w:p w14:paraId="7594228B" w14:textId="77777777" w:rsidR="00313A3C" w:rsidRDefault="00313A3C" w:rsidP="002338B0">
      <w:pPr>
        <w:widowControl w:val="0"/>
        <w:pBdr>
          <w:top w:val="nil"/>
          <w:left w:val="nil"/>
          <w:bottom w:val="nil"/>
          <w:right w:val="nil"/>
          <w:between w:val="nil"/>
        </w:pBdr>
        <w:spacing w:line="480" w:lineRule="auto"/>
        <w:ind w:left="720" w:hanging="720"/>
        <w:rPr>
          <w:ins w:id="387" w:author="PHILIP ANTHONY MARTIN" w:date="2024-03-22T10:32:00Z"/>
        </w:rPr>
      </w:pPr>
      <w:ins w:id="388" w:author="PHILIP ANTHONY MARTIN" w:date="2024-03-22T10:32:00Z">
        <w:r>
          <w:t xml:space="preserve">Frew, A., Nielsen, U. N., </w:t>
        </w:r>
        <w:proofErr w:type="spellStart"/>
        <w:r>
          <w:t>Riegler</w:t>
        </w:r>
        <w:proofErr w:type="spellEnd"/>
        <w:r>
          <w:t xml:space="preserve">, M., &amp; Johnson, S. N. (2013). Do eucalypt plantation management practices create understory reservoirs of scarab beetle pests in the </w:t>
        </w:r>
        <w:r>
          <w:lastRenderedPageBreak/>
          <w:t xml:space="preserve">soil? </w:t>
        </w:r>
        <w:r w:rsidRPr="00313A3C">
          <w:rPr>
            <w:i/>
            <w:rPrChange w:id="389" w:author="PHILIP ANTHONY MARTIN" w:date="2024-03-22T10:32:00Z">
              <w:rPr/>
            </w:rPrChange>
          </w:rPr>
          <w:t>Forest Ecology and Management</w:t>
        </w:r>
        <w:r>
          <w:t xml:space="preserve">, </w:t>
        </w:r>
        <w:r w:rsidRPr="00313A3C">
          <w:rPr>
            <w:i/>
            <w:rPrChange w:id="390" w:author="PHILIP ANTHONY MARTIN" w:date="2024-03-22T10:32:00Z">
              <w:rPr/>
            </w:rPrChange>
          </w:rPr>
          <w:t>306</w:t>
        </w:r>
        <w:r>
          <w:t>, 275–280. https://doi.org/10.1016/j.foreco.2013.06.051</w:t>
        </w:r>
      </w:ins>
    </w:p>
    <w:p w14:paraId="074FA66B" w14:textId="77777777" w:rsidR="00313A3C" w:rsidRDefault="00313A3C" w:rsidP="002338B0">
      <w:pPr>
        <w:widowControl w:val="0"/>
        <w:pBdr>
          <w:top w:val="nil"/>
          <w:left w:val="nil"/>
          <w:bottom w:val="nil"/>
          <w:right w:val="nil"/>
          <w:between w:val="nil"/>
        </w:pBdr>
        <w:spacing w:line="480" w:lineRule="auto"/>
        <w:ind w:left="720" w:hanging="720"/>
        <w:rPr>
          <w:ins w:id="391" w:author="PHILIP ANTHONY MARTIN" w:date="2024-03-22T10:32:00Z"/>
        </w:rPr>
      </w:pPr>
      <w:ins w:id="392" w:author="PHILIP ANTHONY MARTIN" w:date="2024-03-22T10:32:00Z">
        <w:r>
          <w:t xml:space="preserve">Gerard, B. M. (1967). Factors Affecting Earthworms in Pastures. </w:t>
        </w:r>
        <w:r w:rsidRPr="00313A3C">
          <w:rPr>
            <w:i/>
            <w:rPrChange w:id="393" w:author="PHILIP ANTHONY MARTIN" w:date="2024-03-22T10:32:00Z">
              <w:rPr/>
            </w:rPrChange>
          </w:rPr>
          <w:t>The Journal of Animal Ecology</w:t>
        </w:r>
        <w:r>
          <w:t xml:space="preserve">, </w:t>
        </w:r>
        <w:r w:rsidRPr="00313A3C">
          <w:rPr>
            <w:i/>
            <w:rPrChange w:id="394" w:author="PHILIP ANTHONY MARTIN" w:date="2024-03-22T10:32:00Z">
              <w:rPr/>
            </w:rPrChange>
          </w:rPr>
          <w:t>36</w:t>
        </w:r>
        <w:r>
          <w:t>(1), 235–252. https://doi.org/10.2307/3024</w:t>
        </w:r>
      </w:ins>
    </w:p>
    <w:p w14:paraId="6C4FF682" w14:textId="77777777" w:rsidR="00313A3C" w:rsidRDefault="00313A3C" w:rsidP="002338B0">
      <w:pPr>
        <w:widowControl w:val="0"/>
        <w:pBdr>
          <w:top w:val="nil"/>
          <w:left w:val="nil"/>
          <w:bottom w:val="nil"/>
          <w:right w:val="nil"/>
          <w:between w:val="nil"/>
        </w:pBdr>
        <w:spacing w:line="480" w:lineRule="auto"/>
        <w:ind w:left="720" w:hanging="720"/>
        <w:rPr>
          <w:ins w:id="395" w:author="PHILIP ANTHONY MARTIN" w:date="2024-03-22T10:32:00Z"/>
        </w:rPr>
      </w:pPr>
      <w:proofErr w:type="spellStart"/>
      <w:ins w:id="396" w:author="PHILIP ANTHONY MARTIN" w:date="2024-03-22T10:32:00Z">
        <w:r>
          <w:t>Grames</w:t>
        </w:r>
        <w:proofErr w:type="spellEnd"/>
        <w:r>
          <w:t xml:space="preserve">, E. M., </w:t>
        </w:r>
        <w:proofErr w:type="spellStart"/>
        <w:r>
          <w:t>Stillman</w:t>
        </w:r>
        <w:proofErr w:type="spellEnd"/>
        <w:r>
          <w:t>, A. N., &amp; Tingley, M. W. (2019). An automated approach to identifying search terms for systematic reviews using keyword co</w:t>
        </w:r>
        <w:r>
          <w:rPr>
            <w:rFonts w:ascii="Cambria Math" w:hAnsi="Cambria Math" w:cs="Cambria Math"/>
          </w:rPr>
          <w:t>‐</w:t>
        </w:r>
        <w:r>
          <w:t xml:space="preserve">occurrence networks. </w:t>
        </w:r>
        <w:r w:rsidRPr="00313A3C">
          <w:rPr>
            <w:i/>
            <w:rPrChange w:id="397" w:author="PHILIP ANTHONY MARTIN" w:date="2024-03-22T10:32:00Z">
              <w:rPr/>
            </w:rPrChange>
          </w:rPr>
          <w:t>Methods in Ecology and Evolution / British Ecological Society</w:t>
        </w:r>
        <w:r>
          <w:t>. https://besjournals.onlinelibrary.wiley.com/doi/abs/10.1111/2041-210X.13268?casa_token=8N6jJI5Ezz8AAAAA:9Es25xJk4OrSdri7T-2YXnb7Kf6Ruk3vYeCi3DlYGv4MWOGI_670hgf0kqhzcuXELaCRLf2xvQhFGQ</w:t>
        </w:r>
      </w:ins>
    </w:p>
    <w:p w14:paraId="36EF0E1E" w14:textId="77777777" w:rsidR="00313A3C" w:rsidRDefault="00313A3C" w:rsidP="002338B0">
      <w:pPr>
        <w:widowControl w:val="0"/>
        <w:pBdr>
          <w:top w:val="nil"/>
          <w:left w:val="nil"/>
          <w:bottom w:val="nil"/>
          <w:right w:val="nil"/>
          <w:between w:val="nil"/>
        </w:pBdr>
        <w:spacing w:line="480" w:lineRule="auto"/>
        <w:ind w:left="720" w:hanging="720"/>
        <w:rPr>
          <w:ins w:id="398" w:author="PHILIP ANTHONY MARTIN" w:date="2024-03-22T10:32:00Z"/>
        </w:rPr>
      </w:pPr>
      <w:proofErr w:type="spellStart"/>
      <w:ins w:id="399" w:author="PHILIP ANTHONY MARTIN" w:date="2024-03-22T10:32:00Z">
        <w:r>
          <w:t>Grueber</w:t>
        </w:r>
        <w:proofErr w:type="spellEnd"/>
        <w:r>
          <w:t xml:space="preserve">, C. E., Nakagawa, S., Laws, R. J., &amp; Jamieson, I. G. (2011). </w:t>
        </w:r>
        <w:proofErr w:type="spellStart"/>
        <w:r>
          <w:t>Multimodel</w:t>
        </w:r>
        <w:proofErr w:type="spellEnd"/>
        <w:r>
          <w:t xml:space="preserve"> inference in ecology and evolution: challenges and solutions. </w:t>
        </w:r>
        <w:r w:rsidRPr="00313A3C">
          <w:rPr>
            <w:i/>
            <w:rPrChange w:id="400" w:author="PHILIP ANTHONY MARTIN" w:date="2024-03-22T10:32:00Z">
              <w:rPr/>
            </w:rPrChange>
          </w:rPr>
          <w:t>Journal of Evolutionary Biology</w:t>
        </w:r>
        <w:r>
          <w:t xml:space="preserve">, </w:t>
        </w:r>
        <w:r w:rsidRPr="00313A3C">
          <w:rPr>
            <w:i/>
            <w:rPrChange w:id="401" w:author="PHILIP ANTHONY MARTIN" w:date="2024-03-22T10:32:00Z">
              <w:rPr/>
            </w:rPrChange>
          </w:rPr>
          <w:t>24</w:t>
        </w:r>
        <w:r>
          <w:t>(4), 699–711. https://doi.org/10.1111/j.1420-9101.2010.02210.x</w:t>
        </w:r>
      </w:ins>
    </w:p>
    <w:p w14:paraId="144EDD2E" w14:textId="77777777" w:rsidR="00313A3C" w:rsidRDefault="00313A3C" w:rsidP="002338B0">
      <w:pPr>
        <w:widowControl w:val="0"/>
        <w:pBdr>
          <w:top w:val="nil"/>
          <w:left w:val="nil"/>
          <w:bottom w:val="nil"/>
          <w:right w:val="nil"/>
          <w:between w:val="nil"/>
        </w:pBdr>
        <w:spacing w:line="480" w:lineRule="auto"/>
        <w:ind w:left="720" w:hanging="720"/>
        <w:rPr>
          <w:ins w:id="402" w:author="PHILIP ANTHONY MARTIN" w:date="2024-03-22T10:32:00Z"/>
        </w:rPr>
      </w:pPr>
      <w:proofErr w:type="spellStart"/>
      <w:ins w:id="403" w:author="PHILIP ANTHONY MARTIN" w:date="2024-03-22T10:32:00Z">
        <w:r>
          <w:t>Haddaway</w:t>
        </w:r>
        <w:proofErr w:type="spellEnd"/>
        <w:r>
          <w:t xml:space="preserve">, N. R. (2020). </w:t>
        </w:r>
        <w:proofErr w:type="spellStart"/>
        <w:r w:rsidRPr="00313A3C">
          <w:rPr>
            <w:i/>
            <w:rPrChange w:id="404" w:author="PHILIP ANTHONY MARTIN" w:date="2024-03-22T10:32:00Z">
              <w:rPr/>
            </w:rPrChange>
          </w:rPr>
          <w:t>GSscraper</w:t>
        </w:r>
        <w:proofErr w:type="spellEnd"/>
        <w:r w:rsidRPr="00313A3C">
          <w:rPr>
            <w:i/>
            <w:rPrChange w:id="405" w:author="PHILIP ANTHONY MARTIN" w:date="2024-03-22T10:32:00Z">
              <w:rPr/>
            </w:rPrChange>
          </w:rPr>
          <w:t>: An R package and Shiny app for exporting search results from Google Scholar</w:t>
        </w:r>
        <w:r>
          <w:t>.</w:t>
        </w:r>
      </w:ins>
    </w:p>
    <w:p w14:paraId="1CFA860A" w14:textId="77777777" w:rsidR="00313A3C" w:rsidRDefault="00313A3C" w:rsidP="002338B0">
      <w:pPr>
        <w:widowControl w:val="0"/>
        <w:pBdr>
          <w:top w:val="nil"/>
          <w:left w:val="nil"/>
          <w:bottom w:val="nil"/>
          <w:right w:val="nil"/>
          <w:between w:val="nil"/>
        </w:pBdr>
        <w:spacing w:line="480" w:lineRule="auto"/>
        <w:ind w:left="720" w:hanging="720"/>
        <w:rPr>
          <w:ins w:id="406" w:author="PHILIP ANTHONY MARTIN" w:date="2024-03-22T10:32:00Z"/>
        </w:rPr>
      </w:pPr>
      <w:proofErr w:type="spellStart"/>
      <w:ins w:id="407" w:author="PHILIP ANTHONY MARTIN" w:date="2024-03-22T10:32:00Z">
        <w:r>
          <w:t>Haddaway</w:t>
        </w:r>
        <w:proofErr w:type="spellEnd"/>
        <w:r>
          <w:t xml:space="preserve">, N. R., Bethel, A., Dicks, L. V., </w:t>
        </w:r>
        <w:proofErr w:type="spellStart"/>
        <w:r>
          <w:t>Koricheva</w:t>
        </w:r>
        <w:proofErr w:type="spellEnd"/>
        <w:r>
          <w:t xml:space="preserve">, J., </w:t>
        </w:r>
        <w:proofErr w:type="spellStart"/>
        <w:r>
          <w:t>Macura</w:t>
        </w:r>
        <w:proofErr w:type="spellEnd"/>
        <w:r>
          <w:t xml:space="preserve">, B., </w:t>
        </w:r>
        <w:proofErr w:type="spellStart"/>
        <w:r>
          <w:t>Petrokofsky</w:t>
        </w:r>
        <w:proofErr w:type="spellEnd"/>
        <w:r>
          <w:t xml:space="preserve">, G., Pullin, A. S., </w:t>
        </w:r>
        <w:proofErr w:type="spellStart"/>
        <w:r>
          <w:t>Savilaakso</w:t>
        </w:r>
        <w:proofErr w:type="spellEnd"/>
        <w:r>
          <w:t xml:space="preserve">, S., &amp; Stewart, G. B. (2020). Eight problems with literature reviews and how to fix them. </w:t>
        </w:r>
        <w:r w:rsidRPr="00313A3C">
          <w:rPr>
            <w:i/>
            <w:rPrChange w:id="408" w:author="PHILIP ANTHONY MARTIN" w:date="2024-03-22T10:32:00Z">
              <w:rPr/>
            </w:rPrChange>
          </w:rPr>
          <w:t>Nature Ecology &amp; Evolution</w:t>
        </w:r>
        <w:r>
          <w:t xml:space="preserve">, </w:t>
        </w:r>
        <w:r w:rsidRPr="00313A3C">
          <w:rPr>
            <w:i/>
            <w:rPrChange w:id="409" w:author="PHILIP ANTHONY MARTIN" w:date="2024-03-22T10:32:00Z">
              <w:rPr/>
            </w:rPrChange>
          </w:rPr>
          <w:t>4</w:t>
        </w:r>
        <w:r>
          <w:t>(12), 1582–1589. https://doi.org/10.1038/s41559-020-01295-x</w:t>
        </w:r>
      </w:ins>
    </w:p>
    <w:p w14:paraId="3B0DB99A" w14:textId="77777777" w:rsidR="00313A3C" w:rsidRDefault="00313A3C" w:rsidP="002338B0">
      <w:pPr>
        <w:widowControl w:val="0"/>
        <w:pBdr>
          <w:top w:val="nil"/>
          <w:left w:val="nil"/>
          <w:bottom w:val="nil"/>
          <w:right w:val="nil"/>
          <w:between w:val="nil"/>
        </w:pBdr>
        <w:spacing w:line="480" w:lineRule="auto"/>
        <w:ind w:left="720" w:hanging="720"/>
        <w:rPr>
          <w:ins w:id="410" w:author="PHILIP ANTHONY MARTIN" w:date="2024-03-22T10:32:00Z"/>
        </w:rPr>
      </w:pPr>
      <w:proofErr w:type="spellStart"/>
      <w:ins w:id="411" w:author="PHILIP ANTHONY MARTIN" w:date="2024-03-22T10:32:00Z">
        <w:r>
          <w:t>Haddaway</w:t>
        </w:r>
        <w:proofErr w:type="spellEnd"/>
        <w:r>
          <w:t xml:space="preserve">, N. R., Grainger, M. J., Jones, M. L., &amp; Stuart, A. (2021). </w:t>
        </w:r>
        <w:proofErr w:type="spellStart"/>
        <w:r w:rsidRPr="00313A3C">
          <w:rPr>
            <w:i/>
            <w:rPrChange w:id="412" w:author="PHILIP ANTHONY MARTIN" w:date="2024-03-22T10:32:00Z">
              <w:rPr/>
            </w:rPrChange>
          </w:rPr>
          <w:t>bibfix</w:t>
        </w:r>
        <w:proofErr w:type="spellEnd"/>
        <w:r w:rsidRPr="00313A3C">
          <w:rPr>
            <w:i/>
            <w:rPrChange w:id="413" w:author="PHILIP ANTHONY MARTIN" w:date="2024-03-22T10:32:00Z">
              <w:rPr/>
            </w:rPrChange>
          </w:rPr>
          <w:t>: An R package and Shiny app for repairing and enriching bibliographic data</w:t>
        </w:r>
        <w:r>
          <w:t>. https://github.com/nealhaddaway/bibfix.</w:t>
        </w:r>
      </w:ins>
    </w:p>
    <w:p w14:paraId="05C78EB1" w14:textId="77777777" w:rsidR="00313A3C" w:rsidRDefault="00313A3C" w:rsidP="002338B0">
      <w:pPr>
        <w:widowControl w:val="0"/>
        <w:pBdr>
          <w:top w:val="nil"/>
          <w:left w:val="nil"/>
          <w:bottom w:val="nil"/>
          <w:right w:val="nil"/>
          <w:between w:val="nil"/>
        </w:pBdr>
        <w:spacing w:line="480" w:lineRule="auto"/>
        <w:ind w:left="720" w:hanging="720"/>
        <w:rPr>
          <w:ins w:id="414" w:author="PHILIP ANTHONY MARTIN" w:date="2024-03-22T10:32:00Z"/>
        </w:rPr>
      </w:pPr>
      <w:proofErr w:type="spellStart"/>
      <w:ins w:id="415" w:author="PHILIP ANTHONY MARTIN" w:date="2024-03-22T10:32:00Z">
        <w:r>
          <w:t>Haddaway</w:t>
        </w:r>
        <w:proofErr w:type="spellEnd"/>
        <w:r>
          <w:t xml:space="preserve">, N. R., </w:t>
        </w:r>
        <w:proofErr w:type="spellStart"/>
        <w:r>
          <w:t>Macura</w:t>
        </w:r>
        <w:proofErr w:type="spellEnd"/>
        <w:r>
          <w:t xml:space="preserve">, B., Whaley, P., &amp; Pullin, A. S. (2018). ROSES </w:t>
        </w:r>
        <w:proofErr w:type="spellStart"/>
        <w:r>
          <w:t>RepOrting</w:t>
        </w:r>
        <w:proofErr w:type="spellEnd"/>
        <w:r>
          <w:t xml:space="preserve"> standards for Systematic Evidence Syntheses: pro forma, flow-diagram and descriptive summary of the plan and conduct of environmental systematic reviews and systematic maps. </w:t>
        </w:r>
        <w:r w:rsidRPr="00313A3C">
          <w:rPr>
            <w:i/>
            <w:rPrChange w:id="416" w:author="PHILIP ANTHONY MARTIN" w:date="2024-03-22T10:32:00Z">
              <w:rPr/>
            </w:rPrChange>
          </w:rPr>
          <w:t>Environmental Evidence</w:t>
        </w:r>
        <w:r>
          <w:t xml:space="preserve">, </w:t>
        </w:r>
        <w:r w:rsidRPr="00313A3C">
          <w:rPr>
            <w:i/>
            <w:rPrChange w:id="417" w:author="PHILIP ANTHONY MARTIN" w:date="2024-03-22T10:32:00Z">
              <w:rPr/>
            </w:rPrChange>
          </w:rPr>
          <w:t>7</w:t>
        </w:r>
        <w:r>
          <w:t>(1), 7. https://doi.org/10.1186/s13750-018-0121-7</w:t>
        </w:r>
      </w:ins>
    </w:p>
    <w:p w14:paraId="120A3BB7" w14:textId="77777777" w:rsidR="00313A3C" w:rsidRDefault="00313A3C" w:rsidP="002338B0">
      <w:pPr>
        <w:widowControl w:val="0"/>
        <w:pBdr>
          <w:top w:val="nil"/>
          <w:left w:val="nil"/>
          <w:bottom w:val="nil"/>
          <w:right w:val="nil"/>
          <w:between w:val="nil"/>
        </w:pBdr>
        <w:spacing w:line="480" w:lineRule="auto"/>
        <w:ind w:left="720" w:hanging="720"/>
        <w:rPr>
          <w:ins w:id="418" w:author="PHILIP ANTHONY MARTIN" w:date="2024-03-22T10:32:00Z"/>
        </w:rPr>
      </w:pPr>
      <w:proofErr w:type="spellStart"/>
      <w:ins w:id="419" w:author="PHILIP ANTHONY MARTIN" w:date="2024-03-22T10:32:00Z">
        <w:r>
          <w:t>Handa</w:t>
        </w:r>
        <w:proofErr w:type="spellEnd"/>
        <w:r>
          <w:t xml:space="preserve">, I. T., </w:t>
        </w:r>
        <w:proofErr w:type="spellStart"/>
        <w:r>
          <w:t>Aerts</w:t>
        </w:r>
        <w:proofErr w:type="spellEnd"/>
        <w:r>
          <w:t xml:space="preserve">, R., </w:t>
        </w:r>
        <w:proofErr w:type="spellStart"/>
        <w:r>
          <w:t>Berendse</w:t>
        </w:r>
        <w:proofErr w:type="spellEnd"/>
        <w:r>
          <w:t xml:space="preserve">, F., Berg, M. P., </w:t>
        </w:r>
        <w:proofErr w:type="spellStart"/>
        <w:r>
          <w:t>Bruder</w:t>
        </w:r>
        <w:proofErr w:type="spellEnd"/>
        <w:r>
          <w:t xml:space="preserve">, A., </w:t>
        </w:r>
        <w:proofErr w:type="spellStart"/>
        <w:r>
          <w:t>Butenschoen</w:t>
        </w:r>
        <w:proofErr w:type="spellEnd"/>
        <w:r>
          <w:t xml:space="preserve">, O., Chauvet, E., </w:t>
        </w:r>
        <w:r>
          <w:lastRenderedPageBreak/>
          <w:t xml:space="preserve">Gessner, M. O., </w:t>
        </w:r>
        <w:proofErr w:type="spellStart"/>
        <w:r>
          <w:t>Jabiol</w:t>
        </w:r>
        <w:proofErr w:type="spellEnd"/>
        <w:r>
          <w:t xml:space="preserve">, J., </w:t>
        </w:r>
        <w:proofErr w:type="spellStart"/>
        <w:r>
          <w:t>Makkonen</w:t>
        </w:r>
        <w:proofErr w:type="spellEnd"/>
        <w:r>
          <w:t xml:space="preserve">, M., McKie, B. G., </w:t>
        </w:r>
        <w:proofErr w:type="spellStart"/>
        <w:r>
          <w:t>Malmqvist</w:t>
        </w:r>
        <w:proofErr w:type="spellEnd"/>
        <w:r>
          <w:t xml:space="preserve">, B., </w:t>
        </w:r>
        <w:proofErr w:type="spellStart"/>
        <w:r>
          <w:t>Peeters</w:t>
        </w:r>
        <w:proofErr w:type="spellEnd"/>
        <w:r>
          <w:t xml:space="preserve">, E. T. H. M., Scheu, S., Schmid, B., van </w:t>
        </w:r>
        <w:proofErr w:type="spellStart"/>
        <w:r>
          <w:t>Ruijven</w:t>
        </w:r>
        <w:proofErr w:type="spellEnd"/>
        <w:r>
          <w:t xml:space="preserve">, J., Vos, V. C. A., &amp; </w:t>
        </w:r>
        <w:proofErr w:type="spellStart"/>
        <w:r>
          <w:t>Hättenschwiler</w:t>
        </w:r>
        <w:proofErr w:type="spellEnd"/>
        <w:r>
          <w:t xml:space="preserve">, S. (2014). Consequences of biodiversity loss for litter decomposition across biomes. </w:t>
        </w:r>
        <w:r w:rsidRPr="00313A3C">
          <w:rPr>
            <w:i/>
            <w:rPrChange w:id="420" w:author="PHILIP ANTHONY MARTIN" w:date="2024-03-22T10:32:00Z">
              <w:rPr/>
            </w:rPrChange>
          </w:rPr>
          <w:t>Nature</w:t>
        </w:r>
        <w:r>
          <w:t xml:space="preserve">, </w:t>
        </w:r>
        <w:r w:rsidRPr="00313A3C">
          <w:rPr>
            <w:i/>
            <w:rPrChange w:id="421" w:author="PHILIP ANTHONY MARTIN" w:date="2024-03-22T10:32:00Z">
              <w:rPr/>
            </w:rPrChange>
          </w:rPr>
          <w:t>509</w:t>
        </w:r>
        <w:r>
          <w:t>(7499), 218–221. https://doi.org/10.1038/nature13247</w:t>
        </w:r>
      </w:ins>
    </w:p>
    <w:p w14:paraId="34727A2A" w14:textId="77777777" w:rsidR="00313A3C" w:rsidRDefault="00313A3C" w:rsidP="002338B0">
      <w:pPr>
        <w:widowControl w:val="0"/>
        <w:pBdr>
          <w:top w:val="nil"/>
          <w:left w:val="nil"/>
          <w:bottom w:val="nil"/>
          <w:right w:val="nil"/>
          <w:between w:val="nil"/>
        </w:pBdr>
        <w:spacing w:line="480" w:lineRule="auto"/>
        <w:ind w:left="720" w:hanging="720"/>
        <w:rPr>
          <w:ins w:id="422" w:author="PHILIP ANTHONY MARTIN" w:date="2024-03-22T10:32:00Z"/>
        </w:rPr>
      </w:pPr>
      <w:ins w:id="423" w:author="PHILIP ANTHONY MARTIN" w:date="2024-03-22T10:32:00Z">
        <w:r>
          <w:t xml:space="preserve">Hanson, P. J., &amp; Walker, A. P. (2020). Advancing global change biology through experimental manipulations: Where have we been and where might we go? </w:t>
        </w:r>
        <w:r w:rsidRPr="00313A3C">
          <w:rPr>
            <w:i/>
            <w:rPrChange w:id="424" w:author="PHILIP ANTHONY MARTIN" w:date="2024-03-22T10:32:00Z">
              <w:rPr/>
            </w:rPrChange>
          </w:rPr>
          <w:t>Global Change Biology</w:t>
        </w:r>
        <w:r>
          <w:t xml:space="preserve">, </w:t>
        </w:r>
        <w:r w:rsidRPr="00313A3C">
          <w:rPr>
            <w:i/>
            <w:rPrChange w:id="425" w:author="PHILIP ANTHONY MARTIN" w:date="2024-03-22T10:32:00Z">
              <w:rPr/>
            </w:rPrChange>
          </w:rPr>
          <w:t>26</w:t>
        </w:r>
        <w:r>
          <w:t>(1), 287–299. https://doi.org/10.1111/gcb.14894</w:t>
        </w:r>
      </w:ins>
    </w:p>
    <w:p w14:paraId="3327A512" w14:textId="77777777" w:rsidR="00313A3C" w:rsidRDefault="00313A3C" w:rsidP="002338B0">
      <w:pPr>
        <w:widowControl w:val="0"/>
        <w:pBdr>
          <w:top w:val="nil"/>
          <w:left w:val="nil"/>
          <w:bottom w:val="nil"/>
          <w:right w:val="nil"/>
          <w:between w:val="nil"/>
        </w:pBdr>
        <w:spacing w:line="480" w:lineRule="auto"/>
        <w:ind w:left="720" w:hanging="720"/>
        <w:rPr>
          <w:ins w:id="426" w:author="PHILIP ANTHONY MARTIN" w:date="2024-03-22T10:32:00Z"/>
        </w:rPr>
      </w:pPr>
      <w:ins w:id="427" w:author="PHILIP ANTHONY MARTIN" w:date="2024-03-22T10:32:00Z">
        <w:r>
          <w:t xml:space="preserve">Hedges, L. V., </w:t>
        </w:r>
        <w:proofErr w:type="spellStart"/>
        <w:r>
          <w:t>Gurevitch</w:t>
        </w:r>
        <w:proofErr w:type="spellEnd"/>
        <w:r>
          <w:t xml:space="preserve">, J., &amp; Curtis, P. S. (1999). The Meta-Analysis of Response Ratios in Experimental Ecology. </w:t>
        </w:r>
        <w:r w:rsidRPr="00313A3C">
          <w:rPr>
            <w:i/>
            <w:rPrChange w:id="428" w:author="PHILIP ANTHONY MARTIN" w:date="2024-03-22T10:32:00Z">
              <w:rPr/>
            </w:rPrChange>
          </w:rPr>
          <w:t>Ecology</w:t>
        </w:r>
        <w:r>
          <w:t xml:space="preserve">, </w:t>
        </w:r>
        <w:r w:rsidRPr="00313A3C">
          <w:rPr>
            <w:i/>
            <w:rPrChange w:id="429" w:author="PHILIP ANTHONY MARTIN" w:date="2024-03-22T10:32:00Z">
              <w:rPr/>
            </w:rPrChange>
          </w:rPr>
          <w:t>80</w:t>
        </w:r>
        <w:r>
          <w:t>(4), 1150–1156. https://doi.org/10.2307/177062</w:t>
        </w:r>
      </w:ins>
    </w:p>
    <w:p w14:paraId="4E8294EF" w14:textId="77777777" w:rsidR="00313A3C" w:rsidRDefault="00313A3C" w:rsidP="002338B0">
      <w:pPr>
        <w:widowControl w:val="0"/>
        <w:pBdr>
          <w:top w:val="nil"/>
          <w:left w:val="nil"/>
          <w:bottom w:val="nil"/>
          <w:right w:val="nil"/>
          <w:between w:val="nil"/>
        </w:pBdr>
        <w:spacing w:line="480" w:lineRule="auto"/>
        <w:ind w:left="720" w:hanging="720"/>
        <w:rPr>
          <w:ins w:id="430" w:author="PHILIP ANTHONY MARTIN" w:date="2024-03-22T10:32:00Z"/>
        </w:rPr>
      </w:pPr>
      <w:ins w:id="431" w:author="PHILIP ANTHONY MARTIN" w:date="2024-03-22T10:32:00Z">
        <w:r>
          <w:t xml:space="preserve">Hillebrand, H., Blasius, B., Borer, E. T., Chase, J. M., Downing, J. A., Eriksson, B. K., </w:t>
        </w:r>
        <w:proofErr w:type="spellStart"/>
        <w:r>
          <w:t>Filstrup</w:t>
        </w:r>
        <w:proofErr w:type="spellEnd"/>
        <w:r>
          <w:t xml:space="preserve">, C. T., </w:t>
        </w:r>
        <w:proofErr w:type="spellStart"/>
        <w:r>
          <w:t>Harpole</w:t>
        </w:r>
        <w:proofErr w:type="spellEnd"/>
        <w:r>
          <w:t xml:space="preserve">, W. S., </w:t>
        </w:r>
        <w:proofErr w:type="spellStart"/>
        <w:r>
          <w:t>Hodapp</w:t>
        </w:r>
        <w:proofErr w:type="spellEnd"/>
        <w:r>
          <w:t xml:space="preserve">, D., Larsen, S., </w:t>
        </w:r>
        <w:proofErr w:type="spellStart"/>
        <w:r>
          <w:t>Lewandowska</w:t>
        </w:r>
        <w:proofErr w:type="spellEnd"/>
        <w:r>
          <w:t xml:space="preserve">, A. M., </w:t>
        </w:r>
        <w:proofErr w:type="spellStart"/>
        <w:r>
          <w:t>Seabloom</w:t>
        </w:r>
        <w:proofErr w:type="spellEnd"/>
        <w:r>
          <w:t xml:space="preserve">, E. W., Van de Waal, D. B., &amp; </w:t>
        </w:r>
        <w:proofErr w:type="spellStart"/>
        <w:r>
          <w:t>Ryabov</w:t>
        </w:r>
        <w:proofErr w:type="spellEnd"/>
        <w:r>
          <w:t xml:space="preserve">, A. B. (2018). Biodiversity change is uncoupled from species richness trends: Consequences for conservation and monitoring. </w:t>
        </w:r>
        <w:r w:rsidRPr="00313A3C">
          <w:rPr>
            <w:i/>
            <w:rPrChange w:id="432" w:author="PHILIP ANTHONY MARTIN" w:date="2024-03-22T10:32:00Z">
              <w:rPr/>
            </w:rPrChange>
          </w:rPr>
          <w:t>The Journal of Applied Ecology</w:t>
        </w:r>
        <w:r>
          <w:t xml:space="preserve">, </w:t>
        </w:r>
        <w:r w:rsidRPr="00313A3C">
          <w:rPr>
            <w:i/>
            <w:rPrChange w:id="433" w:author="PHILIP ANTHONY MARTIN" w:date="2024-03-22T10:32:00Z">
              <w:rPr/>
            </w:rPrChange>
          </w:rPr>
          <w:t>55</w:t>
        </w:r>
        <w:r>
          <w:t>(1), 169–184. https://doi.org/10.1111/1365-2664.12959</w:t>
        </w:r>
      </w:ins>
    </w:p>
    <w:p w14:paraId="0B20B141" w14:textId="77777777" w:rsidR="00313A3C" w:rsidRDefault="00313A3C" w:rsidP="002338B0">
      <w:pPr>
        <w:widowControl w:val="0"/>
        <w:pBdr>
          <w:top w:val="nil"/>
          <w:left w:val="nil"/>
          <w:bottom w:val="nil"/>
          <w:right w:val="nil"/>
          <w:between w:val="nil"/>
        </w:pBdr>
        <w:spacing w:line="480" w:lineRule="auto"/>
        <w:ind w:left="720" w:hanging="720"/>
        <w:rPr>
          <w:ins w:id="434" w:author="PHILIP ANTHONY MARTIN" w:date="2024-03-22T10:32:00Z"/>
        </w:rPr>
      </w:pPr>
      <w:proofErr w:type="spellStart"/>
      <w:ins w:id="435" w:author="PHILIP ANTHONY MARTIN" w:date="2024-03-22T10:32:00Z">
        <w:r>
          <w:t>Homet</w:t>
        </w:r>
        <w:proofErr w:type="spellEnd"/>
        <w:r>
          <w:t xml:space="preserve">, P., Gómez-Aparicio, L., </w:t>
        </w:r>
        <w:proofErr w:type="spellStart"/>
        <w:r>
          <w:t>Matías</w:t>
        </w:r>
        <w:proofErr w:type="spellEnd"/>
        <w:r>
          <w:t xml:space="preserve">, L., &amp; Godoy, O. (2021). Soil fauna modulates the effect of experimental drought on litter decomposition in forests invaded by an exotic pathogen. </w:t>
        </w:r>
        <w:r w:rsidRPr="00313A3C">
          <w:rPr>
            <w:i/>
            <w:rPrChange w:id="436" w:author="PHILIP ANTHONY MARTIN" w:date="2024-03-22T10:32:00Z">
              <w:rPr/>
            </w:rPrChange>
          </w:rPr>
          <w:t>The Journal of Ecology</w:t>
        </w:r>
        <w:r>
          <w:t xml:space="preserve">, </w:t>
        </w:r>
        <w:r w:rsidRPr="00313A3C">
          <w:rPr>
            <w:i/>
            <w:rPrChange w:id="437" w:author="PHILIP ANTHONY MARTIN" w:date="2024-03-22T10:32:00Z">
              <w:rPr/>
            </w:rPrChange>
          </w:rPr>
          <w:t>109</w:t>
        </w:r>
        <w:r>
          <w:t>(8), 2963–2980. https://doi.org/10.1111/1365-2745.13711</w:t>
        </w:r>
      </w:ins>
    </w:p>
    <w:p w14:paraId="23C78DB9" w14:textId="77777777" w:rsidR="00313A3C" w:rsidRDefault="00313A3C" w:rsidP="002338B0">
      <w:pPr>
        <w:widowControl w:val="0"/>
        <w:pBdr>
          <w:top w:val="nil"/>
          <w:left w:val="nil"/>
          <w:bottom w:val="nil"/>
          <w:right w:val="nil"/>
          <w:between w:val="nil"/>
        </w:pBdr>
        <w:spacing w:line="480" w:lineRule="auto"/>
        <w:ind w:left="720" w:hanging="720"/>
        <w:rPr>
          <w:ins w:id="438" w:author="PHILIP ANTHONY MARTIN" w:date="2024-03-22T10:32:00Z"/>
        </w:rPr>
      </w:pPr>
      <w:proofErr w:type="spellStart"/>
      <w:ins w:id="439" w:author="PHILIP ANTHONY MARTIN" w:date="2024-03-22T10:32:00Z">
        <w:r>
          <w:t>Kardol</w:t>
        </w:r>
        <w:proofErr w:type="spellEnd"/>
        <w:r>
          <w:t xml:space="preserve">, P., Reynolds, W. N., Norby, R. J., &amp; Classen, A. T. (2011). Climate change effects on soil microarthropod abundance and community structure. </w:t>
        </w:r>
        <w:r w:rsidRPr="00313A3C">
          <w:rPr>
            <w:i/>
            <w:rPrChange w:id="440" w:author="PHILIP ANTHONY MARTIN" w:date="2024-03-22T10:32:00Z">
              <w:rPr/>
            </w:rPrChange>
          </w:rPr>
          <w:t>Applied Soil Ecology: A Section of Agriculture, Ecosystems &amp; Environment</w:t>
        </w:r>
        <w:r>
          <w:t xml:space="preserve">, </w:t>
        </w:r>
        <w:r w:rsidRPr="00313A3C">
          <w:rPr>
            <w:i/>
            <w:rPrChange w:id="441" w:author="PHILIP ANTHONY MARTIN" w:date="2024-03-22T10:32:00Z">
              <w:rPr/>
            </w:rPrChange>
          </w:rPr>
          <w:t>47</w:t>
        </w:r>
        <w:r>
          <w:t>(1), 37–44. https://doi.org/10.1016/j.apsoil.2010.11.001</w:t>
        </w:r>
      </w:ins>
    </w:p>
    <w:p w14:paraId="34903925" w14:textId="77777777" w:rsidR="00313A3C" w:rsidRDefault="00313A3C" w:rsidP="002338B0">
      <w:pPr>
        <w:widowControl w:val="0"/>
        <w:pBdr>
          <w:top w:val="nil"/>
          <w:left w:val="nil"/>
          <w:bottom w:val="nil"/>
          <w:right w:val="nil"/>
          <w:between w:val="nil"/>
        </w:pBdr>
        <w:spacing w:line="480" w:lineRule="auto"/>
        <w:ind w:left="720" w:hanging="720"/>
        <w:rPr>
          <w:ins w:id="442" w:author="PHILIP ANTHONY MARTIN" w:date="2024-03-22T10:32:00Z"/>
        </w:rPr>
      </w:pPr>
      <w:proofErr w:type="spellStart"/>
      <w:ins w:id="443" w:author="PHILIP ANTHONY MARTIN" w:date="2024-03-22T10:32:00Z">
        <w:r w:rsidRPr="00313A3C">
          <w:rPr>
            <w:lang w:val="es-ES"/>
            <w:rPrChange w:id="444" w:author="PHILIP ANTHONY MARTIN" w:date="2024-03-22T10:32:00Z">
              <w:rPr/>
            </w:rPrChange>
          </w:rPr>
          <w:t>Konno</w:t>
        </w:r>
        <w:proofErr w:type="spellEnd"/>
        <w:r w:rsidRPr="00313A3C">
          <w:rPr>
            <w:lang w:val="es-ES"/>
            <w:rPrChange w:id="445" w:author="PHILIP ANTHONY MARTIN" w:date="2024-03-22T10:32:00Z">
              <w:rPr/>
            </w:rPrChange>
          </w:rPr>
          <w:t xml:space="preserve">, K., </w:t>
        </w:r>
        <w:proofErr w:type="spellStart"/>
        <w:r w:rsidRPr="00313A3C">
          <w:rPr>
            <w:lang w:val="es-ES"/>
            <w:rPrChange w:id="446" w:author="PHILIP ANTHONY MARTIN" w:date="2024-03-22T10:32:00Z">
              <w:rPr/>
            </w:rPrChange>
          </w:rPr>
          <w:t>Akasaka</w:t>
        </w:r>
        <w:proofErr w:type="spellEnd"/>
        <w:r w:rsidRPr="00313A3C">
          <w:rPr>
            <w:lang w:val="es-ES"/>
            <w:rPrChange w:id="447" w:author="PHILIP ANTHONY MARTIN" w:date="2024-03-22T10:32:00Z">
              <w:rPr/>
            </w:rPrChange>
          </w:rPr>
          <w:t xml:space="preserve">, M., </w:t>
        </w:r>
        <w:proofErr w:type="spellStart"/>
        <w:r w:rsidRPr="00313A3C">
          <w:rPr>
            <w:lang w:val="es-ES"/>
            <w:rPrChange w:id="448" w:author="PHILIP ANTHONY MARTIN" w:date="2024-03-22T10:32:00Z">
              <w:rPr/>
            </w:rPrChange>
          </w:rPr>
          <w:t>Koshida</w:t>
        </w:r>
        <w:proofErr w:type="spellEnd"/>
        <w:r w:rsidRPr="00313A3C">
          <w:rPr>
            <w:lang w:val="es-ES"/>
            <w:rPrChange w:id="449" w:author="PHILIP ANTHONY MARTIN" w:date="2024-03-22T10:32:00Z">
              <w:rPr/>
            </w:rPrChange>
          </w:rPr>
          <w:t xml:space="preserve">, C., Katayama, N., Osada, N., </w:t>
        </w:r>
        <w:proofErr w:type="spellStart"/>
        <w:r w:rsidRPr="00313A3C">
          <w:rPr>
            <w:lang w:val="es-ES"/>
            <w:rPrChange w:id="450" w:author="PHILIP ANTHONY MARTIN" w:date="2024-03-22T10:32:00Z">
              <w:rPr/>
            </w:rPrChange>
          </w:rPr>
          <w:t>Spake</w:t>
        </w:r>
        <w:proofErr w:type="spellEnd"/>
        <w:r w:rsidRPr="00313A3C">
          <w:rPr>
            <w:lang w:val="es-ES"/>
            <w:rPrChange w:id="451" w:author="PHILIP ANTHONY MARTIN" w:date="2024-03-22T10:32:00Z">
              <w:rPr/>
            </w:rPrChange>
          </w:rPr>
          <w:t xml:space="preserve">, R., &amp; </w:t>
        </w:r>
        <w:proofErr w:type="spellStart"/>
        <w:r w:rsidRPr="00313A3C">
          <w:rPr>
            <w:lang w:val="es-ES"/>
            <w:rPrChange w:id="452" w:author="PHILIP ANTHONY MARTIN" w:date="2024-03-22T10:32:00Z">
              <w:rPr/>
            </w:rPrChange>
          </w:rPr>
          <w:t>Amano</w:t>
        </w:r>
        <w:proofErr w:type="spellEnd"/>
        <w:r w:rsidRPr="00313A3C">
          <w:rPr>
            <w:lang w:val="es-ES"/>
            <w:rPrChange w:id="453" w:author="PHILIP ANTHONY MARTIN" w:date="2024-03-22T10:32:00Z">
              <w:rPr/>
            </w:rPrChange>
          </w:rPr>
          <w:t xml:space="preserve">, T. (2020). </w:t>
        </w:r>
        <w:r>
          <w:t xml:space="preserve">Ignoring non-English-language studies may bias ecological meta-analyses. </w:t>
        </w:r>
        <w:r w:rsidRPr="00313A3C">
          <w:rPr>
            <w:i/>
            <w:rPrChange w:id="454" w:author="PHILIP ANTHONY MARTIN" w:date="2024-03-22T10:32:00Z">
              <w:rPr/>
            </w:rPrChange>
          </w:rPr>
          <w:t>Ecology and Evolution</w:t>
        </w:r>
        <w:r>
          <w:t xml:space="preserve">, </w:t>
        </w:r>
        <w:r w:rsidRPr="00313A3C">
          <w:rPr>
            <w:i/>
            <w:rPrChange w:id="455" w:author="PHILIP ANTHONY MARTIN" w:date="2024-03-22T10:32:00Z">
              <w:rPr/>
            </w:rPrChange>
          </w:rPr>
          <w:t>10</w:t>
        </w:r>
        <w:r>
          <w:t>(13), 6373–6384. https://doi.org/10.1002/ece3.6368</w:t>
        </w:r>
      </w:ins>
    </w:p>
    <w:p w14:paraId="6EAC3524" w14:textId="77777777" w:rsidR="00313A3C" w:rsidRDefault="00313A3C" w:rsidP="002338B0">
      <w:pPr>
        <w:widowControl w:val="0"/>
        <w:pBdr>
          <w:top w:val="nil"/>
          <w:left w:val="nil"/>
          <w:bottom w:val="nil"/>
          <w:right w:val="nil"/>
          <w:between w:val="nil"/>
        </w:pBdr>
        <w:spacing w:line="480" w:lineRule="auto"/>
        <w:ind w:left="720" w:hanging="720"/>
        <w:rPr>
          <w:ins w:id="456" w:author="PHILIP ANTHONY MARTIN" w:date="2024-03-22T10:32:00Z"/>
        </w:rPr>
      </w:pPr>
      <w:ins w:id="457" w:author="PHILIP ANTHONY MARTIN" w:date="2024-03-22T10:32:00Z">
        <w:r>
          <w:t>Konno, K., &amp; Pullin, A. S. (2020). Assessing the risk of bias in choice of search sources for environmental meta</w:t>
        </w:r>
        <w:r>
          <w:rPr>
            <w:rFonts w:ascii="Cambria Math" w:hAnsi="Cambria Math" w:cs="Cambria Math"/>
          </w:rPr>
          <w:t>‐</w:t>
        </w:r>
        <w:r>
          <w:t xml:space="preserve">analyses. </w:t>
        </w:r>
        <w:r w:rsidRPr="00313A3C">
          <w:rPr>
            <w:i/>
            <w:rPrChange w:id="458" w:author="PHILIP ANTHONY MARTIN" w:date="2024-03-22T10:32:00Z">
              <w:rPr/>
            </w:rPrChange>
          </w:rPr>
          <w:t>Research Synthesis Methods</w:t>
        </w:r>
        <w:r>
          <w:t xml:space="preserve">. </w:t>
        </w:r>
        <w:r>
          <w:lastRenderedPageBreak/>
          <w:t>https://doi.org/10.1002/jrsm.1433</w:t>
        </w:r>
      </w:ins>
    </w:p>
    <w:p w14:paraId="207CDB2D" w14:textId="77777777" w:rsidR="00313A3C" w:rsidRDefault="00313A3C" w:rsidP="002338B0">
      <w:pPr>
        <w:widowControl w:val="0"/>
        <w:pBdr>
          <w:top w:val="nil"/>
          <w:left w:val="nil"/>
          <w:bottom w:val="nil"/>
          <w:right w:val="nil"/>
          <w:between w:val="nil"/>
        </w:pBdr>
        <w:spacing w:line="480" w:lineRule="auto"/>
        <w:ind w:left="720" w:hanging="720"/>
        <w:rPr>
          <w:ins w:id="459" w:author="PHILIP ANTHONY MARTIN" w:date="2024-03-22T10:32:00Z"/>
        </w:rPr>
      </w:pPr>
      <w:proofErr w:type="spellStart"/>
      <w:ins w:id="460" w:author="PHILIP ANTHONY MARTIN" w:date="2024-03-22T10:32:00Z">
        <w:r>
          <w:t>Korell</w:t>
        </w:r>
        <w:proofErr w:type="spellEnd"/>
        <w:r>
          <w:t xml:space="preserve">, L., </w:t>
        </w:r>
        <w:proofErr w:type="spellStart"/>
        <w:r>
          <w:t>Auge</w:t>
        </w:r>
        <w:proofErr w:type="spellEnd"/>
        <w:r>
          <w:t xml:space="preserve">, H., Chase, J. M., </w:t>
        </w:r>
        <w:proofErr w:type="spellStart"/>
        <w:r>
          <w:t>Harpole</w:t>
        </w:r>
        <w:proofErr w:type="spellEnd"/>
        <w:r>
          <w:t xml:space="preserve">, S., &amp; Knight, T. M. (2020). We need more realistic climate change experiments for understanding ecosystems of the future. </w:t>
        </w:r>
        <w:r w:rsidRPr="00313A3C">
          <w:rPr>
            <w:i/>
            <w:rPrChange w:id="461" w:author="PHILIP ANTHONY MARTIN" w:date="2024-03-22T10:32:00Z">
              <w:rPr/>
            </w:rPrChange>
          </w:rPr>
          <w:t>Global Change Biology</w:t>
        </w:r>
        <w:r>
          <w:t xml:space="preserve">, </w:t>
        </w:r>
        <w:r w:rsidRPr="00313A3C">
          <w:rPr>
            <w:i/>
            <w:rPrChange w:id="462" w:author="PHILIP ANTHONY MARTIN" w:date="2024-03-22T10:32:00Z">
              <w:rPr/>
            </w:rPrChange>
          </w:rPr>
          <w:t>26</w:t>
        </w:r>
        <w:r>
          <w:t>(2), 325–327. https://doi.org/10.1111/gcb.14797</w:t>
        </w:r>
      </w:ins>
    </w:p>
    <w:p w14:paraId="5F830C35" w14:textId="77777777" w:rsidR="00313A3C" w:rsidRDefault="00313A3C" w:rsidP="002338B0">
      <w:pPr>
        <w:widowControl w:val="0"/>
        <w:pBdr>
          <w:top w:val="nil"/>
          <w:left w:val="nil"/>
          <w:bottom w:val="nil"/>
          <w:right w:val="nil"/>
          <w:between w:val="nil"/>
        </w:pBdr>
        <w:spacing w:line="480" w:lineRule="auto"/>
        <w:ind w:left="720" w:hanging="720"/>
        <w:rPr>
          <w:ins w:id="463" w:author="PHILIP ANTHONY MARTIN" w:date="2024-03-22T10:32:00Z"/>
        </w:rPr>
      </w:pPr>
      <w:proofErr w:type="spellStart"/>
      <w:ins w:id="464" w:author="PHILIP ANTHONY MARTIN" w:date="2024-03-22T10:32:00Z">
        <w:r>
          <w:t>Korell</w:t>
        </w:r>
        <w:proofErr w:type="spellEnd"/>
        <w:r>
          <w:t xml:space="preserve">, L., </w:t>
        </w:r>
        <w:proofErr w:type="spellStart"/>
        <w:r>
          <w:t>Auge</w:t>
        </w:r>
        <w:proofErr w:type="spellEnd"/>
        <w:r>
          <w:t xml:space="preserve">, H., Chase, J. M., </w:t>
        </w:r>
        <w:proofErr w:type="spellStart"/>
        <w:r>
          <w:t>Harpole</w:t>
        </w:r>
        <w:proofErr w:type="spellEnd"/>
        <w:r>
          <w:t xml:space="preserve">, W. S., &amp; Knight, T. M. (2021). Responses of plant diversity to precipitation change are strongest at local spatial scales and in drylands. </w:t>
        </w:r>
        <w:r w:rsidRPr="00313A3C">
          <w:rPr>
            <w:i/>
            <w:rPrChange w:id="465" w:author="PHILIP ANTHONY MARTIN" w:date="2024-03-22T10:32:00Z">
              <w:rPr/>
            </w:rPrChange>
          </w:rPr>
          <w:t>Nature Communications</w:t>
        </w:r>
        <w:r>
          <w:t xml:space="preserve">, </w:t>
        </w:r>
        <w:r w:rsidRPr="00313A3C">
          <w:rPr>
            <w:i/>
            <w:rPrChange w:id="466" w:author="PHILIP ANTHONY MARTIN" w:date="2024-03-22T10:32:00Z">
              <w:rPr/>
            </w:rPrChange>
          </w:rPr>
          <w:t>12</w:t>
        </w:r>
        <w:r>
          <w:t>(1), 2489. https://doi.org/10.1038/s41467-021-22766-0</w:t>
        </w:r>
      </w:ins>
    </w:p>
    <w:p w14:paraId="268A6FB9" w14:textId="77777777" w:rsidR="00313A3C" w:rsidRDefault="00313A3C" w:rsidP="002338B0">
      <w:pPr>
        <w:widowControl w:val="0"/>
        <w:pBdr>
          <w:top w:val="nil"/>
          <w:left w:val="nil"/>
          <w:bottom w:val="nil"/>
          <w:right w:val="nil"/>
          <w:between w:val="nil"/>
        </w:pBdr>
        <w:spacing w:line="480" w:lineRule="auto"/>
        <w:ind w:left="720" w:hanging="720"/>
        <w:rPr>
          <w:ins w:id="467" w:author="PHILIP ANTHONY MARTIN" w:date="2024-03-22T10:32:00Z"/>
        </w:rPr>
      </w:pPr>
      <w:proofErr w:type="spellStart"/>
      <w:ins w:id="468" w:author="PHILIP ANTHONY MARTIN" w:date="2024-03-22T10:32:00Z">
        <w:r>
          <w:t>Koricheva</w:t>
        </w:r>
        <w:proofErr w:type="spellEnd"/>
        <w:r>
          <w:t xml:space="preserve">, J., &amp; </w:t>
        </w:r>
        <w:proofErr w:type="spellStart"/>
        <w:r>
          <w:t>Kulinskaya</w:t>
        </w:r>
        <w:proofErr w:type="spellEnd"/>
        <w:r>
          <w:t xml:space="preserve">, E. (2019). Temporal Instability of Evidence Base: A Threat to Policy Making? </w:t>
        </w:r>
        <w:r w:rsidRPr="00313A3C">
          <w:rPr>
            <w:i/>
            <w:rPrChange w:id="469" w:author="PHILIP ANTHONY MARTIN" w:date="2024-03-22T10:32:00Z">
              <w:rPr/>
            </w:rPrChange>
          </w:rPr>
          <w:t>Trends in Ecology &amp; Evolution</w:t>
        </w:r>
        <w:r>
          <w:t xml:space="preserve">, </w:t>
        </w:r>
        <w:r w:rsidRPr="00313A3C">
          <w:rPr>
            <w:i/>
            <w:rPrChange w:id="470" w:author="PHILIP ANTHONY MARTIN" w:date="2024-03-22T10:32:00Z">
              <w:rPr/>
            </w:rPrChange>
          </w:rPr>
          <w:t>34</w:t>
        </w:r>
        <w:r>
          <w:t>(10), 895–902. https://doi.org/10.1016/j.tree.2019.05.006</w:t>
        </w:r>
      </w:ins>
    </w:p>
    <w:p w14:paraId="64FA6379" w14:textId="77777777" w:rsidR="00313A3C" w:rsidRDefault="00313A3C" w:rsidP="002338B0">
      <w:pPr>
        <w:widowControl w:val="0"/>
        <w:pBdr>
          <w:top w:val="nil"/>
          <w:left w:val="nil"/>
          <w:bottom w:val="nil"/>
          <w:right w:val="nil"/>
          <w:between w:val="nil"/>
        </w:pBdr>
        <w:spacing w:line="480" w:lineRule="auto"/>
        <w:ind w:left="720" w:hanging="720"/>
        <w:rPr>
          <w:ins w:id="471" w:author="PHILIP ANTHONY MARTIN" w:date="2024-03-22T10:32:00Z"/>
        </w:rPr>
      </w:pPr>
      <w:proofErr w:type="spellStart"/>
      <w:ins w:id="472" w:author="PHILIP ANTHONY MARTIN" w:date="2024-03-22T10:32:00Z">
        <w:r>
          <w:t>Kröel</w:t>
        </w:r>
        <w:proofErr w:type="spellEnd"/>
        <w:r>
          <w:t xml:space="preserve">-Dulay, G., </w:t>
        </w:r>
        <w:proofErr w:type="spellStart"/>
        <w:r>
          <w:t>Mojzes</w:t>
        </w:r>
        <w:proofErr w:type="spellEnd"/>
        <w:r>
          <w:t xml:space="preserve">, A., </w:t>
        </w:r>
        <w:proofErr w:type="spellStart"/>
        <w:r>
          <w:t>Szitár</w:t>
        </w:r>
        <w:proofErr w:type="spellEnd"/>
        <w:r>
          <w:t xml:space="preserve">, K., Bahn, M., </w:t>
        </w:r>
        <w:proofErr w:type="spellStart"/>
        <w:r>
          <w:t>Batáry</w:t>
        </w:r>
        <w:proofErr w:type="spellEnd"/>
        <w:r>
          <w:t xml:space="preserve">, P., </w:t>
        </w:r>
        <w:proofErr w:type="spellStart"/>
        <w:r>
          <w:t>Beier</w:t>
        </w:r>
        <w:proofErr w:type="spellEnd"/>
        <w:r>
          <w:t xml:space="preserve">, C., </w:t>
        </w:r>
        <w:proofErr w:type="spellStart"/>
        <w:r>
          <w:t>Bilton</w:t>
        </w:r>
        <w:proofErr w:type="spellEnd"/>
        <w:r>
          <w:t xml:space="preserve">, M., De </w:t>
        </w:r>
        <w:proofErr w:type="spellStart"/>
        <w:r>
          <w:t>Boeck</w:t>
        </w:r>
        <w:proofErr w:type="spellEnd"/>
        <w:r>
          <w:t xml:space="preserve">, H. J., Dukes, J. S., </w:t>
        </w:r>
        <w:proofErr w:type="spellStart"/>
        <w:r>
          <w:t>Estiarte</w:t>
        </w:r>
        <w:proofErr w:type="spellEnd"/>
        <w:r>
          <w:t xml:space="preserve">, M., Holub, P., Jentsch, A., Schmidt, I. K., </w:t>
        </w:r>
        <w:proofErr w:type="spellStart"/>
        <w:r>
          <w:t>Kreyling</w:t>
        </w:r>
        <w:proofErr w:type="spellEnd"/>
        <w:r>
          <w:t xml:space="preserve">, J., </w:t>
        </w:r>
        <w:proofErr w:type="spellStart"/>
        <w:r>
          <w:t>Reinsch</w:t>
        </w:r>
        <w:proofErr w:type="spellEnd"/>
        <w:r>
          <w:t xml:space="preserve">, S., Larsen, K. S., Sternberg, M., </w:t>
        </w:r>
        <w:proofErr w:type="spellStart"/>
        <w:r>
          <w:t>Tielbörger</w:t>
        </w:r>
        <w:proofErr w:type="spellEnd"/>
        <w:r>
          <w:t xml:space="preserve">, K., </w:t>
        </w:r>
        <w:proofErr w:type="spellStart"/>
        <w:r>
          <w:t>Tietema</w:t>
        </w:r>
        <w:proofErr w:type="spellEnd"/>
        <w:r>
          <w:t xml:space="preserve">, A., … </w:t>
        </w:r>
        <w:proofErr w:type="spellStart"/>
        <w:r>
          <w:t>Peñuelas</w:t>
        </w:r>
        <w:proofErr w:type="spellEnd"/>
        <w:r>
          <w:t xml:space="preserve">, J. (2022). Field experiments underestimate aboveground biomass response to drought. </w:t>
        </w:r>
        <w:r w:rsidRPr="00313A3C">
          <w:rPr>
            <w:i/>
            <w:rPrChange w:id="473" w:author="PHILIP ANTHONY MARTIN" w:date="2024-03-22T10:32:00Z">
              <w:rPr/>
            </w:rPrChange>
          </w:rPr>
          <w:t>Nature Ecology &amp; Evolution</w:t>
        </w:r>
        <w:r>
          <w:t xml:space="preserve">, </w:t>
        </w:r>
        <w:r w:rsidRPr="00313A3C">
          <w:rPr>
            <w:i/>
            <w:rPrChange w:id="474" w:author="PHILIP ANTHONY MARTIN" w:date="2024-03-22T10:32:00Z">
              <w:rPr/>
            </w:rPrChange>
          </w:rPr>
          <w:t>6</w:t>
        </w:r>
        <w:r>
          <w:t>(5), 540–545. https://doi.org/10.1038/s41559-022-01685-3</w:t>
        </w:r>
      </w:ins>
    </w:p>
    <w:p w14:paraId="3A4133B6" w14:textId="77777777" w:rsidR="00313A3C" w:rsidRDefault="00313A3C" w:rsidP="002338B0">
      <w:pPr>
        <w:widowControl w:val="0"/>
        <w:pBdr>
          <w:top w:val="nil"/>
          <w:left w:val="nil"/>
          <w:bottom w:val="nil"/>
          <w:right w:val="nil"/>
          <w:between w:val="nil"/>
        </w:pBdr>
        <w:spacing w:line="480" w:lineRule="auto"/>
        <w:ind w:left="720" w:hanging="720"/>
        <w:rPr>
          <w:ins w:id="475" w:author="PHILIP ANTHONY MARTIN" w:date="2024-03-22T10:32:00Z"/>
        </w:rPr>
      </w:pPr>
      <w:proofErr w:type="spellStart"/>
      <w:ins w:id="476" w:author="PHILIP ANTHONY MARTIN" w:date="2024-03-22T10:32:00Z">
        <w:r>
          <w:t>Landesman</w:t>
        </w:r>
        <w:proofErr w:type="spellEnd"/>
        <w:r>
          <w:t xml:space="preserve">, W. J., </w:t>
        </w:r>
        <w:proofErr w:type="spellStart"/>
        <w:r>
          <w:t>Treonis</w:t>
        </w:r>
        <w:proofErr w:type="spellEnd"/>
        <w:r>
          <w:t xml:space="preserve">, A. M., &amp; Dighton, J. (2011). Effects of a one-year rainfall manipulation on soil nematode abundances and community composition. </w:t>
        </w:r>
        <w:proofErr w:type="spellStart"/>
        <w:r w:rsidRPr="00313A3C">
          <w:rPr>
            <w:i/>
            <w:rPrChange w:id="477" w:author="PHILIP ANTHONY MARTIN" w:date="2024-03-22T10:32:00Z">
              <w:rPr/>
            </w:rPrChange>
          </w:rPr>
          <w:t>Pedobiologia</w:t>
        </w:r>
        <w:proofErr w:type="spellEnd"/>
        <w:r>
          <w:t xml:space="preserve">, </w:t>
        </w:r>
        <w:r w:rsidRPr="00313A3C">
          <w:rPr>
            <w:i/>
            <w:rPrChange w:id="478" w:author="PHILIP ANTHONY MARTIN" w:date="2024-03-22T10:32:00Z">
              <w:rPr/>
            </w:rPrChange>
          </w:rPr>
          <w:t>54</w:t>
        </w:r>
        <w:r>
          <w:t>(2), 87–91. https://doi.org/10.1016/j.pedobi.2010.10.002</w:t>
        </w:r>
      </w:ins>
    </w:p>
    <w:p w14:paraId="1A5DE28D" w14:textId="77777777" w:rsidR="00313A3C" w:rsidRDefault="00313A3C" w:rsidP="002338B0">
      <w:pPr>
        <w:widowControl w:val="0"/>
        <w:pBdr>
          <w:top w:val="nil"/>
          <w:left w:val="nil"/>
          <w:bottom w:val="nil"/>
          <w:right w:val="nil"/>
          <w:between w:val="nil"/>
        </w:pBdr>
        <w:spacing w:line="480" w:lineRule="auto"/>
        <w:ind w:left="720" w:hanging="720"/>
        <w:rPr>
          <w:ins w:id="479" w:author="PHILIP ANTHONY MARTIN" w:date="2024-03-22T10:32:00Z"/>
        </w:rPr>
      </w:pPr>
      <w:ins w:id="480" w:author="PHILIP ANTHONY MARTIN" w:date="2024-03-22T10:32:00Z">
        <w:r>
          <w:t xml:space="preserve">Lensing, J. R., Todd, S., &amp; Wise, D. H. (2005). The impact of altered precipitation on spatial stratification and activity-densities of springtails (Collembola) and spiders (Araneae). </w:t>
        </w:r>
        <w:r w:rsidRPr="00313A3C">
          <w:rPr>
            <w:i/>
            <w:rPrChange w:id="481" w:author="PHILIP ANTHONY MARTIN" w:date="2024-03-22T10:32:00Z">
              <w:rPr/>
            </w:rPrChange>
          </w:rPr>
          <w:t>Ecological Entomology</w:t>
        </w:r>
        <w:r>
          <w:t xml:space="preserve">, </w:t>
        </w:r>
        <w:r w:rsidRPr="00313A3C">
          <w:rPr>
            <w:i/>
            <w:rPrChange w:id="482" w:author="PHILIP ANTHONY MARTIN" w:date="2024-03-22T10:32:00Z">
              <w:rPr/>
            </w:rPrChange>
          </w:rPr>
          <w:t>30</w:t>
        </w:r>
        <w:r>
          <w:t>(2), 194–200. https://doi.org/10.1111/j.0307-6946.2005.00669.x</w:t>
        </w:r>
      </w:ins>
    </w:p>
    <w:p w14:paraId="26F65062" w14:textId="77777777" w:rsidR="00313A3C" w:rsidRDefault="00313A3C" w:rsidP="002338B0">
      <w:pPr>
        <w:widowControl w:val="0"/>
        <w:pBdr>
          <w:top w:val="nil"/>
          <w:left w:val="nil"/>
          <w:bottom w:val="nil"/>
          <w:right w:val="nil"/>
          <w:between w:val="nil"/>
        </w:pBdr>
        <w:spacing w:line="480" w:lineRule="auto"/>
        <w:ind w:left="720" w:hanging="720"/>
        <w:rPr>
          <w:ins w:id="483" w:author="PHILIP ANTHONY MARTIN" w:date="2024-03-22T10:32:00Z"/>
        </w:rPr>
      </w:pPr>
      <w:ins w:id="484" w:author="PHILIP ANTHONY MARTIN" w:date="2024-03-22T10:32:00Z">
        <w:r>
          <w:t xml:space="preserve">Lindberg, N., </w:t>
        </w:r>
        <w:proofErr w:type="spellStart"/>
        <w:r>
          <w:t>Engtsson</w:t>
        </w:r>
        <w:proofErr w:type="spellEnd"/>
        <w:r>
          <w:t xml:space="preserve">, J. B., &amp; Persson, T. (2002). Effects of experimental irrigation and drought on the composition and diversity of soil fauna in a coniferous stand. </w:t>
        </w:r>
        <w:r w:rsidRPr="00313A3C">
          <w:rPr>
            <w:i/>
            <w:rPrChange w:id="485" w:author="PHILIP ANTHONY MARTIN" w:date="2024-03-22T10:32:00Z">
              <w:rPr/>
            </w:rPrChange>
          </w:rPr>
          <w:t>The Journal of Applied Ecology</w:t>
        </w:r>
        <w:r>
          <w:t xml:space="preserve">, </w:t>
        </w:r>
        <w:r w:rsidRPr="00313A3C">
          <w:rPr>
            <w:i/>
            <w:rPrChange w:id="486" w:author="PHILIP ANTHONY MARTIN" w:date="2024-03-22T10:32:00Z">
              <w:rPr/>
            </w:rPrChange>
          </w:rPr>
          <w:t>39</w:t>
        </w:r>
        <w:r>
          <w:t>(6), 924–936. https://doi.org/10.1046/j.1365-2664.2002.00769.x</w:t>
        </w:r>
      </w:ins>
    </w:p>
    <w:p w14:paraId="7A60F84E" w14:textId="77777777" w:rsidR="00313A3C" w:rsidRDefault="00313A3C" w:rsidP="002338B0">
      <w:pPr>
        <w:widowControl w:val="0"/>
        <w:pBdr>
          <w:top w:val="nil"/>
          <w:left w:val="nil"/>
          <w:bottom w:val="nil"/>
          <w:right w:val="nil"/>
          <w:between w:val="nil"/>
        </w:pBdr>
        <w:spacing w:line="480" w:lineRule="auto"/>
        <w:ind w:left="720" w:hanging="720"/>
        <w:rPr>
          <w:ins w:id="487" w:author="PHILIP ANTHONY MARTIN" w:date="2024-03-22T10:32:00Z"/>
        </w:rPr>
      </w:pPr>
      <w:ins w:id="488" w:author="PHILIP ANTHONY MARTIN" w:date="2024-03-22T10:32:00Z">
        <w:r>
          <w:lastRenderedPageBreak/>
          <w:t xml:space="preserve">Liu, M., Miao, X., &amp; Hua, F. (2023). The perils of measuring biodiversity responses to habitat change using mixed metrics. </w:t>
        </w:r>
        <w:r w:rsidRPr="00313A3C">
          <w:rPr>
            <w:i/>
            <w:rPrChange w:id="489" w:author="PHILIP ANTHONY MARTIN" w:date="2024-03-22T10:32:00Z">
              <w:rPr/>
            </w:rPrChange>
          </w:rPr>
          <w:t>Conservation Letters</w:t>
        </w:r>
        <w:r>
          <w:t xml:space="preserve">, </w:t>
        </w:r>
        <w:r w:rsidRPr="00313A3C">
          <w:rPr>
            <w:i/>
            <w:rPrChange w:id="490" w:author="PHILIP ANTHONY MARTIN" w:date="2024-03-22T10:32:00Z">
              <w:rPr/>
            </w:rPrChange>
          </w:rPr>
          <w:t>16</w:t>
        </w:r>
        <w:r>
          <w:t>(4). https://doi.org/10.1111/conl.12959</w:t>
        </w:r>
      </w:ins>
    </w:p>
    <w:p w14:paraId="5F63AD94" w14:textId="77777777" w:rsidR="00313A3C" w:rsidRDefault="00313A3C" w:rsidP="002338B0">
      <w:pPr>
        <w:widowControl w:val="0"/>
        <w:pBdr>
          <w:top w:val="nil"/>
          <w:left w:val="nil"/>
          <w:bottom w:val="nil"/>
          <w:right w:val="nil"/>
          <w:between w:val="nil"/>
        </w:pBdr>
        <w:spacing w:line="480" w:lineRule="auto"/>
        <w:ind w:left="720" w:hanging="720"/>
        <w:rPr>
          <w:ins w:id="491" w:author="PHILIP ANTHONY MARTIN" w:date="2024-03-22T10:32:00Z"/>
        </w:rPr>
      </w:pPr>
      <w:ins w:id="492" w:author="PHILIP ANTHONY MARTIN" w:date="2024-03-22T10:32:00Z">
        <w:r>
          <w:t xml:space="preserve">Liu, T., Mao, P., Shi, L., Wang, Z., Wang, X., He, X., Tao, L., Liu, Z., Zhou, L., Shao, Y., &amp; Fu, S. (2020). Contrasting effects of nitrogen deposition and increased precipitation on soil nematode communities in a temperate forest. </w:t>
        </w:r>
        <w:r w:rsidRPr="00313A3C">
          <w:rPr>
            <w:i/>
            <w:rPrChange w:id="493" w:author="PHILIP ANTHONY MARTIN" w:date="2024-03-22T10:32:00Z">
              <w:rPr/>
            </w:rPrChange>
          </w:rPr>
          <w:t>Soil Biology &amp; Biochemistry</w:t>
        </w:r>
        <w:r>
          <w:t xml:space="preserve">, </w:t>
        </w:r>
        <w:r w:rsidRPr="00313A3C">
          <w:rPr>
            <w:i/>
            <w:rPrChange w:id="494" w:author="PHILIP ANTHONY MARTIN" w:date="2024-03-22T10:32:00Z">
              <w:rPr/>
            </w:rPrChange>
          </w:rPr>
          <w:t>148</w:t>
        </w:r>
        <w:r>
          <w:t>, 107869. https://doi.org/10.1016/j.soilbio.2020.107869</w:t>
        </w:r>
      </w:ins>
    </w:p>
    <w:p w14:paraId="71ECBD1F" w14:textId="77777777" w:rsidR="00313A3C" w:rsidRDefault="00313A3C" w:rsidP="002338B0">
      <w:pPr>
        <w:widowControl w:val="0"/>
        <w:pBdr>
          <w:top w:val="nil"/>
          <w:left w:val="nil"/>
          <w:bottom w:val="nil"/>
          <w:right w:val="nil"/>
          <w:between w:val="nil"/>
        </w:pBdr>
        <w:spacing w:line="480" w:lineRule="auto"/>
        <w:ind w:left="720" w:hanging="720"/>
        <w:rPr>
          <w:ins w:id="495" w:author="PHILIP ANTHONY MARTIN" w:date="2024-03-22T10:32:00Z"/>
        </w:rPr>
      </w:pPr>
      <w:proofErr w:type="spellStart"/>
      <w:ins w:id="496" w:author="PHILIP ANTHONY MARTIN" w:date="2024-03-22T10:32:00Z">
        <w:r>
          <w:t>Llorente-Culebras</w:t>
        </w:r>
        <w:proofErr w:type="spellEnd"/>
        <w:r>
          <w:t xml:space="preserve">, S., Ladle, R. J., &amp; Santos, A. M. C. (2023). Publication trends in global biodiversity research on protected areas. </w:t>
        </w:r>
        <w:r w:rsidRPr="00313A3C">
          <w:rPr>
            <w:i/>
            <w:rPrChange w:id="497" w:author="PHILIP ANTHONY MARTIN" w:date="2024-03-22T10:32:00Z">
              <w:rPr/>
            </w:rPrChange>
          </w:rPr>
          <w:t>Biological Conservation</w:t>
        </w:r>
        <w:r>
          <w:t xml:space="preserve">, </w:t>
        </w:r>
        <w:r w:rsidRPr="00313A3C">
          <w:rPr>
            <w:i/>
            <w:rPrChange w:id="498" w:author="PHILIP ANTHONY MARTIN" w:date="2024-03-22T10:32:00Z">
              <w:rPr/>
            </w:rPrChange>
          </w:rPr>
          <w:t>281</w:t>
        </w:r>
        <w:r>
          <w:t>, 109988. https://doi.org/10.1016/j.biocon.2023.109988</w:t>
        </w:r>
      </w:ins>
    </w:p>
    <w:p w14:paraId="1A9A03DB" w14:textId="77777777" w:rsidR="00313A3C" w:rsidRDefault="00313A3C" w:rsidP="002338B0">
      <w:pPr>
        <w:widowControl w:val="0"/>
        <w:pBdr>
          <w:top w:val="nil"/>
          <w:left w:val="nil"/>
          <w:bottom w:val="nil"/>
          <w:right w:val="nil"/>
          <w:between w:val="nil"/>
        </w:pBdr>
        <w:spacing w:line="480" w:lineRule="auto"/>
        <w:ind w:left="720" w:hanging="720"/>
        <w:rPr>
          <w:ins w:id="499" w:author="PHILIP ANTHONY MARTIN" w:date="2024-03-22T10:32:00Z"/>
        </w:rPr>
      </w:pPr>
      <w:proofErr w:type="spellStart"/>
      <w:ins w:id="500" w:author="PHILIP ANTHONY MARTIN" w:date="2024-03-22T10:32:00Z">
        <w:r>
          <w:t>Maraldo</w:t>
        </w:r>
        <w:proofErr w:type="spellEnd"/>
        <w:r>
          <w:t xml:space="preserve">, K., </w:t>
        </w:r>
        <w:proofErr w:type="spellStart"/>
        <w:r>
          <w:t>Ravn</w:t>
        </w:r>
        <w:proofErr w:type="spellEnd"/>
        <w:r>
          <w:t xml:space="preserve">, H. W., </w:t>
        </w:r>
        <w:proofErr w:type="spellStart"/>
        <w:r>
          <w:t>Slotsbo</w:t>
        </w:r>
        <w:proofErr w:type="spellEnd"/>
        <w:r>
          <w:t xml:space="preserve">, S., &amp; </w:t>
        </w:r>
        <w:proofErr w:type="spellStart"/>
        <w:r>
          <w:t>Holmstrup</w:t>
        </w:r>
        <w:proofErr w:type="spellEnd"/>
        <w:r>
          <w:t xml:space="preserve">, M. (2009). Responses to acute and chronic desiccation stress in </w:t>
        </w:r>
        <w:proofErr w:type="spellStart"/>
        <w:r>
          <w:t>Enchytraeus</w:t>
        </w:r>
        <w:proofErr w:type="spellEnd"/>
        <w:r>
          <w:t xml:space="preserve"> (Oligochaeta: </w:t>
        </w:r>
        <w:proofErr w:type="spellStart"/>
        <w:r>
          <w:t>Enchytraeidae</w:t>
        </w:r>
        <w:proofErr w:type="spellEnd"/>
        <w:r>
          <w:t xml:space="preserve">). </w:t>
        </w:r>
        <w:r w:rsidRPr="00313A3C">
          <w:rPr>
            <w:i/>
            <w:rPrChange w:id="501" w:author="PHILIP ANTHONY MARTIN" w:date="2024-03-22T10:32:00Z">
              <w:rPr/>
            </w:rPrChange>
          </w:rPr>
          <w:t>Journal of Comparative Physiology. B, Biochemical, Systemic, and Environmental Physiology</w:t>
        </w:r>
        <w:r>
          <w:t xml:space="preserve">, </w:t>
        </w:r>
        <w:r w:rsidRPr="00313A3C">
          <w:rPr>
            <w:i/>
            <w:rPrChange w:id="502" w:author="PHILIP ANTHONY MARTIN" w:date="2024-03-22T10:32:00Z">
              <w:rPr/>
            </w:rPrChange>
          </w:rPr>
          <w:t>179</w:t>
        </w:r>
        <w:r>
          <w:t>(2), 113–123. https://doi.org/10.1007/s00360-008-0305-5</w:t>
        </w:r>
      </w:ins>
    </w:p>
    <w:p w14:paraId="103999CA" w14:textId="77777777" w:rsidR="00313A3C" w:rsidRDefault="00313A3C" w:rsidP="002338B0">
      <w:pPr>
        <w:widowControl w:val="0"/>
        <w:pBdr>
          <w:top w:val="nil"/>
          <w:left w:val="nil"/>
          <w:bottom w:val="nil"/>
          <w:right w:val="nil"/>
          <w:between w:val="nil"/>
        </w:pBdr>
        <w:spacing w:line="480" w:lineRule="auto"/>
        <w:ind w:left="720" w:hanging="720"/>
        <w:rPr>
          <w:ins w:id="503" w:author="PHILIP ANTHONY MARTIN" w:date="2024-03-22T10:32:00Z"/>
        </w:rPr>
      </w:pPr>
      <w:ins w:id="504" w:author="PHILIP ANTHONY MARTIN" w:date="2024-03-22T10:32:00Z">
        <w:r>
          <w:t xml:space="preserve">Martin, P. A. (2021). </w:t>
        </w:r>
        <w:proofErr w:type="spellStart"/>
        <w:r w:rsidRPr="00313A3C">
          <w:rPr>
            <w:i/>
            <w:rPrChange w:id="505" w:author="PHILIP ANTHONY MARTIN" w:date="2024-03-22T10:32:00Z">
              <w:rPr/>
            </w:rPrChange>
          </w:rPr>
          <w:t>Soil_fauna_systematic_map</w:t>
        </w:r>
        <w:proofErr w:type="spellEnd"/>
        <w:r>
          <w:t>. https://sysrev.com/p/98916</w:t>
        </w:r>
      </w:ins>
    </w:p>
    <w:p w14:paraId="519ACEED" w14:textId="77777777" w:rsidR="00313A3C" w:rsidRDefault="00313A3C" w:rsidP="002338B0">
      <w:pPr>
        <w:widowControl w:val="0"/>
        <w:pBdr>
          <w:top w:val="nil"/>
          <w:left w:val="nil"/>
          <w:bottom w:val="nil"/>
          <w:right w:val="nil"/>
          <w:between w:val="nil"/>
        </w:pBdr>
        <w:spacing w:line="480" w:lineRule="auto"/>
        <w:ind w:left="720" w:hanging="720"/>
        <w:rPr>
          <w:ins w:id="506" w:author="PHILIP ANTHONY MARTIN" w:date="2024-03-22T10:32:00Z"/>
        </w:rPr>
      </w:pPr>
      <w:ins w:id="507" w:author="PHILIP ANTHONY MARTIN" w:date="2024-03-22T10:32:00Z">
        <w:r w:rsidRPr="00313A3C">
          <w:rPr>
            <w:lang w:val="es-ES"/>
            <w:rPrChange w:id="508" w:author="PHILIP ANTHONY MARTIN" w:date="2024-03-22T10:32:00Z">
              <w:rPr/>
            </w:rPrChange>
          </w:rPr>
          <w:t xml:space="preserve">Martin, P. A., Izquierdo, L. P., </w:t>
        </w:r>
        <w:proofErr w:type="spellStart"/>
        <w:r w:rsidRPr="00313A3C">
          <w:rPr>
            <w:lang w:val="es-ES"/>
            <w:rPrChange w:id="509" w:author="PHILIP ANTHONY MARTIN" w:date="2024-03-22T10:32:00Z">
              <w:rPr/>
            </w:rPrChange>
          </w:rPr>
          <w:t>Luyssaert</w:t>
        </w:r>
        <w:proofErr w:type="spellEnd"/>
        <w:r w:rsidRPr="00313A3C">
          <w:rPr>
            <w:lang w:val="es-ES"/>
            <w:rPrChange w:id="510" w:author="PHILIP ANTHONY MARTIN" w:date="2024-03-22T10:32:00Z">
              <w:rPr/>
            </w:rPrChange>
          </w:rPr>
          <w:t xml:space="preserve">, S., </w:t>
        </w:r>
        <w:proofErr w:type="spellStart"/>
        <w:r w:rsidRPr="00313A3C">
          <w:rPr>
            <w:lang w:val="es-ES"/>
            <w:rPrChange w:id="511" w:author="PHILIP ANTHONY MARTIN" w:date="2024-03-22T10:32:00Z">
              <w:rPr/>
            </w:rPrChange>
          </w:rPr>
          <w:t>Guenet</w:t>
        </w:r>
        <w:proofErr w:type="spellEnd"/>
        <w:r w:rsidRPr="00313A3C">
          <w:rPr>
            <w:lang w:val="es-ES"/>
            <w:rPrChange w:id="512" w:author="PHILIP ANTHONY MARTIN" w:date="2024-03-22T10:32:00Z">
              <w:rPr/>
            </w:rPrChange>
          </w:rPr>
          <w:t xml:space="preserve">, B., Manzoni, S., </w:t>
        </w:r>
        <w:proofErr w:type="spellStart"/>
        <w:r w:rsidRPr="00313A3C">
          <w:rPr>
            <w:lang w:val="es-ES"/>
            <w:rPrChange w:id="513" w:author="PHILIP ANTHONY MARTIN" w:date="2024-03-22T10:32:00Z">
              <w:rPr/>
            </w:rPrChange>
          </w:rPr>
          <w:t>Spake</w:t>
        </w:r>
        <w:proofErr w:type="spellEnd"/>
        <w:r w:rsidRPr="00313A3C">
          <w:rPr>
            <w:lang w:val="es-ES"/>
            <w:rPrChange w:id="514" w:author="PHILIP ANTHONY MARTIN" w:date="2024-03-22T10:32:00Z">
              <w:rPr/>
            </w:rPrChange>
          </w:rPr>
          <w:t xml:space="preserve">, R., Santonja, M., &amp; Curiel Yuste, J. (2021). </w:t>
        </w:r>
        <w:r>
          <w:t xml:space="preserve">Effects of natural disturbances on soil fauna in forests: a systematic map protocol. In </w:t>
        </w:r>
        <w:r w:rsidRPr="00313A3C">
          <w:rPr>
            <w:i/>
            <w:rPrChange w:id="515" w:author="PHILIP ANTHONY MARTIN" w:date="2024-03-22T10:32:00Z">
              <w:rPr/>
            </w:rPrChange>
          </w:rPr>
          <w:t>OSF</w:t>
        </w:r>
        <w:r>
          <w:t>. https://doi.org/10.17605/OSF.IO/YQU4W</w:t>
        </w:r>
      </w:ins>
    </w:p>
    <w:p w14:paraId="5B44E4D6" w14:textId="77777777" w:rsidR="00313A3C" w:rsidRDefault="00313A3C" w:rsidP="002338B0">
      <w:pPr>
        <w:widowControl w:val="0"/>
        <w:pBdr>
          <w:top w:val="nil"/>
          <w:left w:val="nil"/>
          <w:bottom w:val="nil"/>
          <w:right w:val="nil"/>
          <w:between w:val="nil"/>
        </w:pBdr>
        <w:spacing w:line="480" w:lineRule="auto"/>
        <w:ind w:left="720" w:hanging="720"/>
        <w:rPr>
          <w:ins w:id="516" w:author="PHILIP ANTHONY MARTIN" w:date="2024-03-22T10:32:00Z"/>
        </w:rPr>
      </w:pPr>
      <w:ins w:id="517" w:author="PHILIP ANTHONY MARTIN" w:date="2024-03-22T10:32:00Z">
        <w:r>
          <w:t xml:space="preserve">Martin, P. A., Shackelford, G. E., Bullock, J. M., &amp; Sutherland, W. J. (2020). Management of UK priority invasive alien plants: a systematic review protocol. </w:t>
        </w:r>
        <w:r w:rsidRPr="00313A3C">
          <w:rPr>
            <w:i/>
            <w:rPrChange w:id="518" w:author="PHILIP ANTHONY MARTIN" w:date="2024-03-22T10:32:00Z">
              <w:rPr/>
            </w:rPrChange>
          </w:rPr>
          <w:t>Environmental Evidence</w:t>
        </w:r>
        <w:r>
          <w:t>. https://link.springer.com/article/10.1186/s13750-020-0186-y</w:t>
        </w:r>
      </w:ins>
    </w:p>
    <w:p w14:paraId="01D02F66" w14:textId="77777777" w:rsidR="00313A3C" w:rsidRDefault="00313A3C" w:rsidP="002338B0">
      <w:pPr>
        <w:widowControl w:val="0"/>
        <w:pBdr>
          <w:top w:val="nil"/>
          <w:left w:val="nil"/>
          <w:bottom w:val="nil"/>
          <w:right w:val="nil"/>
          <w:between w:val="nil"/>
        </w:pBdr>
        <w:spacing w:line="480" w:lineRule="auto"/>
        <w:ind w:left="720" w:hanging="720"/>
        <w:rPr>
          <w:ins w:id="519" w:author="PHILIP ANTHONY MARTIN" w:date="2024-03-22T10:32:00Z"/>
        </w:rPr>
      </w:pPr>
      <w:ins w:id="520" w:author="PHILIP ANTHONY MARTIN" w:date="2024-03-22T10:32:00Z">
        <w:r>
          <w:t xml:space="preserve">Meehan, M. L., Barreto, C., Turnbull, M. S., Bradley, R. L., </w:t>
        </w:r>
        <w:proofErr w:type="spellStart"/>
        <w:r>
          <w:t>Bellenger</w:t>
        </w:r>
        <w:proofErr w:type="spellEnd"/>
        <w:r>
          <w:t xml:space="preserve">, J.-P., </w:t>
        </w:r>
        <w:proofErr w:type="spellStart"/>
        <w:r>
          <w:t>Darnajoux</w:t>
        </w:r>
        <w:proofErr w:type="spellEnd"/>
        <w:r>
          <w:t xml:space="preserve">, R., &amp; Lindo, Z. (2020). Response of soil fauna to simulated global change factors depends on ambient climate conditions. </w:t>
        </w:r>
        <w:proofErr w:type="spellStart"/>
        <w:r w:rsidRPr="00313A3C">
          <w:rPr>
            <w:i/>
            <w:rPrChange w:id="521" w:author="PHILIP ANTHONY MARTIN" w:date="2024-03-22T10:32:00Z">
              <w:rPr/>
            </w:rPrChange>
          </w:rPr>
          <w:t>Pedobiologia</w:t>
        </w:r>
        <w:proofErr w:type="spellEnd"/>
        <w:r>
          <w:t xml:space="preserve">, </w:t>
        </w:r>
        <w:r w:rsidRPr="00313A3C">
          <w:rPr>
            <w:i/>
            <w:rPrChange w:id="522" w:author="PHILIP ANTHONY MARTIN" w:date="2024-03-22T10:32:00Z">
              <w:rPr/>
            </w:rPrChange>
          </w:rPr>
          <w:t>83</w:t>
        </w:r>
        <w:r>
          <w:t>, 150672. https://doi.org/10.1016/j.pedobi.2020.150672</w:t>
        </w:r>
      </w:ins>
    </w:p>
    <w:p w14:paraId="589C2C42" w14:textId="77777777" w:rsidR="00313A3C" w:rsidRDefault="00313A3C" w:rsidP="002338B0">
      <w:pPr>
        <w:widowControl w:val="0"/>
        <w:pBdr>
          <w:top w:val="nil"/>
          <w:left w:val="nil"/>
          <w:bottom w:val="nil"/>
          <w:right w:val="nil"/>
          <w:between w:val="nil"/>
        </w:pBdr>
        <w:spacing w:line="480" w:lineRule="auto"/>
        <w:ind w:left="720" w:hanging="720"/>
        <w:rPr>
          <w:ins w:id="523" w:author="PHILIP ANTHONY MARTIN" w:date="2024-03-22T10:32:00Z"/>
        </w:rPr>
      </w:pPr>
      <w:ins w:id="524" w:author="PHILIP ANTHONY MARTIN" w:date="2024-03-22T10:32:00Z">
        <w:r>
          <w:t xml:space="preserve">Nakagawa, S., &amp; </w:t>
        </w:r>
        <w:proofErr w:type="spellStart"/>
        <w:r>
          <w:t>Freckleton</w:t>
        </w:r>
        <w:proofErr w:type="spellEnd"/>
        <w:r>
          <w:t xml:space="preserve">, R. P. (2008). Missing inaction: the dangers of ignoring missing data. </w:t>
        </w:r>
        <w:r w:rsidRPr="00313A3C">
          <w:rPr>
            <w:i/>
            <w:rPrChange w:id="525" w:author="PHILIP ANTHONY MARTIN" w:date="2024-03-22T10:32:00Z">
              <w:rPr/>
            </w:rPrChange>
          </w:rPr>
          <w:t>Trends in Ecology &amp; Evolution</w:t>
        </w:r>
        <w:r>
          <w:t xml:space="preserve">, </w:t>
        </w:r>
        <w:r w:rsidRPr="00313A3C">
          <w:rPr>
            <w:i/>
            <w:rPrChange w:id="526" w:author="PHILIP ANTHONY MARTIN" w:date="2024-03-22T10:32:00Z">
              <w:rPr/>
            </w:rPrChange>
          </w:rPr>
          <w:t>23</w:t>
        </w:r>
        <w:r>
          <w:t>(11), 592–596. https://doi.org/10.1016/j.tree.2008.06.014</w:t>
        </w:r>
      </w:ins>
    </w:p>
    <w:p w14:paraId="41509649" w14:textId="77777777" w:rsidR="00313A3C" w:rsidRDefault="00313A3C" w:rsidP="002338B0">
      <w:pPr>
        <w:widowControl w:val="0"/>
        <w:pBdr>
          <w:top w:val="nil"/>
          <w:left w:val="nil"/>
          <w:bottom w:val="nil"/>
          <w:right w:val="nil"/>
          <w:between w:val="nil"/>
        </w:pBdr>
        <w:spacing w:line="480" w:lineRule="auto"/>
        <w:ind w:left="720" w:hanging="720"/>
        <w:rPr>
          <w:ins w:id="527" w:author="PHILIP ANTHONY MARTIN" w:date="2024-03-22T10:32:00Z"/>
        </w:rPr>
      </w:pPr>
      <w:ins w:id="528" w:author="PHILIP ANTHONY MARTIN" w:date="2024-03-22T10:32:00Z">
        <w:r>
          <w:lastRenderedPageBreak/>
          <w:t xml:space="preserve">Nakagawa, S., </w:t>
        </w:r>
        <w:proofErr w:type="spellStart"/>
        <w:r>
          <w:t>Lagisz</w:t>
        </w:r>
        <w:proofErr w:type="spellEnd"/>
        <w:r>
          <w:t xml:space="preserve">, M., </w:t>
        </w:r>
        <w:proofErr w:type="spellStart"/>
        <w:r>
          <w:t>Jennions</w:t>
        </w:r>
        <w:proofErr w:type="spellEnd"/>
        <w:r>
          <w:t xml:space="preserve">, M. D., </w:t>
        </w:r>
        <w:proofErr w:type="spellStart"/>
        <w:r>
          <w:t>Koricheva</w:t>
        </w:r>
        <w:proofErr w:type="spellEnd"/>
        <w:r>
          <w:t>, J., Noble, D. W. A., Parker, T. H., Sánchez-</w:t>
        </w:r>
        <w:proofErr w:type="spellStart"/>
        <w:r>
          <w:t>Tójar</w:t>
        </w:r>
        <w:proofErr w:type="spellEnd"/>
        <w:r>
          <w:t>, A., Yang, Y., &amp; O’Dea, R. E. (2021). Methods for testing publication bias in ecological and evolutionary meta</w:t>
        </w:r>
        <w:r>
          <w:rPr>
            <w:rFonts w:ascii="Cambria Math" w:hAnsi="Cambria Math" w:cs="Cambria Math"/>
          </w:rPr>
          <w:t>‐</w:t>
        </w:r>
        <w:r>
          <w:t xml:space="preserve">analyses. </w:t>
        </w:r>
        <w:r w:rsidRPr="00313A3C">
          <w:rPr>
            <w:i/>
            <w:rPrChange w:id="529" w:author="PHILIP ANTHONY MARTIN" w:date="2024-03-22T10:32:00Z">
              <w:rPr/>
            </w:rPrChange>
          </w:rPr>
          <w:t>Methods in Ecology and Evolution / British Ecological Society</w:t>
        </w:r>
        <w:r>
          <w:t>. https://doi.org/10.1111/2041-210x.13724</w:t>
        </w:r>
      </w:ins>
    </w:p>
    <w:p w14:paraId="52171010" w14:textId="77777777" w:rsidR="00313A3C" w:rsidRDefault="00313A3C" w:rsidP="002338B0">
      <w:pPr>
        <w:widowControl w:val="0"/>
        <w:pBdr>
          <w:top w:val="nil"/>
          <w:left w:val="nil"/>
          <w:bottom w:val="nil"/>
          <w:right w:val="nil"/>
          <w:between w:val="nil"/>
        </w:pBdr>
        <w:spacing w:line="480" w:lineRule="auto"/>
        <w:ind w:left="720" w:hanging="720"/>
        <w:rPr>
          <w:ins w:id="530" w:author="PHILIP ANTHONY MARTIN" w:date="2024-03-22T10:32:00Z"/>
        </w:rPr>
      </w:pPr>
      <w:ins w:id="531" w:author="PHILIP ANTHONY MARTIN" w:date="2024-03-22T10:32:00Z">
        <w:r>
          <w:t xml:space="preserve">Nakagawa, S., Noble, D., </w:t>
        </w:r>
        <w:proofErr w:type="spellStart"/>
        <w:r>
          <w:t>Lagisz</w:t>
        </w:r>
        <w:proofErr w:type="spellEnd"/>
        <w:r>
          <w:t xml:space="preserve">, M., </w:t>
        </w:r>
        <w:proofErr w:type="spellStart"/>
        <w:r>
          <w:t>Spake</w:t>
        </w:r>
        <w:proofErr w:type="spellEnd"/>
        <w:r>
          <w:t xml:space="preserve">, R., </w:t>
        </w:r>
        <w:proofErr w:type="spellStart"/>
        <w:r>
          <w:t>Viechtbauer</w:t>
        </w:r>
        <w:proofErr w:type="spellEnd"/>
        <w:r>
          <w:t xml:space="preserve">, W., &amp; Senior, A. M. (2022). </w:t>
        </w:r>
        <w:r w:rsidRPr="00313A3C">
          <w:rPr>
            <w:i/>
            <w:rPrChange w:id="532" w:author="PHILIP ANTHONY MARTIN" w:date="2024-03-22T10:32:00Z">
              <w:rPr/>
            </w:rPrChange>
          </w:rPr>
          <w:t>A robust and readily implementable method for the meta-analysis of response ratios with and without missing standard deviations</w:t>
        </w:r>
        <w:r>
          <w:t>. Open Science Framework. https://doi.org/10.17605/OSF.IO/H9X6W</w:t>
        </w:r>
      </w:ins>
    </w:p>
    <w:p w14:paraId="2A9CE7BB" w14:textId="77777777" w:rsidR="00313A3C" w:rsidRDefault="00313A3C" w:rsidP="002338B0">
      <w:pPr>
        <w:widowControl w:val="0"/>
        <w:pBdr>
          <w:top w:val="nil"/>
          <w:left w:val="nil"/>
          <w:bottom w:val="nil"/>
          <w:right w:val="nil"/>
          <w:between w:val="nil"/>
        </w:pBdr>
        <w:spacing w:line="480" w:lineRule="auto"/>
        <w:ind w:left="720" w:hanging="720"/>
        <w:rPr>
          <w:ins w:id="533" w:author="PHILIP ANTHONY MARTIN" w:date="2024-03-22T10:32:00Z"/>
        </w:rPr>
      </w:pPr>
      <w:ins w:id="534" w:author="PHILIP ANTHONY MARTIN" w:date="2024-03-22T10:32:00Z">
        <w:r>
          <w:t xml:space="preserve">Nakagawa, S., Yang, Y., Macartney, E. L., </w:t>
        </w:r>
        <w:proofErr w:type="spellStart"/>
        <w:r>
          <w:t>Spake</w:t>
        </w:r>
        <w:proofErr w:type="spellEnd"/>
        <w:r>
          <w:t xml:space="preserve">, R., &amp; </w:t>
        </w:r>
        <w:proofErr w:type="spellStart"/>
        <w:r>
          <w:t>Lagisz</w:t>
        </w:r>
        <w:proofErr w:type="spellEnd"/>
        <w:r>
          <w:t xml:space="preserve">, M. (2023). Quantitative evidence synthesis: a practical guide on meta-analysis, meta-regression, and publication bias tests for environmental sciences. </w:t>
        </w:r>
        <w:r w:rsidRPr="00313A3C">
          <w:rPr>
            <w:i/>
            <w:rPrChange w:id="535" w:author="PHILIP ANTHONY MARTIN" w:date="2024-03-22T10:32:00Z">
              <w:rPr/>
            </w:rPrChange>
          </w:rPr>
          <w:t>Environmental Evidence</w:t>
        </w:r>
        <w:r>
          <w:t xml:space="preserve">, </w:t>
        </w:r>
        <w:r w:rsidRPr="00313A3C">
          <w:rPr>
            <w:i/>
            <w:rPrChange w:id="536" w:author="PHILIP ANTHONY MARTIN" w:date="2024-03-22T10:32:00Z">
              <w:rPr/>
            </w:rPrChange>
          </w:rPr>
          <w:t>12</w:t>
        </w:r>
        <w:r>
          <w:t>(1), 1–19. https://doi.org/10.1186/s13750-023-00301-6</w:t>
        </w:r>
      </w:ins>
    </w:p>
    <w:p w14:paraId="79FDF59C" w14:textId="77777777" w:rsidR="00313A3C" w:rsidRDefault="00313A3C" w:rsidP="002338B0">
      <w:pPr>
        <w:widowControl w:val="0"/>
        <w:pBdr>
          <w:top w:val="nil"/>
          <w:left w:val="nil"/>
          <w:bottom w:val="nil"/>
          <w:right w:val="nil"/>
          <w:between w:val="nil"/>
        </w:pBdr>
        <w:spacing w:line="480" w:lineRule="auto"/>
        <w:ind w:left="720" w:hanging="720"/>
        <w:rPr>
          <w:ins w:id="537" w:author="PHILIP ANTHONY MARTIN" w:date="2024-03-22T10:32:00Z"/>
        </w:rPr>
      </w:pPr>
      <w:ins w:id="538" w:author="PHILIP ANTHONY MARTIN" w:date="2024-03-22T10:32:00Z">
        <w:r>
          <w:t xml:space="preserve">Nielsen, U. N. (Ed.). (2019). Soil Fauna Assemblages: Global to Local Scales. In </w:t>
        </w:r>
        <w:r w:rsidRPr="00313A3C">
          <w:rPr>
            <w:i/>
            <w:rPrChange w:id="539" w:author="PHILIP ANTHONY MARTIN" w:date="2024-03-22T10:32:00Z">
              <w:rPr/>
            </w:rPrChange>
          </w:rPr>
          <w:t>Soil Fauna Assemblages: Global to Local Scales</w:t>
        </w:r>
        <w:r>
          <w:t xml:space="preserve"> (pp. v–v). Cambridge University Press. https://www.cambridge.org/core/books/soil-fauna-assemblages/soil-fauna-assemblages/78C28F6983A0011E36D74EB272EC143E</w:t>
        </w:r>
      </w:ins>
    </w:p>
    <w:p w14:paraId="702AB1D7" w14:textId="77777777" w:rsidR="00313A3C" w:rsidRDefault="00313A3C" w:rsidP="002338B0">
      <w:pPr>
        <w:widowControl w:val="0"/>
        <w:pBdr>
          <w:top w:val="nil"/>
          <w:left w:val="nil"/>
          <w:bottom w:val="nil"/>
          <w:right w:val="nil"/>
          <w:between w:val="nil"/>
        </w:pBdr>
        <w:spacing w:line="480" w:lineRule="auto"/>
        <w:ind w:left="720" w:hanging="720"/>
        <w:rPr>
          <w:ins w:id="540" w:author="PHILIP ANTHONY MARTIN" w:date="2024-03-22T10:32:00Z"/>
        </w:rPr>
      </w:pPr>
      <w:ins w:id="541" w:author="PHILIP ANTHONY MARTIN" w:date="2024-03-22T10:32:00Z">
        <w:r>
          <w:t xml:space="preserve">Nielsen, U. N., &amp; Ball, B. A. (2015). Impacts of altered precipitation regimes on soil communities and biogeochemistry in arid and semi-arid ecosystems. </w:t>
        </w:r>
        <w:r w:rsidRPr="00313A3C">
          <w:rPr>
            <w:i/>
            <w:rPrChange w:id="542" w:author="PHILIP ANTHONY MARTIN" w:date="2024-03-22T10:32:00Z">
              <w:rPr/>
            </w:rPrChange>
          </w:rPr>
          <w:t>Global Change Biology</w:t>
        </w:r>
        <w:r>
          <w:t xml:space="preserve">, </w:t>
        </w:r>
        <w:r w:rsidRPr="00313A3C">
          <w:rPr>
            <w:i/>
            <w:rPrChange w:id="543" w:author="PHILIP ANTHONY MARTIN" w:date="2024-03-22T10:32:00Z">
              <w:rPr/>
            </w:rPrChange>
          </w:rPr>
          <w:t>21</w:t>
        </w:r>
        <w:r>
          <w:t>(4), 1407–1421. https://doi.org/10.1111/gcb.12789</w:t>
        </w:r>
      </w:ins>
    </w:p>
    <w:p w14:paraId="546518AD" w14:textId="77777777" w:rsidR="00313A3C" w:rsidRDefault="00313A3C" w:rsidP="002338B0">
      <w:pPr>
        <w:widowControl w:val="0"/>
        <w:pBdr>
          <w:top w:val="nil"/>
          <w:left w:val="nil"/>
          <w:bottom w:val="nil"/>
          <w:right w:val="nil"/>
          <w:between w:val="nil"/>
        </w:pBdr>
        <w:spacing w:line="480" w:lineRule="auto"/>
        <w:ind w:left="720" w:hanging="720"/>
        <w:rPr>
          <w:ins w:id="544" w:author="PHILIP ANTHONY MARTIN" w:date="2024-03-22T10:32:00Z"/>
        </w:rPr>
      </w:pPr>
      <w:ins w:id="545" w:author="PHILIP ANTHONY MARTIN" w:date="2024-03-22T10:32:00Z">
        <w:r>
          <w:t xml:space="preserve">Nielsen, U. N., Wall, D. H., &amp; Six, J. (2015). Soil Biodiversity and the Environment. </w:t>
        </w:r>
        <w:r w:rsidRPr="00313A3C">
          <w:rPr>
            <w:i/>
            <w:rPrChange w:id="546" w:author="PHILIP ANTHONY MARTIN" w:date="2024-03-22T10:32:00Z">
              <w:rPr/>
            </w:rPrChange>
          </w:rPr>
          <w:t>Annual Review of Environment and Resources</w:t>
        </w:r>
        <w:r>
          <w:t xml:space="preserve">, </w:t>
        </w:r>
        <w:r w:rsidRPr="00313A3C">
          <w:rPr>
            <w:i/>
            <w:rPrChange w:id="547" w:author="PHILIP ANTHONY MARTIN" w:date="2024-03-22T10:32:00Z">
              <w:rPr/>
            </w:rPrChange>
          </w:rPr>
          <w:t>40</w:t>
        </w:r>
        <w:r>
          <w:t>(1), 63–90. https://doi.org/10.1146/annurev-environ-102014-021257</w:t>
        </w:r>
      </w:ins>
    </w:p>
    <w:p w14:paraId="59777E4A" w14:textId="77777777" w:rsidR="00313A3C" w:rsidRDefault="00313A3C" w:rsidP="002338B0">
      <w:pPr>
        <w:widowControl w:val="0"/>
        <w:pBdr>
          <w:top w:val="nil"/>
          <w:left w:val="nil"/>
          <w:bottom w:val="nil"/>
          <w:right w:val="nil"/>
          <w:between w:val="nil"/>
        </w:pBdr>
        <w:spacing w:line="480" w:lineRule="auto"/>
        <w:ind w:left="720" w:hanging="720"/>
        <w:rPr>
          <w:ins w:id="548" w:author="PHILIP ANTHONY MARTIN" w:date="2024-03-22T10:32:00Z"/>
        </w:rPr>
      </w:pPr>
      <w:proofErr w:type="spellStart"/>
      <w:ins w:id="549" w:author="PHILIP ANTHONY MARTIN" w:date="2024-03-22T10:32:00Z">
        <w:r w:rsidRPr="00313A3C">
          <w:rPr>
            <w:lang w:val="es-ES"/>
            <w:rPrChange w:id="550" w:author="PHILIP ANTHONY MARTIN" w:date="2024-03-22T10:32:00Z">
              <w:rPr/>
            </w:rPrChange>
          </w:rPr>
          <w:t>Peng</w:t>
        </w:r>
        <w:proofErr w:type="spellEnd"/>
        <w:r w:rsidRPr="00313A3C">
          <w:rPr>
            <w:lang w:val="es-ES"/>
            <w:rPrChange w:id="551" w:author="PHILIP ANTHONY MARTIN" w:date="2024-03-22T10:32:00Z">
              <w:rPr/>
            </w:rPrChange>
          </w:rPr>
          <w:t xml:space="preserve">, Y., Peñuelas, J., </w:t>
        </w:r>
        <w:proofErr w:type="spellStart"/>
        <w:r w:rsidRPr="00313A3C">
          <w:rPr>
            <w:lang w:val="es-ES"/>
            <w:rPrChange w:id="552" w:author="PHILIP ANTHONY MARTIN" w:date="2024-03-22T10:32:00Z">
              <w:rPr/>
            </w:rPrChange>
          </w:rPr>
          <w:t>Vesterdal</w:t>
        </w:r>
        <w:proofErr w:type="spellEnd"/>
        <w:r w:rsidRPr="00313A3C">
          <w:rPr>
            <w:lang w:val="es-ES"/>
            <w:rPrChange w:id="553" w:author="PHILIP ANTHONY MARTIN" w:date="2024-03-22T10:32:00Z">
              <w:rPr/>
            </w:rPrChange>
          </w:rPr>
          <w:t xml:space="preserve">, L., </w:t>
        </w:r>
        <w:proofErr w:type="spellStart"/>
        <w:r w:rsidRPr="00313A3C">
          <w:rPr>
            <w:lang w:val="es-ES"/>
            <w:rPrChange w:id="554" w:author="PHILIP ANTHONY MARTIN" w:date="2024-03-22T10:32:00Z">
              <w:rPr/>
            </w:rPrChange>
          </w:rPr>
          <w:t>Yue</w:t>
        </w:r>
        <w:proofErr w:type="spellEnd"/>
        <w:r w:rsidRPr="00313A3C">
          <w:rPr>
            <w:lang w:val="es-ES"/>
            <w:rPrChange w:id="555" w:author="PHILIP ANTHONY MARTIN" w:date="2024-03-22T10:32:00Z">
              <w:rPr/>
            </w:rPrChange>
          </w:rPr>
          <w:t xml:space="preserve">, K., Peguero, G., </w:t>
        </w:r>
        <w:proofErr w:type="spellStart"/>
        <w:r w:rsidRPr="00313A3C">
          <w:rPr>
            <w:lang w:val="es-ES"/>
            <w:rPrChange w:id="556" w:author="PHILIP ANTHONY MARTIN" w:date="2024-03-22T10:32:00Z">
              <w:rPr/>
            </w:rPrChange>
          </w:rPr>
          <w:t>Fornara</w:t>
        </w:r>
        <w:proofErr w:type="spellEnd"/>
        <w:r w:rsidRPr="00313A3C">
          <w:rPr>
            <w:lang w:val="es-ES"/>
            <w:rPrChange w:id="557" w:author="PHILIP ANTHONY MARTIN" w:date="2024-03-22T10:32:00Z">
              <w:rPr/>
            </w:rPrChange>
          </w:rPr>
          <w:t xml:space="preserve">, D. A., </w:t>
        </w:r>
        <w:proofErr w:type="spellStart"/>
        <w:r w:rsidRPr="00313A3C">
          <w:rPr>
            <w:lang w:val="es-ES"/>
            <w:rPrChange w:id="558" w:author="PHILIP ANTHONY MARTIN" w:date="2024-03-22T10:32:00Z">
              <w:rPr/>
            </w:rPrChange>
          </w:rPr>
          <w:t>Heděnec</w:t>
        </w:r>
        <w:proofErr w:type="spellEnd"/>
        <w:r w:rsidRPr="00313A3C">
          <w:rPr>
            <w:lang w:val="es-ES"/>
            <w:rPrChange w:id="559" w:author="PHILIP ANTHONY MARTIN" w:date="2024-03-22T10:32:00Z">
              <w:rPr/>
            </w:rPrChange>
          </w:rPr>
          <w:t xml:space="preserve">, P., </w:t>
        </w:r>
        <w:proofErr w:type="spellStart"/>
        <w:r w:rsidRPr="00313A3C">
          <w:rPr>
            <w:lang w:val="es-ES"/>
            <w:rPrChange w:id="560" w:author="PHILIP ANTHONY MARTIN" w:date="2024-03-22T10:32:00Z">
              <w:rPr/>
            </w:rPrChange>
          </w:rPr>
          <w:t>Steffens</w:t>
        </w:r>
        <w:proofErr w:type="spellEnd"/>
        <w:r w:rsidRPr="00313A3C">
          <w:rPr>
            <w:lang w:val="es-ES"/>
            <w:rPrChange w:id="561" w:author="PHILIP ANTHONY MARTIN" w:date="2024-03-22T10:32:00Z">
              <w:rPr/>
            </w:rPrChange>
          </w:rPr>
          <w:t xml:space="preserve">, C., &amp; Wu, F. (2022). </w:t>
        </w:r>
        <w:r>
          <w:t xml:space="preserve">Responses of soil fauna communities to the individual and combined effects of multiple global change factors. </w:t>
        </w:r>
        <w:r w:rsidRPr="00313A3C">
          <w:rPr>
            <w:i/>
            <w:rPrChange w:id="562" w:author="PHILIP ANTHONY MARTIN" w:date="2024-03-22T10:32:00Z">
              <w:rPr/>
            </w:rPrChange>
          </w:rPr>
          <w:t>Ecology Letters</w:t>
        </w:r>
        <w:r>
          <w:t xml:space="preserve">, </w:t>
        </w:r>
        <w:r w:rsidRPr="00313A3C">
          <w:rPr>
            <w:i/>
            <w:rPrChange w:id="563" w:author="PHILIP ANTHONY MARTIN" w:date="2024-03-22T10:32:00Z">
              <w:rPr/>
            </w:rPrChange>
          </w:rPr>
          <w:t>25</w:t>
        </w:r>
        <w:r>
          <w:t>(9), 1961–1973. https://doi.org/10.1111/ele.14068</w:t>
        </w:r>
      </w:ins>
    </w:p>
    <w:p w14:paraId="4FF5188D" w14:textId="77777777" w:rsidR="00313A3C" w:rsidRDefault="00313A3C" w:rsidP="002338B0">
      <w:pPr>
        <w:widowControl w:val="0"/>
        <w:pBdr>
          <w:top w:val="nil"/>
          <w:left w:val="nil"/>
          <w:bottom w:val="nil"/>
          <w:right w:val="nil"/>
          <w:between w:val="nil"/>
        </w:pBdr>
        <w:spacing w:line="480" w:lineRule="auto"/>
        <w:ind w:left="720" w:hanging="720"/>
        <w:rPr>
          <w:ins w:id="564" w:author="PHILIP ANTHONY MARTIN" w:date="2024-03-22T10:32:00Z"/>
        </w:rPr>
      </w:pPr>
      <w:ins w:id="565" w:author="PHILIP ANTHONY MARTIN" w:date="2024-03-22T10:32:00Z">
        <w:r>
          <w:t xml:space="preserve">Phillips, H., Cameron, E. K., Eisenhauer, N., Burton, V., </w:t>
        </w:r>
        <w:proofErr w:type="spellStart"/>
        <w:r>
          <w:t>Ferlian</w:t>
        </w:r>
        <w:proofErr w:type="spellEnd"/>
        <w:r>
          <w:t xml:space="preserve">, O., </w:t>
        </w:r>
        <w:proofErr w:type="spellStart"/>
        <w:r>
          <w:t>Jin</w:t>
        </w:r>
        <w:proofErr w:type="spellEnd"/>
        <w:r>
          <w:t xml:space="preserve">, Y., </w:t>
        </w:r>
        <w:proofErr w:type="spellStart"/>
        <w:r>
          <w:t>Kanabar</w:t>
        </w:r>
        <w:proofErr w:type="spellEnd"/>
        <w:r>
          <w:t xml:space="preserve">, S., </w:t>
        </w:r>
        <w:proofErr w:type="spellStart"/>
        <w:r>
          <w:t>Malladi</w:t>
        </w:r>
        <w:proofErr w:type="spellEnd"/>
        <w:r>
          <w:t xml:space="preserve">, S., Murphy, R., Peter, A., Petrocelli, I., </w:t>
        </w:r>
        <w:proofErr w:type="spellStart"/>
        <w:r>
          <w:t>Ristok</w:t>
        </w:r>
        <w:proofErr w:type="spellEnd"/>
        <w:r>
          <w:t xml:space="preserve">, C., Tyndall, K., van der </w:t>
        </w:r>
        <w:proofErr w:type="spellStart"/>
        <w:r>
          <w:lastRenderedPageBreak/>
          <w:t>Putten</w:t>
        </w:r>
        <w:proofErr w:type="spellEnd"/>
        <w:r>
          <w:t xml:space="preserve">, W., &amp; </w:t>
        </w:r>
        <w:proofErr w:type="spellStart"/>
        <w:r>
          <w:t>Beaumelle</w:t>
        </w:r>
        <w:proofErr w:type="spellEnd"/>
        <w:r>
          <w:t xml:space="preserve">, L. (2023). Global change and their environmental stressors have a significant impact on soil biodiversity -- a meta-analysis. </w:t>
        </w:r>
        <w:proofErr w:type="spellStart"/>
        <w:r w:rsidRPr="00313A3C">
          <w:rPr>
            <w:i/>
            <w:rPrChange w:id="566" w:author="PHILIP ANTHONY MARTIN" w:date="2024-03-22T10:32:00Z">
              <w:rPr/>
            </w:rPrChange>
          </w:rPr>
          <w:t>Authorea</w:t>
        </w:r>
        <w:proofErr w:type="spellEnd"/>
        <w:r w:rsidRPr="00313A3C">
          <w:rPr>
            <w:i/>
            <w:rPrChange w:id="567" w:author="PHILIP ANTHONY MARTIN" w:date="2024-03-22T10:32:00Z">
              <w:rPr/>
            </w:rPrChange>
          </w:rPr>
          <w:t xml:space="preserve"> Preprints</w:t>
        </w:r>
        <w:r>
          <w:t>. https://doi.org/10.22541/au.167655684.49855023/v1</w:t>
        </w:r>
      </w:ins>
    </w:p>
    <w:p w14:paraId="002319B0" w14:textId="77777777" w:rsidR="00313A3C" w:rsidRDefault="00313A3C" w:rsidP="002338B0">
      <w:pPr>
        <w:widowControl w:val="0"/>
        <w:pBdr>
          <w:top w:val="nil"/>
          <w:left w:val="nil"/>
          <w:bottom w:val="nil"/>
          <w:right w:val="nil"/>
          <w:between w:val="nil"/>
        </w:pBdr>
        <w:spacing w:line="480" w:lineRule="auto"/>
        <w:ind w:left="720" w:hanging="720"/>
        <w:rPr>
          <w:ins w:id="568" w:author="PHILIP ANTHONY MARTIN" w:date="2024-03-22T10:32:00Z"/>
        </w:rPr>
      </w:pPr>
      <w:ins w:id="569" w:author="PHILIP ANTHONY MARTIN" w:date="2024-03-22T10:32:00Z">
        <w:r>
          <w:t xml:space="preserve">Pick, J. L., Nakagawa, S., &amp; Noble, D. W. A. (2018). Reproducible, flexible and high-throughput data extraction from primary literature: The </w:t>
        </w:r>
        <w:proofErr w:type="spellStart"/>
        <w:r>
          <w:t>metaDigitise</w:t>
        </w:r>
        <w:proofErr w:type="spellEnd"/>
        <w:r>
          <w:t xml:space="preserve"> R package. In </w:t>
        </w:r>
        <w:proofErr w:type="spellStart"/>
        <w:r w:rsidRPr="00313A3C">
          <w:rPr>
            <w:i/>
            <w:rPrChange w:id="570" w:author="PHILIP ANTHONY MARTIN" w:date="2024-03-22T10:32:00Z">
              <w:rPr/>
            </w:rPrChange>
          </w:rPr>
          <w:t>bioRxiv</w:t>
        </w:r>
        <w:proofErr w:type="spellEnd"/>
        <w:r>
          <w:t xml:space="preserve"> (p. 247775). https://doi.org/10.1101/247775</w:t>
        </w:r>
      </w:ins>
    </w:p>
    <w:p w14:paraId="3D3864B7" w14:textId="77777777" w:rsidR="00313A3C" w:rsidRDefault="00313A3C" w:rsidP="002338B0">
      <w:pPr>
        <w:widowControl w:val="0"/>
        <w:pBdr>
          <w:top w:val="nil"/>
          <w:left w:val="nil"/>
          <w:bottom w:val="nil"/>
          <w:right w:val="nil"/>
          <w:between w:val="nil"/>
        </w:pBdr>
        <w:spacing w:line="480" w:lineRule="auto"/>
        <w:ind w:left="720" w:hanging="720"/>
        <w:rPr>
          <w:ins w:id="571" w:author="PHILIP ANTHONY MARTIN" w:date="2024-03-22T10:32:00Z"/>
        </w:rPr>
      </w:pPr>
      <w:proofErr w:type="spellStart"/>
      <w:ins w:id="572" w:author="PHILIP ANTHONY MARTIN" w:date="2024-03-22T10:32:00Z">
        <w:r>
          <w:t>Potapov</w:t>
        </w:r>
        <w:proofErr w:type="spellEnd"/>
        <w:r>
          <w:t xml:space="preserve">, A. M., Beaulieu, F., </w:t>
        </w:r>
        <w:proofErr w:type="spellStart"/>
        <w:r>
          <w:t>Birkhofer</w:t>
        </w:r>
        <w:proofErr w:type="spellEnd"/>
        <w:r>
          <w:t xml:space="preserve">, K., Bluhm, S. L., </w:t>
        </w:r>
        <w:proofErr w:type="spellStart"/>
        <w:r>
          <w:t>Degtyarev</w:t>
        </w:r>
        <w:proofErr w:type="spellEnd"/>
        <w:r>
          <w:t xml:space="preserve">, M. I., </w:t>
        </w:r>
        <w:proofErr w:type="spellStart"/>
        <w:r>
          <w:t>Devetter</w:t>
        </w:r>
        <w:proofErr w:type="spellEnd"/>
        <w:r>
          <w:t xml:space="preserve">, M., </w:t>
        </w:r>
        <w:proofErr w:type="spellStart"/>
        <w:r>
          <w:t>Goncharov</w:t>
        </w:r>
        <w:proofErr w:type="spellEnd"/>
        <w:r>
          <w:t xml:space="preserve">, A. A., </w:t>
        </w:r>
        <w:proofErr w:type="spellStart"/>
        <w:r>
          <w:t>Gongalsky</w:t>
        </w:r>
        <w:proofErr w:type="spellEnd"/>
        <w:r>
          <w:t xml:space="preserve">, K. B., </w:t>
        </w:r>
        <w:proofErr w:type="spellStart"/>
        <w:r>
          <w:t>Klarner</w:t>
        </w:r>
        <w:proofErr w:type="spellEnd"/>
        <w:r>
          <w:t xml:space="preserve">, B., </w:t>
        </w:r>
        <w:proofErr w:type="spellStart"/>
        <w:r>
          <w:t>Korobushkin</w:t>
        </w:r>
        <w:proofErr w:type="spellEnd"/>
        <w:r>
          <w:t xml:space="preserve">, D. I., </w:t>
        </w:r>
        <w:proofErr w:type="spellStart"/>
        <w:r>
          <w:t>Liebke</w:t>
        </w:r>
        <w:proofErr w:type="spellEnd"/>
        <w:r>
          <w:t xml:space="preserve">, D. F., </w:t>
        </w:r>
        <w:proofErr w:type="spellStart"/>
        <w:r>
          <w:t>Maraun</w:t>
        </w:r>
        <w:proofErr w:type="spellEnd"/>
        <w:r>
          <w:t xml:space="preserve">, M., Mc Donnell, R. J., </w:t>
        </w:r>
        <w:proofErr w:type="spellStart"/>
        <w:r>
          <w:t>Pollierer</w:t>
        </w:r>
        <w:proofErr w:type="spellEnd"/>
        <w:r>
          <w:t xml:space="preserve">, M. M., Schaefer, I., </w:t>
        </w:r>
        <w:proofErr w:type="spellStart"/>
        <w:r>
          <w:t>Shrubovych</w:t>
        </w:r>
        <w:proofErr w:type="spellEnd"/>
        <w:r>
          <w:t xml:space="preserve">, J., </w:t>
        </w:r>
        <w:proofErr w:type="spellStart"/>
        <w:r>
          <w:t>Semenyuk</w:t>
        </w:r>
        <w:proofErr w:type="spellEnd"/>
        <w:r>
          <w:t xml:space="preserve">, I. I., </w:t>
        </w:r>
        <w:proofErr w:type="spellStart"/>
        <w:r>
          <w:t>Sendra</w:t>
        </w:r>
        <w:proofErr w:type="spellEnd"/>
        <w:r>
          <w:t xml:space="preserve">, A., </w:t>
        </w:r>
        <w:proofErr w:type="spellStart"/>
        <w:r>
          <w:t>Tuma</w:t>
        </w:r>
        <w:proofErr w:type="spellEnd"/>
        <w:r>
          <w:t xml:space="preserve">, J., … Scheu, S. (2022). Feeding habits and multifunctional classification of soil-associated consumers from protists to vertebrates. </w:t>
        </w:r>
        <w:r w:rsidRPr="00313A3C">
          <w:rPr>
            <w:i/>
            <w:rPrChange w:id="573" w:author="PHILIP ANTHONY MARTIN" w:date="2024-03-22T10:32:00Z">
              <w:rPr/>
            </w:rPrChange>
          </w:rPr>
          <w:t>Biological Reviews of the Cambridge Philosophical Society</w:t>
        </w:r>
        <w:r>
          <w:t>. https://doi.org/10.1111/brv.12832</w:t>
        </w:r>
      </w:ins>
    </w:p>
    <w:p w14:paraId="26107DD0" w14:textId="77777777" w:rsidR="00313A3C" w:rsidRDefault="00313A3C" w:rsidP="002338B0">
      <w:pPr>
        <w:widowControl w:val="0"/>
        <w:pBdr>
          <w:top w:val="nil"/>
          <w:left w:val="nil"/>
          <w:bottom w:val="nil"/>
          <w:right w:val="nil"/>
          <w:between w:val="nil"/>
        </w:pBdr>
        <w:spacing w:line="480" w:lineRule="auto"/>
        <w:ind w:left="720" w:hanging="720"/>
        <w:rPr>
          <w:ins w:id="574" w:author="PHILIP ANTHONY MARTIN" w:date="2024-03-22T10:32:00Z"/>
        </w:rPr>
      </w:pPr>
      <w:ins w:id="575" w:author="PHILIP ANTHONY MARTIN" w:date="2024-03-22T10:32:00Z">
        <w:r>
          <w:t xml:space="preserve">Pressler, Y., Moore, J. C., &amp; </w:t>
        </w:r>
        <w:proofErr w:type="spellStart"/>
        <w:r>
          <w:t>Cotrufo</w:t>
        </w:r>
        <w:proofErr w:type="spellEnd"/>
        <w:r>
          <w:t xml:space="preserve">, M. F. (2019). Belowground community responses to fire: meta-analysis reveals contrasting responses of soil microorganisms and mesofauna. </w:t>
        </w:r>
        <w:proofErr w:type="gramStart"/>
        <w:r w:rsidRPr="00313A3C">
          <w:rPr>
            <w:i/>
            <w:rPrChange w:id="576" w:author="PHILIP ANTHONY MARTIN" w:date="2024-03-22T10:32:00Z">
              <w:rPr/>
            </w:rPrChange>
          </w:rPr>
          <w:t xml:space="preserve">Oikos </w:t>
        </w:r>
        <w:r>
          <w:t>,</w:t>
        </w:r>
        <w:proofErr w:type="gramEnd"/>
        <w:r>
          <w:t xml:space="preserve"> </w:t>
        </w:r>
        <w:r w:rsidRPr="00313A3C">
          <w:rPr>
            <w:i/>
            <w:rPrChange w:id="577" w:author="PHILIP ANTHONY MARTIN" w:date="2024-03-22T10:32:00Z">
              <w:rPr/>
            </w:rPrChange>
          </w:rPr>
          <w:t>128</w:t>
        </w:r>
        <w:r>
          <w:t>(3), 309–327. https://doi.org/10.1111/oik.05738</w:t>
        </w:r>
      </w:ins>
    </w:p>
    <w:p w14:paraId="75BD9D36" w14:textId="77777777" w:rsidR="00313A3C" w:rsidRDefault="00313A3C" w:rsidP="002338B0">
      <w:pPr>
        <w:widowControl w:val="0"/>
        <w:pBdr>
          <w:top w:val="nil"/>
          <w:left w:val="nil"/>
          <w:bottom w:val="nil"/>
          <w:right w:val="nil"/>
          <w:between w:val="nil"/>
        </w:pBdr>
        <w:spacing w:line="480" w:lineRule="auto"/>
        <w:ind w:left="720" w:hanging="720"/>
        <w:rPr>
          <w:ins w:id="578" w:author="PHILIP ANTHONY MARTIN" w:date="2024-03-22T10:32:00Z"/>
        </w:rPr>
      </w:pPr>
      <w:ins w:id="579" w:author="PHILIP ANTHONY MARTIN" w:date="2024-03-22T10:32:00Z">
        <w:r>
          <w:t xml:space="preserve">Pullin, A. S., Cheng, S. H., Jackson, J. D., Eales, J., </w:t>
        </w:r>
        <w:proofErr w:type="spellStart"/>
        <w:r>
          <w:t>Envall</w:t>
        </w:r>
        <w:proofErr w:type="spellEnd"/>
        <w:r>
          <w:t xml:space="preserve">, I., </w:t>
        </w:r>
        <w:proofErr w:type="spellStart"/>
        <w:r>
          <w:t>Fada</w:t>
        </w:r>
        <w:proofErr w:type="spellEnd"/>
        <w:r>
          <w:t xml:space="preserve">, S. J., Frampton, G. K., Harper, M., </w:t>
        </w:r>
        <w:proofErr w:type="spellStart"/>
        <w:r>
          <w:t>Kadykalo</w:t>
        </w:r>
        <w:proofErr w:type="spellEnd"/>
        <w:r>
          <w:t xml:space="preserve">, A. N., Kohl, C., Konno, K., </w:t>
        </w:r>
        <w:proofErr w:type="spellStart"/>
        <w:r>
          <w:t>Livoreil</w:t>
        </w:r>
        <w:proofErr w:type="spellEnd"/>
        <w:r>
          <w:t xml:space="preserve">, B., </w:t>
        </w:r>
        <w:proofErr w:type="spellStart"/>
        <w:r>
          <w:t>Ouédraogo</w:t>
        </w:r>
        <w:proofErr w:type="spellEnd"/>
        <w:r>
          <w:t xml:space="preserve">, D.-Y., O’Leary, B. C., Pullin, G., Randall, N., Rees, R., Smith, A., </w:t>
        </w:r>
        <w:proofErr w:type="spellStart"/>
        <w:r>
          <w:t>Sordello</w:t>
        </w:r>
        <w:proofErr w:type="spellEnd"/>
        <w:r>
          <w:t xml:space="preserve">, R., … Woodcock, P. (2022). Standards of conduct and reporting in evidence syntheses that could inform environmental policy and management decisions. </w:t>
        </w:r>
        <w:r w:rsidRPr="00313A3C">
          <w:rPr>
            <w:i/>
            <w:rPrChange w:id="580" w:author="PHILIP ANTHONY MARTIN" w:date="2024-03-22T10:32:00Z">
              <w:rPr/>
            </w:rPrChange>
          </w:rPr>
          <w:t>Environmental Evidence</w:t>
        </w:r>
        <w:r>
          <w:t xml:space="preserve">, </w:t>
        </w:r>
        <w:r w:rsidRPr="00313A3C">
          <w:rPr>
            <w:i/>
            <w:rPrChange w:id="581" w:author="PHILIP ANTHONY MARTIN" w:date="2024-03-22T10:32:00Z">
              <w:rPr/>
            </w:rPrChange>
          </w:rPr>
          <w:t>11</w:t>
        </w:r>
        <w:r>
          <w:t>(1), 1–11. https://doi.org/10.1186/s13750-022-00269-9</w:t>
        </w:r>
      </w:ins>
    </w:p>
    <w:p w14:paraId="0D323557" w14:textId="77777777" w:rsidR="00313A3C" w:rsidRPr="00313A3C" w:rsidRDefault="00313A3C" w:rsidP="002338B0">
      <w:pPr>
        <w:widowControl w:val="0"/>
        <w:pBdr>
          <w:top w:val="nil"/>
          <w:left w:val="nil"/>
          <w:bottom w:val="nil"/>
          <w:right w:val="nil"/>
          <w:between w:val="nil"/>
        </w:pBdr>
        <w:spacing w:line="480" w:lineRule="auto"/>
        <w:ind w:left="720" w:hanging="720"/>
        <w:rPr>
          <w:ins w:id="582" w:author="PHILIP ANTHONY MARTIN" w:date="2024-03-22T10:32:00Z"/>
          <w:lang w:val="es-ES"/>
          <w:rPrChange w:id="583" w:author="PHILIP ANTHONY MARTIN" w:date="2024-03-22T10:32:00Z">
            <w:rPr>
              <w:ins w:id="584" w:author="PHILIP ANTHONY MARTIN" w:date="2024-03-22T10:32:00Z"/>
            </w:rPr>
          </w:rPrChange>
        </w:rPr>
      </w:pPr>
      <w:proofErr w:type="spellStart"/>
      <w:ins w:id="585" w:author="PHILIP ANTHONY MARTIN" w:date="2024-03-22T10:32:00Z">
        <w:r>
          <w:t>Rillig</w:t>
        </w:r>
        <w:proofErr w:type="spellEnd"/>
        <w:r>
          <w:t>, M. C., Ryo, M., Lehmann, A., Aguilar-</w:t>
        </w:r>
        <w:proofErr w:type="spellStart"/>
        <w:r>
          <w:t>Trigueros</w:t>
        </w:r>
        <w:proofErr w:type="spellEnd"/>
        <w:r>
          <w:t xml:space="preserve">, C. A., </w:t>
        </w:r>
        <w:proofErr w:type="spellStart"/>
        <w:r>
          <w:t>Buchert</w:t>
        </w:r>
        <w:proofErr w:type="spellEnd"/>
        <w:r>
          <w:t xml:space="preserve">, S., Wulf, A., Iwasaki, A., Roy, J., &amp; Yang, G. (2019). The role of multiple global change factors in driving soil functions and microbial biodiversity. </w:t>
        </w:r>
        <w:proofErr w:type="spellStart"/>
        <w:r w:rsidRPr="00313A3C">
          <w:rPr>
            <w:i/>
            <w:lang w:val="es-ES"/>
            <w:rPrChange w:id="586" w:author="PHILIP ANTHONY MARTIN" w:date="2024-03-22T10:32:00Z">
              <w:rPr/>
            </w:rPrChange>
          </w:rPr>
          <w:t>Science</w:t>
        </w:r>
        <w:proofErr w:type="spellEnd"/>
        <w:r w:rsidRPr="00313A3C">
          <w:rPr>
            <w:lang w:val="es-ES"/>
            <w:rPrChange w:id="587" w:author="PHILIP ANTHONY MARTIN" w:date="2024-03-22T10:32:00Z">
              <w:rPr/>
            </w:rPrChange>
          </w:rPr>
          <w:t xml:space="preserve">, </w:t>
        </w:r>
        <w:r w:rsidRPr="00313A3C">
          <w:rPr>
            <w:i/>
            <w:lang w:val="es-ES"/>
            <w:rPrChange w:id="588" w:author="PHILIP ANTHONY MARTIN" w:date="2024-03-22T10:32:00Z">
              <w:rPr/>
            </w:rPrChange>
          </w:rPr>
          <w:t>366</w:t>
        </w:r>
        <w:r w:rsidRPr="00313A3C">
          <w:rPr>
            <w:lang w:val="es-ES"/>
            <w:rPrChange w:id="589" w:author="PHILIP ANTHONY MARTIN" w:date="2024-03-22T10:32:00Z">
              <w:rPr/>
            </w:rPrChange>
          </w:rPr>
          <w:t>(6467), 886–890. https://doi.org/10.1126/science.aay2832</w:t>
        </w:r>
      </w:ins>
    </w:p>
    <w:p w14:paraId="56F3AF37" w14:textId="77777777" w:rsidR="00313A3C" w:rsidRDefault="00313A3C" w:rsidP="002338B0">
      <w:pPr>
        <w:widowControl w:val="0"/>
        <w:pBdr>
          <w:top w:val="nil"/>
          <w:left w:val="nil"/>
          <w:bottom w:val="nil"/>
          <w:right w:val="nil"/>
          <w:between w:val="nil"/>
        </w:pBdr>
        <w:spacing w:line="480" w:lineRule="auto"/>
        <w:ind w:left="720" w:hanging="720"/>
        <w:rPr>
          <w:ins w:id="590" w:author="PHILIP ANTHONY MARTIN" w:date="2024-03-22T10:32:00Z"/>
        </w:rPr>
      </w:pPr>
      <w:ins w:id="591" w:author="PHILIP ANTHONY MARTIN" w:date="2024-03-22T10:32:00Z">
        <w:r w:rsidRPr="00313A3C">
          <w:rPr>
            <w:lang w:val="es-ES"/>
            <w:rPrChange w:id="592" w:author="PHILIP ANTHONY MARTIN" w:date="2024-03-22T10:32:00Z">
              <w:rPr/>
            </w:rPrChange>
          </w:rPr>
          <w:t xml:space="preserve">Sanders, S. K. D., Martínez-De León, G., Formenti, L., &amp; Thakur, M. P. (2024). </w:t>
        </w:r>
        <w:r>
          <w:t xml:space="preserve">How will climate change affect the feeding biology of Collembola? </w:t>
        </w:r>
        <w:r w:rsidRPr="00313A3C">
          <w:rPr>
            <w:i/>
            <w:rPrChange w:id="593" w:author="PHILIP ANTHONY MARTIN" w:date="2024-03-22T10:32:00Z">
              <w:rPr/>
            </w:rPrChange>
          </w:rPr>
          <w:t xml:space="preserve">Soil Biology &amp; </w:t>
        </w:r>
        <w:r w:rsidRPr="00313A3C">
          <w:rPr>
            <w:i/>
            <w:rPrChange w:id="594" w:author="PHILIP ANTHONY MARTIN" w:date="2024-03-22T10:32:00Z">
              <w:rPr/>
            </w:rPrChange>
          </w:rPr>
          <w:lastRenderedPageBreak/>
          <w:t>Biochemistry</w:t>
        </w:r>
        <w:r>
          <w:t xml:space="preserve">, </w:t>
        </w:r>
        <w:r w:rsidRPr="00313A3C">
          <w:rPr>
            <w:i/>
            <w:rPrChange w:id="595" w:author="PHILIP ANTHONY MARTIN" w:date="2024-03-22T10:32:00Z">
              <w:rPr/>
            </w:rPrChange>
          </w:rPr>
          <w:t>188</w:t>
        </w:r>
        <w:r>
          <w:t>, 109244. https://doi.org/10.1016/j.soilbio.2023.109244</w:t>
        </w:r>
      </w:ins>
    </w:p>
    <w:p w14:paraId="5E28B6ED" w14:textId="77777777" w:rsidR="00313A3C" w:rsidRDefault="00313A3C" w:rsidP="002338B0">
      <w:pPr>
        <w:widowControl w:val="0"/>
        <w:pBdr>
          <w:top w:val="nil"/>
          <w:left w:val="nil"/>
          <w:bottom w:val="nil"/>
          <w:right w:val="nil"/>
          <w:between w:val="nil"/>
        </w:pBdr>
        <w:spacing w:line="480" w:lineRule="auto"/>
        <w:ind w:left="720" w:hanging="720"/>
        <w:rPr>
          <w:ins w:id="596" w:author="PHILIP ANTHONY MARTIN" w:date="2024-03-22T10:32:00Z"/>
        </w:rPr>
      </w:pPr>
      <w:ins w:id="597" w:author="PHILIP ANTHONY MARTIN" w:date="2024-03-22T10:32:00Z">
        <w:r>
          <w:t xml:space="preserve">Seager, R., Lis, N., Feldman, J., Ting, M., Park Williams, A., Nakamura, J., Liu, H., &amp; Henderson, N. (2018). Whither the 100th Meridian? The Once and Future Physical and Human Geography of America’s Arid–Humid Divide. Part I: The Story So Far. </w:t>
        </w:r>
        <w:r w:rsidRPr="00313A3C">
          <w:rPr>
            <w:i/>
            <w:rPrChange w:id="598" w:author="PHILIP ANTHONY MARTIN" w:date="2024-03-22T10:32:00Z">
              <w:rPr/>
            </w:rPrChange>
          </w:rPr>
          <w:t>Earth Interactions</w:t>
        </w:r>
        <w:r>
          <w:t xml:space="preserve">, </w:t>
        </w:r>
        <w:r w:rsidRPr="00313A3C">
          <w:rPr>
            <w:i/>
            <w:rPrChange w:id="599" w:author="PHILIP ANTHONY MARTIN" w:date="2024-03-22T10:32:00Z">
              <w:rPr/>
            </w:rPrChange>
          </w:rPr>
          <w:t>22</w:t>
        </w:r>
        <w:r>
          <w:t>(5), 1–22. https://doi.org/10.1175/EI-D-17-0011.1</w:t>
        </w:r>
      </w:ins>
    </w:p>
    <w:p w14:paraId="2383BD22" w14:textId="77777777" w:rsidR="00313A3C" w:rsidRDefault="00313A3C" w:rsidP="002338B0">
      <w:pPr>
        <w:widowControl w:val="0"/>
        <w:pBdr>
          <w:top w:val="nil"/>
          <w:left w:val="nil"/>
          <w:bottom w:val="nil"/>
          <w:right w:val="nil"/>
          <w:between w:val="nil"/>
        </w:pBdr>
        <w:spacing w:line="480" w:lineRule="auto"/>
        <w:ind w:left="720" w:hanging="720"/>
        <w:rPr>
          <w:ins w:id="600" w:author="PHILIP ANTHONY MARTIN" w:date="2024-03-22T10:32:00Z"/>
        </w:rPr>
      </w:pPr>
      <w:ins w:id="601" w:author="PHILIP ANTHONY MARTIN" w:date="2024-03-22T10:32:00Z">
        <w:r>
          <w:t xml:space="preserve">Singh, J., </w:t>
        </w:r>
        <w:proofErr w:type="spellStart"/>
        <w:r>
          <w:t>Schädler</w:t>
        </w:r>
        <w:proofErr w:type="spellEnd"/>
        <w:r>
          <w:t xml:space="preserve">, M., Demetrio, W., Brown, G. G., &amp; Eisenhauer, N. (2019). Climate change effects on earthworms - a review. </w:t>
        </w:r>
        <w:r w:rsidRPr="00313A3C">
          <w:rPr>
            <w:i/>
            <w:rPrChange w:id="602" w:author="PHILIP ANTHONY MARTIN" w:date="2024-03-22T10:32:00Z">
              <w:rPr/>
            </w:rPrChange>
          </w:rPr>
          <w:t>Soil Organisms</w:t>
        </w:r>
        <w:r>
          <w:t xml:space="preserve">, </w:t>
        </w:r>
        <w:r w:rsidRPr="00313A3C">
          <w:rPr>
            <w:i/>
            <w:rPrChange w:id="603" w:author="PHILIP ANTHONY MARTIN" w:date="2024-03-22T10:32:00Z">
              <w:rPr/>
            </w:rPrChange>
          </w:rPr>
          <w:t>91</w:t>
        </w:r>
        <w:r>
          <w:t>(3), 114–138. https://doi.org/10.25674/so91iss3pp114</w:t>
        </w:r>
      </w:ins>
    </w:p>
    <w:p w14:paraId="0E0EC440" w14:textId="77777777" w:rsidR="00313A3C" w:rsidRDefault="00313A3C" w:rsidP="002338B0">
      <w:pPr>
        <w:widowControl w:val="0"/>
        <w:pBdr>
          <w:top w:val="nil"/>
          <w:left w:val="nil"/>
          <w:bottom w:val="nil"/>
          <w:right w:val="nil"/>
          <w:between w:val="nil"/>
        </w:pBdr>
        <w:spacing w:line="480" w:lineRule="auto"/>
        <w:ind w:left="720" w:hanging="720"/>
        <w:rPr>
          <w:ins w:id="604" w:author="PHILIP ANTHONY MARTIN" w:date="2024-03-22T10:32:00Z"/>
        </w:rPr>
      </w:pPr>
      <w:ins w:id="605" w:author="PHILIP ANTHONY MARTIN" w:date="2024-03-22T10:32:00Z">
        <w:r>
          <w:t xml:space="preserve">Song, X., Wang, Z., Tang, X., Xu, D., Liu, B., Mei, J., Huang, S., &amp; Huang, G. (2020). The contributions of soil mesofauna to leaf and root litter decomposition of dominant plant species in grassland. </w:t>
        </w:r>
        <w:r w:rsidRPr="00313A3C">
          <w:rPr>
            <w:i/>
            <w:rPrChange w:id="606" w:author="PHILIP ANTHONY MARTIN" w:date="2024-03-22T10:32:00Z">
              <w:rPr/>
            </w:rPrChange>
          </w:rPr>
          <w:t>Applied Soil Ecology: A Section of Agriculture, Ecosystems &amp; Environment</w:t>
        </w:r>
        <w:r>
          <w:t xml:space="preserve">, </w:t>
        </w:r>
        <w:r w:rsidRPr="00313A3C">
          <w:rPr>
            <w:i/>
            <w:rPrChange w:id="607" w:author="PHILIP ANTHONY MARTIN" w:date="2024-03-22T10:32:00Z">
              <w:rPr/>
            </w:rPrChange>
          </w:rPr>
          <w:t>155</w:t>
        </w:r>
        <w:r>
          <w:t>, 103651. https://doi.org/10.1016/j.apsoil.2020.103651</w:t>
        </w:r>
      </w:ins>
    </w:p>
    <w:p w14:paraId="7C6DC668" w14:textId="77777777" w:rsidR="00313A3C" w:rsidRDefault="00313A3C" w:rsidP="002338B0">
      <w:pPr>
        <w:widowControl w:val="0"/>
        <w:pBdr>
          <w:top w:val="nil"/>
          <w:left w:val="nil"/>
          <w:bottom w:val="nil"/>
          <w:right w:val="nil"/>
          <w:between w:val="nil"/>
        </w:pBdr>
        <w:spacing w:line="480" w:lineRule="auto"/>
        <w:ind w:left="720" w:hanging="720"/>
        <w:rPr>
          <w:ins w:id="608" w:author="PHILIP ANTHONY MARTIN" w:date="2024-03-22T10:32:00Z"/>
        </w:rPr>
      </w:pPr>
      <w:proofErr w:type="spellStart"/>
      <w:ins w:id="609" w:author="PHILIP ANTHONY MARTIN" w:date="2024-03-22T10:32:00Z">
        <w:r>
          <w:t>Spake</w:t>
        </w:r>
        <w:proofErr w:type="spellEnd"/>
        <w:r>
          <w:t xml:space="preserve">, R., Bowler, D. E., Callaghan, C. T., </w:t>
        </w:r>
        <w:proofErr w:type="spellStart"/>
        <w:r>
          <w:t>Blowes</w:t>
        </w:r>
        <w:proofErr w:type="spellEnd"/>
        <w:r>
          <w:t xml:space="preserve">, S. A., Doncaster, C. P., </w:t>
        </w:r>
        <w:proofErr w:type="spellStart"/>
        <w:r>
          <w:t>Antão</w:t>
        </w:r>
        <w:proofErr w:type="spellEnd"/>
        <w:r>
          <w:t xml:space="preserve">, L. H., Nakagawa, S., </w:t>
        </w:r>
        <w:proofErr w:type="spellStart"/>
        <w:r>
          <w:t>McElreath</w:t>
        </w:r>
        <w:proofErr w:type="spellEnd"/>
        <w:r>
          <w:t xml:space="preserve">, R., &amp; Chase, J. M. (2023). Understanding “it depends” in ecology: a guide to hypothesising, visualising and interpreting statistical interactions. </w:t>
        </w:r>
        <w:r w:rsidRPr="00313A3C">
          <w:rPr>
            <w:i/>
            <w:rPrChange w:id="610" w:author="PHILIP ANTHONY MARTIN" w:date="2024-03-22T10:32:00Z">
              <w:rPr/>
            </w:rPrChange>
          </w:rPr>
          <w:t>Biological Reviews of the Cambridge Philosophical Society</w:t>
        </w:r>
        <w:r>
          <w:t>. https://doi.org/10.1111/brv.12939</w:t>
        </w:r>
      </w:ins>
    </w:p>
    <w:p w14:paraId="6E72A9F7" w14:textId="77777777" w:rsidR="00313A3C" w:rsidRDefault="00313A3C" w:rsidP="002338B0">
      <w:pPr>
        <w:widowControl w:val="0"/>
        <w:pBdr>
          <w:top w:val="nil"/>
          <w:left w:val="nil"/>
          <w:bottom w:val="nil"/>
          <w:right w:val="nil"/>
          <w:between w:val="nil"/>
        </w:pBdr>
        <w:spacing w:line="480" w:lineRule="auto"/>
        <w:ind w:left="720" w:hanging="720"/>
        <w:rPr>
          <w:ins w:id="611" w:author="PHILIP ANTHONY MARTIN" w:date="2024-03-22T10:32:00Z"/>
        </w:rPr>
      </w:pPr>
      <w:proofErr w:type="spellStart"/>
      <w:ins w:id="612" w:author="PHILIP ANTHONY MARTIN" w:date="2024-03-22T10:32:00Z">
        <w:r>
          <w:t>Spake</w:t>
        </w:r>
        <w:proofErr w:type="spellEnd"/>
        <w:r>
          <w:t>, R., Mori, A. S., Beckmann, M., &amp; Martin, P. A. (2021). Implications of scale dependence for cross</w:t>
        </w:r>
        <w:r>
          <w:rPr>
            <w:rFonts w:ascii="Cambria Math" w:hAnsi="Cambria Math" w:cs="Cambria Math"/>
          </w:rPr>
          <w:t>‐</w:t>
        </w:r>
        <w:r>
          <w:t xml:space="preserve">study syntheses of biodiversity differences. </w:t>
        </w:r>
        <w:r w:rsidRPr="00313A3C">
          <w:rPr>
            <w:i/>
            <w:rPrChange w:id="613" w:author="PHILIP ANTHONY MARTIN" w:date="2024-03-22T10:32:00Z">
              <w:rPr/>
            </w:rPrChange>
          </w:rPr>
          <w:t>Ecology</w:t>
        </w:r>
        <w:r>
          <w:t>. https://onlinelibrary.wiley.com/doi/abs/10.1111/ele.13641</w:t>
        </w:r>
      </w:ins>
    </w:p>
    <w:p w14:paraId="683E903C" w14:textId="77777777" w:rsidR="00313A3C" w:rsidRDefault="00313A3C" w:rsidP="002338B0">
      <w:pPr>
        <w:widowControl w:val="0"/>
        <w:pBdr>
          <w:top w:val="nil"/>
          <w:left w:val="nil"/>
          <w:bottom w:val="nil"/>
          <w:right w:val="nil"/>
          <w:between w:val="nil"/>
        </w:pBdr>
        <w:spacing w:line="480" w:lineRule="auto"/>
        <w:ind w:left="720" w:hanging="720"/>
        <w:rPr>
          <w:ins w:id="614" w:author="PHILIP ANTHONY MARTIN" w:date="2024-03-22T10:32:00Z"/>
        </w:rPr>
      </w:pPr>
      <w:proofErr w:type="spellStart"/>
      <w:ins w:id="615" w:author="PHILIP ANTHONY MARTIN" w:date="2024-03-22T10:32:00Z">
        <w:r>
          <w:t>Spake</w:t>
        </w:r>
        <w:proofErr w:type="spellEnd"/>
        <w:r>
          <w:t xml:space="preserve">, R., Mori, A. S., Beckmann, M., Martin, P. A., Christie, A. P., Duguid, M. C., &amp; Doncaster, C. P. (2021). Implications of scale dependence for cross-study syntheses of biodiversity differences. </w:t>
        </w:r>
        <w:r w:rsidRPr="00313A3C">
          <w:rPr>
            <w:i/>
            <w:rPrChange w:id="616" w:author="PHILIP ANTHONY MARTIN" w:date="2024-03-22T10:32:00Z">
              <w:rPr/>
            </w:rPrChange>
          </w:rPr>
          <w:t>Ecology Letters</w:t>
        </w:r>
        <w:r>
          <w:t>. https://doi.org/10.1111/ele.13641</w:t>
        </w:r>
      </w:ins>
    </w:p>
    <w:p w14:paraId="599E360B" w14:textId="77777777" w:rsidR="00313A3C" w:rsidRDefault="00313A3C" w:rsidP="002338B0">
      <w:pPr>
        <w:widowControl w:val="0"/>
        <w:pBdr>
          <w:top w:val="nil"/>
          <w:left w:val="nil"/>
          <w:bottom w:val="nil"/>
          <w:right w:val="nil"/>
          <w:between w:val="nil"/>
        </w:pBdr>
        <w:spacing w:line="480" w:lineRule="auto"/>
        <w:ind w:left="720" w:hanging="720"/>
        <w:rPr>
          <w:ins w:id="617" w:author="PHILIP ANTHONY MARTIN" w:date="2024-03-22T10:32:00Z"/>
        </w:rPr>
      </w:pPr>
      <w:proofErr w:type="spellStart"/>
      <w:ins w:id="618" w:author="PHILIP ANTHONY MARTIN" w:date="2024-03-22T10:32:00Z">
        <w:r>
          <w:t>Spake</w:t>
        </w:r>
        <w:proofErr w:type="spellEnd"/>
        <w:r>
          <w:t xml:space="preserve">, R., O’Dea, R. E., Nakagawa, S., Doncaster, C. P., Ryo, M., Callaghan, C., &amp; Bullock, J. M. (2022). Improving quantitative synthesis to achieve generality in ecology. In </w:t>
        </w:r>
        <w:r w:rsidRPr="00313A3C">
          <w:rPr>
            <w:i/>
            <w:rPrChange w:id="619" w:author="PHILIP ANTHONY MARTIN" w:date="2024-03-22T10:32:00Z">
              <w:rPr/>
            </w:rPrChange>
          </w:rPr>
          <w:t>OSF preprints</w:t>
        </w:r>
        <w:r>
          <w:t>. https://doi.org/10.31219/osf.io/a7vjy</w:t>
        </w:r>
      </w:ins>
    </w:p>
    <w:p w14:paraId="3369DACB" w14:textId="77777777" w:rsidR="00313A3C" w:rsidRDefault="00313A3C" w:rsidP="002338B0">
      <w:pPr>
        <w:widowControl w:val="0"/>
        <w:pBdr>
          <w:top w:val="nil"/>
          <w:left w:val="nil"/>
          <w:bottom w:val="nil"/>
          <w:right w:val="nil"/>
          <w:between w:val="nil"/>
        </w:pBdr>
        <w:spacing w:line="480" w:lineRule="auto"/>
        <w:ind w:left="720" w:hanging="720"/>
        <w:rPr>
          <w:ins w:id="620" w:author="PHILIP ANTHONY MARTIN" w:date="2024-03-22T10:32:00Z"/>
        </w:rPr>
      </w:pPr>
      <w:proofErr w:type="spellStart"/>
      <w:ins w:id="621" w:author="PHILIP ANTHONY MARTIN" w:date="2024-03-22T10:32:00Z">
        <w:r>
          <w:t>Ștefan</w:t>
        </w:r>
        <w:proofErr w:type="spellEnd"/>
        <w:r>
          <w:t xml:space="preserve">, V., &amp; Levin, S. (2018). </w:t>
        </w:r>
        <w:proofErr w:type="spellStart"/>
        <w:r w:rsidRPr="00313A3C">
          <w:rPr>
            <w:i/>
            <w:rPrChange w:id="622" w:author="PHILIP ANTHONY MARTIN" w:date="2024-03-22T10:32:00Z">
              <w:rPr/>
            </w:rPrChange>
          </w:rPr>
          <w:t>plotbiomes</w:t>
        </w:r>
        <w:proofErr w:type="spellEnd"/>
        <w:r w:rsidRPr="00313A3C">
          <w:rPr>
            <w:i/>
            <w:rPrChange w:id="623" w:author="PHILIP ANTHONY MARTIN" w:date="2024-03-22T10:32:00Z">
              <w:rPr/>
            </w:rPrChange>
          </w:rPr>
          <w:t>: R package for plotting Whittaker biomes with ggplot2</w:t>
        </w:r>
        <w:r>
          <w:t>. https://doi.org/10.5281/zenodo.7145245</w:t>
        </w:r>
      </w:ins>
    </w:p>
    <w:p w14:paraId="0C507366" w14:textId="77777777" w:rsidR="00313A3C" w:rsidRDefault="00313A3C" w:rsidP="002338B0">
      <w:pPr>
        <w:widowControl w:val="0"/>
        <w:pBdr>
          <w:top w:val="nil"/>
          <w:left w:val="nil"/>
          <w:bottom w:val="nil"/>
          <w:right w:val="nil"/>
          <w:between w:val="nil"/>
        </w:pBdr>
        <w:spacing w:line="480" w:lineRule="auto"/>
        <w:ind w:left="720" w:hanging="720"/>
        <w:rPr>
          <w:ins w:id="624" w:author="PHILIP ANTHONY MARTIN" w:date="2024-03-22T10:32:00Z"/>
        </w:rPr>
      </w:pPr>
      <w:ins w:id="625" w:author="PHILIP ANTHONY MARTIN" w:date="2024-03-22T10:32:00Z">
        <w:r>
          <w:lastRenderedPageBreak/>
          <w:t xml:space="preserve">Sun, Y., Solomon, S., Dai, A., &amp; </w:t>
        </w:r>
        <w:proofErr w:type="spellStart"/>
        <w:r>
          <w:t>Portmann</w:t>
        </w:r>
        <w:proofErr w:type="spellEnd"/>
        <w:r>
          <w:t xml:space="preserve">, R. W. (2007). How Often Will It Rain? </w:t>
        </w:r>
        <w:r w:rsidRPr="00313A3C">
          <w:rPr>
            <w:i/>
            <w:rPrChange w:id="626" w:author="PHILIP ANTHONY MARTIN" w:date="2024-03-22T10:32:00Z">
              <w:rPr/>
            </w:rPrChange>
          </w:rPr>
          <w:t>Journal of Climate</w:t>
        </w:r>
        <w:r>
          <w:t xml:space="preserve">, </w:t>
        </w:r>
        <w:r w:rsidRPr="00313A3C">
          <w:rPr>
            <w:i/>
            <w:rPrChange w:id="627" w:author="PHILIP ANTHONY MARTIN" w:date="2024-03-22T10:32:00Z">
              <w:rPr/>
            </w:rPrChange>
          </w:rPr>
          <w:t>20</w:t>
        </w:r>
        <w:r>
          <w:t>(19), 4801–4818. https://doi.org/10.1175/JCLI4263.1</w:t>
        </w:r>
      </w:ins>
    </w:p>
    <w:p w14:paraId="3D5270F2" w14:textId="77777777" w:rsidR="00313A3C" w:rsidRDefault="00313A3C" w:rsidP="002338B0">
      <w:pPr>
        <w:widowControl w:val="0"/>
        <w:pBdr>
          <w:top w:val="nil"/>
          <w:left w:val="nil"/>
          <w:bottom w:val="nil"/>
          <w:right w:val="nil"/>
          <w:between w:val="nil"/>
        </w:pBdr>
        <w:spacing w:line="480" w:lineRule="auto"/>
        <w:ind w:left="720" w:hanging="720"/>
        <w:rPr>
          <w:ins w:id="628" w:author="PHILIP ANTHONY MARTIN" w:date="2024-03-22T10:32:00Z"/>
        </w:rPr>
      </w:pPr>
      <w:ins w:id="629" w:author="PHILIP ANTHONY MARTIN" w:date="2024-03-22T10:32:00Z">
        <w:r>
          <w:t xml:space="preserve">van Vuuren, D. P., Edmonds, J., </w:t>
        </w:r>
        <w:proofErr w:type="spellStart"/>
        <w:r>
          <w:t>Kainuma</w:t>
        </w:r>
        <w:proofErr w:type="spellEnd"/>
        <w:r>
          <w:t xml:space="preserve">, M., </w:t>
        </w:r>
        <w:proofErr w:type="spellStart"/>
        <w:r>
          <w:t>Riahi</w:t>
        </w:r>
        <w:proofErr w:type="spellEnd"/>
        <w:r>
          <w:t xml:space="preserve">, K., Thomson, A., Hibbard, K., Hurtt, G. C., </w:t>
        </w:r>
        <w:proofErr w:type="spellStart"/>
        <w:r>
          <w:t>Kram</w:t>
        </w:r>
        <w:proofErr w:type="spellEnd"/>
        <w:r>
          <w:t xml:space="preserve">, T., </w:t>
        </w:r>
        <w:proofErr w:type="spellStart"/>
        <w:r>
          <w:t>Krey</w:t>
        </w:r>
        <w:proofErr w:type="spellEnd"/>
        <w:r>
          <w:t xml:space="preserve">, V., </w:t>
        </w:r>
        <w:proofErr w:type="spellStart"/>
        <w:r>
          <w:t>Lamarque</w:t>
        </w:r>
        <w:proofErr w:type="spellEnd"/>
        <w:r>
          <w:t xml:space="preserve">, J.-F., Masui, T., </w:t>
        </w:r>
        <w:proofErr w:type="spellStart"/>
        <w:r>
          <w:t>Meinshausen</w:t>
        </w:r>
        <w:proofErr w:type="spellEnd"/>
        <w:r>
          <w:t xml:space="preserve">, M., </w:t>
        </w:r>
        <w:proofErr w:type="spellStart"/>
        <w:r>
          <w:t>Nakicenovic</w:t>
        </w:r>
        <w:proofErr w:type="spellEnd"/>
        <w:r>
          <w:t xml:space="preserve">, N., Smith, S. J., &amp; Rose, S. K. (2011). The representative concentration pathways: an overview. </w:t>
        </w:r>
        <w:r w:rsidRPr="00313A3C">
          <w:rPr>
            <w:i/>
            <w:rPrChange w:id="630" w:author="PHILIP ANTHONY MARTIN" w:date="2024-03-22T10:32:00Z">
              <w:rPr/>
            </w:rPrChange>
          </w:rPr>
          <w:t>Climatic Change</w:t>
        </w:r>
        <w:r>
          <w:t xml:space="preserve">, </w:t>
        </w:r>
        <w:r w:rsidRPr="00313A3C">
          <w:rPr>
            <w:i/>
            <w:rPrChange w:id="631" w:author="PHILIP ANTHONY MARTIN" w:date="2024-03-22T10:32:00Z">
              <w:rPr/>
            </w:rPrChange>
          </w:rPr>
          <w:t>109</w:t>
        </w:r>
        <w:r>
          <w:t>(1), 5. https://doi.org/10.1007/s10584-011-0148-z</w:t>
        </w:r>
      </w:ins>
    </w:p>
    <w:p w14:paraId="19B54500" w14:textId="77777777" w:rsidR="00313A3C" w:rsidRDefault="00313A3C" w:rsidP="002338B0">
      <w:pPr>
        <w:widowControl w:val="0"/>
        <w:pBdr>
          <w:top w:val="nil"/>
          <w:left w:val="nil"/>
          <w:bottom w:val="nil"/>
          <w:right w:val="nil"/>
          <w:between w:val="nil"/>
        </w:pBdr>
        <w:spacing w:line="480" w:lineRule="auto"/>
        <w:ind w:left="720" w:hanging="720"/>
        <w:rPr>
          <w:ins w:id="632" w:author="PHILIP ANTHONY MARTIN" w:date="2024-03-22T10:32:00Z"/>
        </w:rPr>
      </w:pPr>
      <w:proofErr w:type="spellStart"/>
      <w:ins w:id="633" w:author="PHILIP ANTHONY MARTIN" w:date="2024-03-22T10:32:00Z">
        <w:r>
          <w:t>Vandegehuchte</w:t>
        </w:r>
        <w:proofErr w:type="spellEnd"/>
        <w:r>
          <w:t xml:space="preserve">, M. L., Sylvain, Z. A., Reichmann, L. G., de </w:t>
        </w:r>
        <w:proofErr w:type="spellStart"/>
        <w:r>
          <w:t>Tomasel</w:t>
        </w:r>
        <w:proofErr w:type="spellEnd"/>
        <w:r>
          <w:t xml:space="preserve">, C. M., Nielsen, U. N., Wall, D. H., &amp; Sala, O. E. (2015). Responses of a desert nematode community to changes in water availability. </w:t>
        </w:r>
        <w:proofErr w:type="gramStart"/>
        <w:r w:rsidRPr="00313A3C">
          <w:rPr>
            <w:i/>
            <w:rPrChange w:id="634" w:author="PHILIP ANTHONY MARTIN" w:date="2024-03-22T10:32:00Z">
              <w:rPr/>
            </w:rPrChange>
          </w:rPr>
          <w:t xml:space="preserve">Ecosphere </w:t>
        </w:r>
        <w:r>
          <w:t>,</w:t>
        </w:r>
        <w:proofErr w:type="gramEnd"/>
        <w:r>
          <w:t xml:space="preserve"> </w:t>
        </w:r>
        <w:r w:rsidRPr="00313A3C">
          <w:rPr>
            <w:i/>
            <w:rPrChange w:id="635" w:author="PHILIP ANTHONY MARTIN" w:date="2024-03-22T10:32:00Z">
              <w:rPr/>
            </w:rPrChange>
          </w:rPr>
          <w:t>6</w:t>
        </w:r>
        <w:r>
          <w:t>(3), art44. https://doi.org/10.1890/es14-00319.1</w:t>
        </w:r>
      </w:ins>
    </w:p>
    <w:p w14:paraId="6A00BE95" w14:textId="77777777" w:rsidR="00313A3C" w:rsidRDefault="00313A3C" w:rsidP="002338B0">
      <w:pPr>
        <w:widowControl w:val="0"/>
        <w:pBdr>
          <w:top w:val="nil"/>
          <w:left w:val="nil"/>
          <w:bottom w:val="nil"/>
          <w:right w:val="nil"/>
          <w:between w:val="nil"/>
        </w:pBdr>
        <w:spacing w:line="480" w:lineRule="auto"/>
        <w:ind w:left="720" w:hanging="720"/>
        <w:rPr>
          <w:ins w:id="636" w:author="PHILIP ANTHONY MARTIN" w:date="2024-03-22T10:32:00Z"/>
        </w:rPr>
      </w:pPr>
      <w:proofErr w:type="spellStart"/>
      <w:ins w:id="637" w:author="PHILIP ANTHONY MARTIN" w:date="2024-03-22T10:32:00Z">
        <w:r>
          <w:t>Vellend</w:t>
        </w:r>
        <w:proofErr w:type="spellEnd"/>
        <w:r>
          <w:t xml:space="preserve">, M., </w:t>
        </w:r>
        <w:proofErr w:type="spellStart"/>
        <w:r>
          <w:t>Baeten</w:t>
        </w:r>
        <w:proofErr w:type="spellEnd"/>
        <w:r>
          <w:t xml:space="preserve">, L., Myers-Smith, I. H., Elmendorf, S. C., </w:t>
        </w:r>
        <w:proofErr w:type="spellStart"/>
        <w:r>
          <w:t>Beauséjour</w:t>
        </w:r>
        <w:proofErr w:type="spellEnd"/>
        <w:r>
          <w:t xml:space="preserve">, R., Brown, C. D., De </w:t>
        </w:r>
        <w:proofErr w:type="spellStart"/>
        <w:r>
          <w:t>Frenne</w:t>
        </w:r>
        <w:proofErr w:type="spellEnd"/>
        <w:r>
          <w:t xml:space="preserve">, P., </w:t>
        </w:r>
        <w:proofErr w:type="spellStart"/>
        <w:r>
          <w:t>Verheyen</w:t>
        </w:r>
        <w:proofErr w:type="spellEnd"/>
        <w:r>
          <w:t xml:space="preserve">, K., &amp; Wipf, S. (2013). Global meta-analysis reveals no net change in local-scale plant biodiversity over time. </w:t>
        </w:r>
        <w:r w:rsidRPr="00313A3C">
          <w:rPr>
            <w:i/>
            <w:rPrChange w:id="638" w:author="PHILIP ANTHONY MARTIN" w:date="2024-03-22T10:32:00Z">
              <w:rPr/>
            </w:rPrChange>
          </w:rPr>
          <w:t>Proceedings of the National Academy of Sciences of the United States of America</w:t>
        </w:r>
        <w:r>
          <w:t xml:space="preserve">, </w:t>
        </w:r>
        <w:r w:rsidRPr="00313A3C">
          <w:rPr>
            <w:i/>
            <w:rPrChange w:id="639" w:author="PHILIP ANTHONY MARTIN" w:date="2024-03-22T10:32:00Z">
              <w:rPr/>
            </w:rPrChange>
          </w:rPr>
          <w:t>110</w:t>
        </w:r>
        <w:r>
          <w:t>(48), 19456–19459. https://doi.org/10.1073/pnas.1312779110</w:t>
        </w:r>
      </w:ins>
    </w:p>
    <w:p w14:paraId="3632692C" w14:textId="77777777" w:rsidR="00313A3C" w:rsidRDefault="00313A3C" w:rsidP="002338B0">
      <w:pPr>
        <w:widowControl w:val="0"/>
        <w:pBdr>
          <w:top w:val="nil"/>
          <w:left w:val="nil"/>
          <w:bottom w:val="nil"/>
          <w:right w:val="nil"/>
          <w:between w:val="nil"/>
        </w:pBdr>
        <w:spacing w:line="480" w:lineRule="auto"/>
        <w:ind w:left="720" w:hanging="720"/>
        <w:rPr>
          <w:ins w:id="640" w:author="PHILIP ANTHONY MARTIN" w:date="2024-03-22T10:32:00Z"/>
        </w:rPr>
      </w:pPr>
      <w:proofErr w:type="spellStart"/>
      <w:ins w:id="641" w:author="PHILIP ANTHONY MARTIN" w:date="2024-03-22T10:32:00Z">
        <w:r>
          <w:t>Viechtbauer</w:t>
        </w:r>
        <w:proofErr w:type="spellEnd"/>
        <w:r>
          <w:t xml:space="preserve">, W. (2010). Conducting meta-analyses in R with the </w:t>
        </w:r>
        <w:proofErr w:type="spellStart"/>
        <w:r>
          <w:t>metafor</w:t>
        </w:r>
        <w:proofErr w:type="spellEnd"/>
        <w:r>
          <w:t xml:space="preserve"> package. </w:t>
        </w:r>
        <w:r w:rsidRPr="00313A3C">
          <w:rPr>
            <w:i/>
            <w:rPrChange w:id="642" w:author="PHILIP ANTHONY MARTIN" w:date="2024-03-22T10:32:00Z">
              <w:rPr/>
            </w:rPrChange>
          </w:rPr>
          <w:t>Journal of Statistical Software</w:t>
        </w:r>
        <w:r>
          <w:t xml:space="preserve">, </w:t>
        </w:r>
        <w:r w:rsidRPr="00313A3C">
          <w:rPr>
            <w:i/>
            <w:rPrChange w:id="643" w:author="PHILIP ANTHONY MARTIN" w:date="2024-03-22T10:32:00Z">
              <w:rPr/>
            </w:rPrChange>
          </w:rPr>
          <w:t>36</w:t>
        </w:r>
        <w:r>
          <w:t>(3), 1–48. https://lirias.kuleuven.be/1059637?limo=0</w:t>
        </w:r>
      </w:ins>
    </w:p>
    <w:p w14:paraId="08405350" w14:textId="77777777" w:rsidR="00313A3C" w:rsidRDefault="00313A3C" w:rsidP="002338B0">
      <w:pPr>
        <w:widowControl w:val="0"/>
        <w:pBdr>
          <w:top w:val="nil"/>
          <w:left w:val="nil"/>
          <w:bottom w:val="nil"/>
          <w:right w:val="nil"/>
          <w:between w:val="nil"/>
        </w:pBdr>
        <w:spacing w:line="480" w:lineRule="auto"/>
        <w:ind w:left="720" w:hanging="720"/>
        <w:rPr>
          <w:ins w:id="644" w:author="PHILIP ANTHONY MARTIN" w:date="2024-03-22T10:32:00Z"/>
        </w:rPr>
      </w:pPr>
      <w:proofErr w:type="spellStart"/>
      <w:ins w:id="645" w:author="PHILIP ANTHONY MARTIN" w:date="2024-03-22T10:32:00Z">
        <w:r>
          <w:t>Violle</w:t>
        </w:r>
        <w:proofErr w:type="spellEnd"/>
        <w:r>
          <w:t xml:space="preserve">, C., </w:t>
        </w:r>
        <w:proofErr w:type="spellStart"/>
        <w:r>
          <w:t>Navas</w:t>
        </w:r>
        <w:proofErr w:type="spellEnd"/>
        <w:r>
          <w:t xml:space="preserve">, M.-L., Vile, D., </w:t>
        </w:r>
        <w:proofErr w:type="spellStart"/>
        <w:r>
          <w:t>Kazakou</w:t>
        </w:r>
        <w:proofErr w:type="spellEnd"/>
        <w:r>
          <w:t xml:space="preserve">, E., </w:t>
        </w:r>
        <w:proofErr w:type="spellStart"/>
        <w:r>
          <w:t>Fortunel</w:t>
        </w:r>
        <w:proofErr w:type="spellEnd"/>
        <w:r>
          <w:t xml:space="preserve">, C., Hummel, I., &amp; Garnier, E. (2007). Let the concept of trait be functional! </w:t>
        </w:r>
        <w:proofErr w:type="gramStart"/>
        <w:r w:rsidRPr="00313A3C">
          <w:rPr>
            <w:i/>
            <w:rPrChange w:id="646" w:author="PHILIP ANTHONY MARTIN" w:date="2024-03-22T10:32:00Z">
              <w:rPr/>
            </w:rPrChange>
          </w:rPr>
          <w:t xml:space="preserve">Oikos </w:t>
        </w:r>
        <w:r>
          <w:t>,</w:t>
        </w:r>
        <w:proofErr w:type="gramEnd"/>
        <w:r>
          <w:t xml:space="preserve"> </w:t>
        </w:r>
        <w:r w:rsidRPr="00313A3C">
          <w:rPr>
            <w:i/>
            <w:rPrChange w:id="647" w:author="PHILIP ANTHONY MARTIN" w:date="2024-03-22T10:32:00Z">
              <w:rPr/>
            </w:rPrChange>
          </w:rPr>
          <w:t>116</w:t>
        </w:r>
        <w:r>
          <w:t>(5), 882–892. https://doi.org/10.1111/j.0030-1299.2007.15559.x</w:t>
        </w:r>
      </w:ins>
    </w:p>
    <w:p w14:paraId="52949C0F" w14:textId="77777777" w:rsidR="00313A3C" w:rsidRDefault="00313A3C" w:rsidP="002338B0">
      <w:pPr>
        <w:widowControl w:val="0"/>
        <w:pBdr>
          <w:top w:val="nil"/>
          <w:left w:val="nil"/>
          <w:bottom w:val="nil"/>
          <w:right w:val="nil"/>
          <w:between w:val="nil"/>
        </w:pBdr>
        <w:spacing w:line="480" w:lineRule="auto"/>
        <w:ind w:left="720" w:hanging="720"/>
        <w:rPr>
          <w:ins w:id="648" w:author="PHILIP ANTHONY MARTIN" w:date="2024-03-22T10:32:00Z"/>
        </w:rPr>
      </w:pPr>
      <w:ins w:id="649" w:author="PHILIP ANTHONY MARTIN" w:date="2024-03-22T10:32:00Z">
        <w:r>
          <w:t xml:space="preserve">Walker, A. P., De </w:t>
        </w:r>
        <w:proofErr w:type="spellStart"/>
        <w:r>
          <w:t>Kauwe</w:t>
        </w:r>
        <w:proofErr w:type="spellEnd"/>
        <w:r>
          <w:t xml:space="preserve">, M. G., Bastos, A., </w:t>
        </w:r>
        <w:proofErr w:type="spellStart"/>
        <w:r>
          <w:t>Belmecheri</w:t>
        </w:r>
        <w:proofErr w:type="spellEnd"/>
        <w:r>
          <w:t xml:space="preserve">, S., Georgiou, K., Keeling, R. F.,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G., </w:t>
        </w:r>
        <w:proofErr w:type="spellStart"/>
        <w:r>
          <w:t>Ciais</w:t>
        </w:r>
        <w:proofErr w:type="spellEnd"/>
        <w:r>
          <w:t xml:space="preserve">, P., … </w:t>
        </w:r>
        <w:proofErr w:type="spellStart"/>
        <w:r>
          <w:t>Zuidema</w:t>
        </w:r>
        <w:proofErr w:type="spellEnd"/>
        <w:r>
          <w:t xml:space="preserve">, P. A. (2021). Integrating the evidence for a terrestrial carbon sink caused by increasing atmospheric CO2. </w:t>
        </w:r>
        <w:r w:rsidRPr="00313A3C">
          <w:rPr>
            <w:i/>
            <w:rPrChange w:id="650" w:author="PHILIP ANTHONY MARTIN" w:date="2024-03-22T10:32:00Z">
              <w:rPr/>
            </w:rPrChange>
          </w:rPr>
          <w:t xml:space="preserve">The New </w:t>
        </w:r>
        <w:proofErr w:type="spellStart"/>
        <w:r w:rsidRPr="00313A3C">
          <w:rPr>
            <w:i/>
            <w:rPrChange w:id="651" w:author="PHILIP ANTHONY MARTIN" w:date="2024-03-22T10:32:00Z">
              <w:rPr/>
            </w:rPrChange>
          </w:rPr>
          <w:t>Phytologist</w:t>
        </w:r>
        <w:proofErr w:type="spellEnd"/>
        <w:r>
          <w:t xml:space="preserve">, </w:t>
        </w:r>
        <w:r w:rsidRPr="00313A3C">
          <w:rPr>
            <w:i/>
            <w:rPrChange w:id="652" w:author="PHILIP ANTHONY MARTIN" w:date="2024-03-22T10:32:00Z">
              <w:rPr/>
            </w:rPrChange>
          </w:rPr>
          <w:t>229</w:t>
        </w:r>
        <w:r>
          <w:t>(5), 2413–2445. https://doi.org/10.1111/nph.16866</w:t>
        </w:r>
      </w:ins>
    </w:p>
    <w:p w14:paraId="0DF5491D" w14:textId="77777777" w:rsidR="00313A3C" w:rsidRDefault="00313A3C" w:rsidP="002338B0">
      <w:pPr>
        <w:widowControl w:val="0"/>
        <w:pBdr>
          <w:top w:val="nil"/>
          <w:left w:val="nil"/>
          <w:bottom w:val="nil"/>
          <w:right w:val="nil"/>
          <w:between w:val="nil"/>
        </w:pBdr>
        <w:spacing w:line="480" w:lineRule="auto"/>
        <w:ind w:left="720" w:hanging="720"/>
        <w:rPr>
          <w:ins w:id="653" w:author="PHILIP ANTHONY MARTIN" w:date="2024-03-22T10:32:00Z"/>
        </w:rPr>
      </w:pPr>
      <w:ins w:id="654" w:author="PHILIP ANTHONY MARTIN" w:date="2024-03-22T10:32:00Z">
        <w:r>
          <w:t xml:space="preserve">Wang, Y., </w:t>
        </w:r>
        <w:proofErr w:type="spellStart"/>
        <w:r>
          <w:t>Slotsbo</w:t>
        </w:r>
        <w:proofErr w:type="spellEnd"/>
        <w:r>
          <w:t xml:space="preserve">, S., &amp; </w:t>
        </w:r>
        <w:proofErr w:type="spellStart"/>
        <w:r>
          <w:t>Holmstrup</w:t>
        </w:r>
        <w:proofErr w:type="spellEnd"/>
        <w:r>
          <w:t xml:space="preserve">, M. (2022). Soil dwelling springtails are resilient to extreme drought in soil, but their reproduction is highly sensitive to small decreases </w:t>
        </w:r>
        <w:r>
          <w:lastRenderedPageBreak/>
          <w:t xml:space="preserve">in soil water potential. </w:t>
        </w:r>
        <w:proofErr w:type="spellStart"/>
        <w:r w:rsidRPr="00313A3C">
          <w:rPr>
            <w:i/>
            <w:rPrChange w:id="655" w:author="PHILIP ANTHONY MARTIN" w:date="2024-03-22T10:32:00Z">
              <w:rPr/>
            </w:rPrChange>
          </w:rPr>
          <w:t>Geoderma</w:t>
        </w:r>
        <w:proofErr w:type="spellEnd"/>
        <w:r>
          <w:t xml:space="preserve">, </w:t>
        </w:r>
        <w:r w:rsidRPr="00313A3C">
          <w:rPr>
            <w:i/>
            <w:rPrChange w:id="656" w:author="PHILIP ANTHONY MARTIN" w:date="2024-03-22T10:32:00Z">
              <w:rPr/>
            </w:rPrChange>
          </w:rPr>
          <w:t>421</w:t>
        </w:r>
        <w:r>
          <w:t>, 115913. https://doi.org/10.1016/j.geoderma.2022.115913</w:t>
        </w:r>
      </w:ins>
    </w:p>
    <w:p w14:paraId="7D173F86" w14:textId="77777777" w:rsidR="00313A3C" w:rsidRDefault="00313A3C" w:rsidP="002338B0">
      <w:pPr>
        <w:widowControl w:val="0"/>
        <w:pBdr>
          <w:top w:val="nil"/>
          <w:left w:val="nil"/>
          <w:bottom w:val="nil"/>
          <w:right w:val="nil"/>
          <w:between w:val="nil"/>
        </w:pBdr>
        <w:spacing w:line="480" w:lineRule="auto"/>
        <w:ind w:left="720" w:hanging="720"/>
        <w:rPr>
          <w:ins w:id="657" w:author="PHILIP ANTHONY MARTIN" w:date="2024-03-22T10:32:00Z"/>
        </w:rPr>
      </w:pPr>
      <w:ins w:id="658" w:author="PHILIP ANTHONY MARTIN" w:date="2024-03-22T10:32:00Z">
        <w:r>
          <w:t xml:space="preserve">Watanabe, M. (2006). Anhydrobiosis in invertebrates. </w:t>
        </w:r>
        <w:r w:rsidRPr="00313A3C">
          <w:rPr>
            <w:i/>
            <w:rPrChange w:id="659" w:author="PHILIP ANTHONY MARTIN" w:date="2024-03-22T10:32:00Z">
              <w:rPr/>
            </w:rPrChange>
          </w:rPr>
          <w:t>Applied Entomology and Zoology</w:t>
        </w:r>
        <w:r>
          <w:t xml:space="preserve">, </w:t>
        </w:r>
        <w:r w:rsidRPr="00313A3C">
          <w:rPr>
            <w:i/>
            <w:rPrChange w:id="660" w:author="PHILIP ANTHONY MARTIN" w:date="2024-03-22T10:32:00Z">
              <w:rPr/>
            </w:rPrChange>
          </w:rPr>
          <w:t>41</w:t>
        </w:r>
        <w:r>
          <w:t>(1), 15–31. https://doi.org/10.1303/aez.2006.15</w:t>
        </w:r>
      </w:ins>
    </w:p>
    <w:p w14:paraId="314145FE" w14:textId="77777777" w:rsidR="00313A3C" w:rsidRDefault="00313A3C" w:rsidP="002338B0">
      <w:pPr>
        <w:widowControl w:val="0"/>
        <w:pBdr>
          <w:top w:val="nil"/>
          <w:left w:val="nil"/>
          <w:bottom w:val="nil"/>
          <w:right w:val="nil"/>
          <w:between w:val="nil"/>
        </w:pBdr>
        <w:spacing w:line="480" w:lineRule="auto"/>
        <w:ind w:left="720" w:hanging="720"/>
        <w:rPr>
          <w:ins w:id="661" w:author="PHILIP ANTHONY MARTIN" w:date="2024-03-22T10:32:00Z"/>
        </w:rPr>
      </w:pPr>
      <w:ins w:id="662" w:author="PHILIP ANTHONY MARTIN" w:date="2024-03-22T10:32:00Z">
        <w:r>
          <w:t xml:space="preserve">Westgate, M., &amp; </w:t>
        </w:r>
        <w:proofErr w:type="spellStart"/>
        <w:r>
          <w:t>Grames</w:t>
        </w:r>
        <w:proofErr w:type="spellEnd"/>
        <w:r>
          <w:t xml:space="preserve">, E. (2020). </w:t>
        </w:r>
        <w:proofErr w:type="spellStart"/>
        <w:r w:rsidRPr="00313A3C">
          <w:rPr>
            <w:i/>
            <w:rPrChange w:id="663" w:author="PHILIP ANTHONY MARTIN" w:date="2024-03-22T10:32:00Z">
              <w:rPr/>
            </w:rPrChange>
          </w:rPr>
          <w:t>synthesisr</w:t>
        </w:r>
        <w:proofErr w:type="spellEnd"/>
        <w:r w:rsidRPr="00313A3C">
          <w:rPr>
            <w:i/>
            <w:rPrChange w:id="664" w:author="PHILIP ANTHONY MARTIN" w:date="2024-03-22T10:32:00Z">
              <w:rPr/>
            </w:rPrChange>
          </w:rPr>
          <w:t>: Import, Assemble, and Deduplicate Bibliographic Datasets</w:t>
        </w:r>
        <w:r>
          <w:t>. https://CRAN.R-project.org/package=synthesisr</w:t>
        </w:r>
      </w:ins>
    </w:p>
    <w:p w14:paraId="57963CC0" w14:textId="77777777" w:rsidR="00313A3C" w:rsidRDefault="00313A3C" w:rsidP="002338B0">
      <w:pPr>
        <w:widowControl w:val="0"/>
        <w:pBdr>
          <w:top w:val="nil"/>
          <w:left w:val="nil"/>
          <w:bottom w:val="nil"/>
          <w:right w:val="nil"/>
          <w:between w:val="nil"/>
        </w:pBdr>
        <w:spacing w:line="480" w:lineRule="auto"/>
        <w:ind w:left="720" w:hanging="720"/>
        <w:rPr>
          <w:ins w:id="665" w:author="PHILIP ANTHONY MARTIN" w:date="2024-03-22T10:32:00Z"/>
        </w:rPr>
      </w:pPr>
      <w:ins w:id="666" w:author="PHILIP ANTHONY MARTIN" w:date="2024-03-22T10:32:00Z">
        <w:r>
          <w:t xml:space="preserve">Wu, P., &amp; Wang, C. (2019). Differences in spatiotemporal dynamics between soil macrofauna and mesofauna communities in forest ecosystems: The significance for soil fauna diversity monitoring. </w:t>
        </w:r>
        <w:proofErr w:type="spellStart"/>
        <w:r w:rsidRPr="00313A3C">
          <w:rPr>
            <w:i/>
            <w:rPrChange w:id="667" w:author="PHILIP ANTHONY MARTIN" w:date="2024-03-22T10:32:00Z">
              <w:rPr/>
            </w:rPrChange>
          </w:rPr>
          <w:t>Geoderma</w:t>
        </w:r>
        <w:proofErr w:type="spellEnd"/>
        <w:r>
          <w:t xml:space="preserve">, </w:t>
        </w:r>
        <w:r w:rsidRPr="00313A3C">
          <w:rPr>
            <w:i/>
            <w:rPrChange w:id="668" w:author="PHILIP ANTHONY MARTIN" w:date="2024-03-22T10:32:00Z">
              <w:rPr/>
            </w:rPrChange>
          </w:rPr>
          <w:t>337</w:t>
        </w:r>
        <w:r>
          <w:t>, 266–272. https://doi.org/10.1016/j.geoderma.2018.09.031</w:t>
        </w:r>
      </w:ins>
    </w:p>
    <w:p w14:paraId="3A9ABDEF" w14:textId="77777777" w:rsidR="00313A3C" w:rsidRDefault="00313A3C" w:rsidP="002338B0">
      <w:pPr>
        <w:widowControl w:val="0"/>
        <w:pBdr>
          <w:top w:val="nil"/>
          <w:left w:val="nil"/>
          <w:bottom w:val="nil"/>
          <w:right w:val="nil"/>
          <w:between w:val="nil"/>
        </w:pBdr>
        <w:spacing w:line="480" w:lineRule="auto"/>
        <w:ind w:left="720" w:hanging="720"/>
        <w:rPr>
          <w:ins w:id="669" w:author="PHILIP ANTHONY MARTIN" w:date="2024-03-22T10:32:00Z"/>
        </w:rPr>
      </w:pPr>
      <w:ins w:id="670" w:author="PHILIP ANTHONY MARTIN" w:date="2024-03-22T10:32:00Z">
        <w:r>
          <w:t xml:space="preserve">Yang, Y., Saatchi, S. S., Xu, L., Yu, Y., Choi, S., Phillips, N., Kennedy, R., Keller, M., </w:t>
        </w:r>
        <w:proofErr w:type="spellStart"/>
        <w:r>
          <w:t>Knyazikhin</w:t>
        </w:r>
        <w:proofErr w:type="spellEnd"/>
        <w:r>
          <w:t xml:space="preserve">, Y., &amp; Myneni, R. B. (2018). Post-drought </w:t>
        </w:r>
        <w:proofErr w:type="gramStart"/>
        <w:r>
          <w:t>decline</w:t>
        </w:r>
        <w:proofErr w:type="gramEnd"/>
        <w:r>
          <w:t xml:space="preserve"> of the Amazon carbon sink. </w:t>
        </w:r>
        <w:r w:rsidRPr="00313A3C">
          <w:rPr>
            <w:i/>
            <w:rPrChange w:id="671" w:author="PHILIP ANTHONY MARTIN" w:date="2024-03-22T10:32:00Z">
              <w:rPr/>
            </w:rPrChange>
          </w:rPr>
          <w:t>Nature Communications</w:t>
        </w:r>
        <w:r>
          <w:t xml:space="preserve">, </w:t>
        </w:r>
        <w:r w:rsidRPr="00313A3C">
          <w:rPr>
            <w:i/>
            <w:rPrChange w:id="672" w:author="PHILIP ANTHONY MARTIN" w:date="2024-03-22T10:32:00Z">
              <w:rPr/>
            </w:rPrChange>
          </w:rPr>
          <w:t>9</w:t>
        </w:r>
        <w:r>
          <w:t>(1), 3172. https://doi.org/10.1038/s41467-018-05668-6</w:t>
        </w:r>
      </w:ins>
    </w:p>
    <w:p w14:paraId="0F6DF0E6" w14:textId="7925D1C8" w:rsidR="002338B0" w:rsidDel="00281FE2" w:rsidRDefault="00313A3C" w:rsidP="002338B0">
      <w:pPr>
        <w:widowControl w:val="0"/>
        <w:pBdr>
          <w:top w:val="nil"/>
          <w:left w:val="nil"/>
          <w:bottom w:val="nil"/>
          <w:right w:val="nil"/>
          <w:between w:val="nil"/>
        </w:pBdr>
        <w:spacing w:line="480" w:lineRule="auto"/>
        <w:ind w:left="720" w:hanging="720"/>
        <w:rPr>
          <w:del w:id="673" w:author="PHILIP ANTHONY MARTIN" w:date="2024-02-20T10:52:00Z"/>
        </w:rPr>
      </w:pPr>
      <w:proofErr w:type="spellStart"/>
      <w:ins w:id="674" w:author="PHILIP ANTHONY MARTIN" w:date="2024-03-22T10:32:00Z">
        <w:r>
          <w:t>Zajicek</w:t>
        </w:r>
        <w:proofErr w:type="spellEnd"/>
        <w:r>
          <w:t xml:space="preserve">, P., </w:t>
        </w:r>
        <w:proofErr w:type="spellStart"/>
        <w:r>
          <w:t>Welti</w:t>
        </w:r>
        <w:proofErr w:type="spellEnd"/>
        <w:r>
          <w:t xml:space="preserve">, E. A. R., Baker, N. J., </w:t>
        </w:r>
        <w:proofErr w:type="spellStart"/>
        <w:r>
          <w:t>Januschke</w:t>
        </w:r>
        <w:proofErr w:type="spellEnd"/>
        <w:r>
          <w:t xml:space="preserve">, K., </w:t>
        </w:r>
        <w:proofErr w:type="spellStart"/>
        <w:r>
          <w:t>Brauner</w:t>
        </w:r>
        <w:proofErr w:type="spellEnd"/>
        <w:r>
          <w:t xml:space="preserve">, O., &amp; </w:t>
        </w:r>
        <w:proofErr w:type="spellStart"/>
        <w:r>
          <w:t>Haase</w:t>
        </w:r>
        <w:proofErr w:type="spellEnd"/>
        <w:r>
          <w:t xml:space="preserve">, P. (2021). Long-term data reveal unimodal responses of ground beetle abundance to precipitation and land use but no changes in taxonomic and functional diversity. </w:t>
        </w:r>
        <w:r w:rsidRPr="00313A3C">
          <w:rPr>
            <w:i/>
            <w:rPrChange w:id="675" w:author="PHILIP ANTHONY MARTIN" w:date="2024-03-22T10:32:00Z">
              <w:rPr/>
            </w:rPrChange>
          </w:rPr>
          <w:t>Scientific Reports</w:t>
        </w:r>
        <w:r>
          <w:t xml:space="preserve">, </w:t>
        </w:r>
        <w:r w:rsidRPr="00313A3C">
          <w:rPr>
            <w:i/>
            <w:rPrChange w:id="676" w:author="PHILIP ANTHONY MARTIN" w:date="2024-03-22T10:32:00Z">
              <w:rPr/>
            </w:rPrChange>
          </w:rPr>
          <w:t>11</w:t>
        </w:r>
        <w:r>
          <w:t>(1), 17468. https://doi.org/10.1038/s41598-021-96910-7</w:t>
        </w:r>
      </w:ins>
      <w:del w:id="677" w:author="PHILIP ANTHONY MARTIN" w:date="2024-02-20T10:52:00Z">
        <w:r w:rsidR="002338B0" w:rsidDel="00281FE2">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R="002338B0" w:rsidRPr="002338B0" w:rsidDel="00281FE2">
          <w:rPr>
            <w:i/>
          </w:rPr>
          <w:delText>PLoS Biology</w:delText>
        </w:r>
        <w:r w:rsidR="002338B0" w:rsidDel="00281FE2">
          <w:delText xml:space="preserve">, </w:delText>
        </w:r>
        <w:r w:rsidR="002338B0" w:rsidRPr="002338B0" w:rsidDel="00281FE2">
          <w:rPr>
            <w:i/>
          </w:rPr>
          <w:delText>19</w:delText>
        </w:r>
        <w:r w:rsidR="002338B0" w:rsidDel="00281FE2">
          <w:delText>(10), e3001296. https://doi.org/10.1371/journal.pbio.3001296</w:delText>
        </w:r>
      </w:del>
    </w:p>
    <w:p w14:paraId="07BF5A0F" w14:textId="77777777" w:rsidR="002338B0" w:rsidDel="00281FE2" w:rsidRDefault="002338B0" w:rsidP="002338B0">
      <w:pPr>
        <w:widowControl w:val="0"/>
        <w:pBdr>
          <w:top w:val="nil"/>
          <w:left w:val="nil"/>
          <w:bottom w:val="nil"/>
          <w:right w:val="nil"/>
          <w:between w:val="nil"/>
        </w:pBdr>
        <w:spacing w:line="480" w:lineRule="auto"/>
        <w:ind w:left="720" w:hanging="720"/>
        <w:rPr>
          <w:del w:id="678" w:author="PHILIP ANTHONY MARTIN" w:date="2024-02-20T10:52:00Z"/>
        </w:rPr>
      </w:pPr>
      <w:del w:id="679" w:author="PHILIP ANTHONY MARTIN" w:date="2024-02-20T10:52:00Z">
        <w:r w:rsidDel="00281FE2">
          <w:delText xml:space="preserve">Anderegg, W. R. L., Anderegg, L. D. L., Kerr, K. L., &amp; Trugman, A. T. (2019). Widespread drought-induced tree mortality at dry range edges indicates that climate stress exceeds species’ compensating mechanisms. </w:delText>
        </w:r>
        <w:r w:rsidRPr="002338B0" w:rsidDel="00281FE2">
          <w:rPr>
            <w:i/>
          </w:rPr>
          <w:delText>Global Change Biology</w:delText>
        </w:r>
        <w:r w:rsidDel="00281FE2">
          <w:delText xml:space="preserve">, </w:delText>
        </w:r>
        <w:r w:rsidRPr="002338B0" w:rsidDel="00281FE2">
          <w:rPr>
            <w:i/>
          </w:rPr>
          <w:delText>25</w:delText>
        </w:r>
        <w:r w:rsidDel="00281FE2">
          <w:delText>(11), 3793–</w:delText>
        </w:r>
        <w:r w:rsidDel="00281FE2">
          <w:lastRenderedPageBreak/>
          <w:delText>3802. https://doi.org/10.1111/gcb.14771</w:delText>
        </w:r>
      </w:del>
    </w:p>
    <w:p w14:paraId="52EEB542"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680" w:author="PHILIP ANTHONY MARTIN" w:date="2024-02-20T10:52:00Z"/>
          <w:lang w:val="es-ES"/>
        </w:rPr>
      </w:pPr>
      <w:del w:id="681" w:author="PHILIP ANTHONY MARTIN" w:date="2024-02-20T10:52:00Z">
        <w:r w:rsidDel="00281FE2">
          <w:delText xml:space="preserve">Aupic-Samain, A., Baldy, V., Delcourt, N., Krogh, P. H., Gauquelin, T., Fernandez, C., &amp; Santonja, M. (2021). Water availability rather than temperature control soil fauna community structure and prey–predator interactions. </w:delText>
        </w:r>
        <w:r w:rsidRPr="002338B0" w:rsidDel="00281FE2">
          <w:rPr>
            <w:i/>
            <w:lang w:val="es-ES"/>
          </w:rPr>
          <w:delText>Functional Ecology</w:delText>
        </w:r>
        <w:r w:rsidRPr="002338B0" w:rsidDel="00281FE2">
          <w:rPr>
            <w:lang w:val="es-ES"/>
          </w:rPr>
          <w:delText xml:space="preserve">, </w:delText>
        </w:r>
        <w:r w:rsidRPr="002338B0" w:rsidDel="00281FE2">
          <w:rPr>
            <w:i/>
            <w:lang w:val="es-ES"/>
          </w:rPr>
          <w:delText>35</w:delText>
        </w:r>
        <w:r w:rsidRPr="002338B0" w:rsidDel="00281FE2">
          <w:rPr>
            <w:lang w:val="es-ES"/>
          </w:rPr>
          <w:delText>(7), 1550–1559. https://doi.org/10.1111/1365-2435.13745</w:delText>
        </w:r>
      </w:del>
    </w:p>
    <w:p w14:paraId="2AAC8D94" w14:textId="77777777" w:rsidR="002338B0" w:rsidDel="00281FE2" w:rsidRDefault="002338B0" w:rsidP="002338B0">
      <w:pPr>
        <w:widowControl w:val="0"/>
        <w:pBdr>
          <w:top w:val="nil"/>
          <w:left w:val="nil"/>
          <w:bottom w:val="nil"/>
          <w:right w:val="nil"/>
          <w:between w:val="nil"/>
        </w:pBdr>
        <w:spacing w:line="480" w:lineRule="auto"/>
        <w:ind w:left="720" w:hanging="720"/>
        <w:rPr>
          <w:del w:id="682" w:author="PHILIP ANTHONY MARTIN" w:date="2024-02-20T10:52:00Z"/>
        </w:rPr>
      </w:pPr>
      <w:del w:id="683" w:author="PHILIP ANTHONY MARTIN" w:date="2024-02-20T10:52:00Z">
        <w:r w:rsidRPr="002338B0" w:rsidDel="00281FE2">
          <w:rPr>
            <w:lang w:val="es-ES"/>
          </w:rPr>
          <w:delText xml:space="preserve">Aupic-Samain, A., Santonja, M., Chomel, M., Pereira, S., Quer, E., Lecareux, C., Limousin, J.-M., Ourcival, J.-M., Simioni, G., Gauquelin, T., Fernandez, C., &amp; Baldy, V. (2021). </w:delText>
        </w:r>
        <w:r w:rsidDel="00281FE2">
          <w:delText xml:space="preserve">Soil biota response to experimental rainfall reduction depends on the dominant tree species in mature northern Mediterranean forests. </w:delText>
        </w:r>
        <w:r w:rsidRPr="002338B0" w:rsidDel="00281FE2">
          <w:rPr>
            <w:i/>
          </w:rPr>
          <w:delText>Soil Biology &amp; Biochemistry</w:delText>
        </w:r>
        <w:r w:rsidDel="00281FE2">
          <w:delText xml:space="preserve">, </w:delText>
        </w:r>
        <w:r w:rsidRPr="002338B0" w:rsidDel="00281FE2">
          <w:rPr>
            <w:i/>
          </w:rPr>
          <w:delText>154</w:delText>
        </w:r>
        <w:r w:rsidDel="00281FE2">
          <w:delText>, 108122. https://doi.org/10.1016/j.soilbio.2020.108122</w:delText>
        </w:r>
      </w:del>
    </w:p>
    <w:p w14:paraId="38C0301F" w14:textId="77777777" w:rsidR="002338B0" w:rsidDel="00281FE2" w:rsidRDefault="002338B0" w:rsidP="002338B0">
      <w:pPr>
        <w:widowControl w:val="0"/>
        <w:pBdr>
          <w:top w:val="nil"/>
          <w:left w:val="nil"/>
          <w:bottom w:val="nil"/>
          <w:right w:val="nil"/>
          <w:between w:val="nil"/>
        </w:pBdr>
        <w:spacing w:line="480" w:lineRule="auto"/>
        <w:ind w:left="720" w:hanging="720"/>
        <w:rPr>
          <w:del w:id="684" w:author="PHILIP ANTHONY MARTIN" w:date="2024-02-20T10:52:00Z"/>
        </w:rPr>
      </w:pPr>
      <w:del w:id="685" w:author="PHILIP ANTHONY MARTIN" w:date="2024-02-20T10:52:00Z">
        <w:r w:rsidDel="00281FE2">
          <w:delText xml:space="preserve">Barton, K. (2015). </w:delText>
        </w:r>
        <w:r w:rsidRPr="002338B0" w:rsidDel="00281FE2">
          <w:rPr>
            <w:i/>
          </w:rPr>
          <w:delText>MuMIn: multi-model inference</w:delText>
        </w:r>
        <w:r w:rsidDel="00281FE2">
          <w:delText xml:space="preserve"> (1.15.1).</w:delText>
        </w:r>
      </w:del>
    </w:p>
    <w:p w14:paraId="4002E86F" w14:textId="77777777" w:rsidR="002338B0" w:rsidDel="00281FE2" w:rsidRDefault="002338B0" w:rsidP="002338B0">
      <w:pPr>
        <w:widowControl w:val="0"/>
        <w:pBdr>
          <w:top w:val="nil"/>
          <w:left w:val="nil"/>
          <w:bottom w:val="nil"/>
          <w:right w:val="nil"/>
          <w:between w:val="nil"/>
        </w:pBdr>
        <w:spacing w:line="480" w:lineRule="auto"/>
        <w:ind w:left="720" w:hanging="720"/>
        <w:rPr>
          <w:del w:id="686" w:author="PHILIP ANTHONY MARTIN" w:date="2024-02-20T10:52:00Z"/>
        </w:rPr>
      </w:pPr>
      <w:del w:id="687" w:author="PHILIP ANTHONY MARTIN" w:date="2024-02-20T10:52:00Z">
        <w:r w:rsidDel="00281FE2">
          <w:delText>Beaumelle, L., Tison, L., Eisenhauer, N., Hines, J., Malladi, S., Pelosi, C., Thouvenot, L., &amp; Phillips, H. R. P. (2023). Pesticide effects on soil fauna communities—A meta</w:delText>
        </w:r>
        <w:r w:rsidDel="00281FE2">
          <w:rPr>
            <w:rFonts w:ascii="Cambria Math" w:hAnsi="Cambria Math" w:cs="Cambria Math"/>
          </w:rPr>
          <w:delText>‐</w:delText>
        </w:r>
        <w:r w:rsidDel="00281FE2">
          <w:delText xml:space="preserve">analysis. </w:delText>
        </w:r>
        <w:r w:rsidRPr="002338B0" w:rsidDel="00281FE2">
          <w:rPr>
            <w:i/>
          </w:rPr>
          <w:delText>The Journal of Applied Ecology</w:delText>
        </w:r>
        <w:r w:rsidDel="00281FE2">
          <w:delText>. https://doi.org/10.1111/1365-2664.14437</w:delText>
        </w:r>
      </w:del>
    </w:p>
    <w:p w14:paraId="4A9BB5A0" w14:textId="77777777" w:rsidR="002338B0" w:rsidDel="00281FE2" w:rsidRDefault="002338B0" w:rsidP="002338B0">
      <w:pPr>
        <w:widowControl w:val="0"/>
        <w:pBdr>
          <w:top w:val="nil"/>
          <w:left w:val="nil"/>
          <w:bottom w:val="nil"/>
          <w:right w:val="nil"/>
          <w:between w:val="nil"/>
        </w:pBdr>
        <w:spacing w:line="480" w:lineRule="auto"/>
        <w:ind w:left="720" w:hanging="720"/>
        <w:rPr>
          <w:del w:id="688" w:author="PHILIP ANTHONY MARTIN" w:date="2024-02-20T10:52:00Z"/>
        </w:rPr>
      </w:pPr>
      <w:del w:id="689" w:author="PHILIP ANTHONY MARTIN" w:date="2024-02-20T10:52:00Z">
        <w:r w:rsidDel="00281FE2">
          <w:delText xml:space="preserve">Benton, M. J., Wilf, P., &amp; Sauquet, H. (2022). The Angiosperm Terrestrial Revolution and the origins of modern biodiversity. </w:delText>
        </w:r>
        <w:r w:rsidRPr="002338B0" w:rsidDel="00281FE2">
          <w:rPr>
            <w:i/>
          </w:rPr>
          <w:delText>The New Phytologist</w:delText>
        </w:r>
        <w:r w:rsidDel="00281FE2">
          <w:delText xml:space="preserve">, </w:delText>
        </w:r>
        <w:r w:rsidRPr="002338B0" w:rsidDel="00281FE2">
          <w:rPr>
            <w:i/>
          </w:rPr>
          <w:delText>233</w:delText>
        </w:r>
        <w:r w:rsidDel="00281FE2">
          <w:delText>(5), 2017–2035. https://doi.org/10.1111/nph.17822</w:delText>
        </w:r>
      </w:del>
    </w:p>
    <w:p w14:paraId="5293AA05" w14:textId="77777777" w:rsidR="002338B0" w:rsidDel="00281FE2" w:rsidRDefault="002338B0" w:rsidP="002338B0">
      <w:pPr>
        <w:widowControl w:val="0"/>
        <w:pBdr>
          <w:top w:val="nil"/>
          <w:left w:val="nil"/>
          <w:bottom w:val="nil"/>
          <w:right w:val="nil"/>
          <w:between w:val="nil"/>
        </w:pBdr>
        <w:spacing w:line="480" w:lineRule="auto"/>
        <w:ind w:left="720" w:hanging="720"/>
        <w:rPr>
          <w:del w:id="690" w:author="PHILIP ANTHONY MARTIN" w:date="2024-02-20T10:52:00Z"/>
        </w:rPr>
      </w:pPr>
      <w:del w:id="691" w:author="PHILIP ANTHONY MARTIN" w:date="2024-02-20T10:52:00Z">
        <w:r w:rsidDel="00281FE2">
          <w:delText xml:space="preserve">Blankinship, J. C., Niklaus, P. A., &amp; Hungate, B. A. (2011). A meta-analysis of responses of soil biota to global change. </w:delText>
        </w:r>
        <w:r w:rsidRPr="002338B0" w:rsidDel="00281FE2">
          <w:rPr>
            <w:i/>
          </w:rPr>
          <w:delText>Oecologia</w:delText>
        </w:r>
        <w:r w:rsidDel="00281FE2">
          <w:delText xml:space="preserve">, </w:delText>
        </w:r>
        <w:r w:rsidRPr="002338B0" w:rsidDel="00281FE2">
          <w:rPr>
            <w:i/>
          </w:rPr>
          <w:delText>165</w:delText>
        </w:r>
        <w:r w:rsidDel="00281FE2">
          <w:delText>(3), 553–565. https://doi.org/10.1007/s00442-011-1909-0</w:delText>
        </w:r>
      </w:del>
    </w:p>
    <w:p w14:paraId="05EE5511" w14:textId="77777777" w:rsidR="002338B0" w:rsidDel="00281FE2" w:rsidRDefault="002338B0" w:rsidP="002338B0">
      <w:pPr>
        <w:widowControl w:val="0"/>
        <w:pBdr>
          <w:top w:val="nil"/>
          <w:left w:val="nil"/>
          <w:bottom w:val="nil"/>
          <w:right w:val="nil"/>
          <w:between w:val="nil"/>
        </w:pBdr>
        <w:spacing w:line="480" w:lineRule="auto"/>
        <w:ind w:left="720" w:hanging="720"/>
        <w:rPr>
          <w:del w:id="692" w:author="PHILIP ANTHONY MARTIN" w:date="2024-02-20T10:52:00Z"/>
        </w:rPr>
      </w:pPr>
      <w:del w:id="693" w:author="PHILIP ANTHONY MARTIN" w:date="2024-02-20T10:52:00Z">
        <w:r w:rsidDel="00281FE2">
          <w:delText xml:space="preserve">Bozada, T., Borden, J., Workman, J., Del Cid, M., Malinowski, J., &amp; Luechtefeld, T. (2021). Sysrev: A FAIR platform for Data Curation and Systematic Evidence Review. In </w:delText>
        </w:r>
        <w:r w:rsidRPr="002338B0" w:rsidDel="00281FE2">
          <w:rPr>
            <w:i/>
          </w:rPr>
          <w:delText>bioRxiv</w:delText>
        </w:r>
        <w:r w:rsidDel="00281FE2">
          <w:delText xml:space="preserve"> (p. 2021.03.24.436697). https://doi.org/10.1101/2021.03.24.436697</w:delText>
        </w:r>
      </w:del>
    </w:p>
    <w:p w14:paraId="23421916" w14:textId="77777777" w:rsidR="002338B0" w:rsidDel="00281FE2" w:rsidRDefault="002338B0" w:rsidP="002338B0">
      <w:pPr>
        <w:widowControl w:val="0"/>
        <w:pBdr>
          <w:top w:val="nil"/>
          <w:left w:val="nil"/>
          <w:bottom w:val="nil"/>
          <w:right w:val="nil"/>
          <w:between w:val="nil"/>
        </w:pBdr>
        <w:spacing w:line="480" w:lineRule="auto"/>
        <w:ind w:left="720" w:hanging="720"/>
        <w:rPr>
          <w:del w:id="694" w:author="PHILIP ANTHONY MARTIN" w:date="2024-02-20T10:52:00Z"/>
        </w:rPr>
      </w:pPr>
      <w:del w:id="695" w:author="PHILIP ANTHONY MARTIN" w:date="2024-02-20T10:52:00Z">
        <w:r w:rsidDel="00281FE2">
          <w:delText>Bristol, D., Hassan, K., Blankinship, J. C., &amp; Nielsen, U. N. (2023). Responses of nematode abundances to increased and reduced rainfall under field conditions: A meta</w:delText>
        </w:r>
        <w:r w:rsidDel="00281FE2">
          <w:rPr>
            <w:rFonts w:ascii="Cambria Math" w:hAnsi="Cambria Math" w:cs="Cambria Math"/>
          </w:rPr>
          <w:delText>‐</w:delText>
        </w:r>
        <w:r w:rsidDel="00281FE2">
          <w:delText xml:space="preserve">analysis. </w:delText>
        </w:r>
        <w:r w:rsidRPr="002338B0" w:rsidDel="00281FE2">
          <w:rPr>
            <w:i/>
          </w:rPr>
          <w:delText xml:space="preserve">Ecosphere </w:delText>
        </w:r>
        <w:r w:rsidDel="00281FE2">
          <w:delText xml:space="preserve">, </w:delText>
        </w:r>
        <w:r w:rsidRPr="002338B0" w:rsidDel="00281FE2">
          <w:rPr>
            <w:i/>
          </w:rPr>
          <w:delText>14</w:delText>
        </w:r>
        <w:r w:rsidDel="00281FE2">
          <w:delText>(1). https://doi.org/10.1002/ecs2.4364</w:delText>
        </w:r>
      </w:del>
    </w:p>
    <w:p w14:paraId="39C92567" w14:textId="77777777" w:rsidR="002338B0" w:rsidDel="00281FE2" w:rsidRDefault="002338B0" w:rsidP="002338B0">
      <w:pPr>
        <w:widowControl w:val="0"/>
        <w:pBdr>
          <w:top w:val="nil"/>
          <w:left w:val="nil"/>
          <w:bottom w:val="nil"/>
          <w:right w:val="nil"/>
          <w:between w:val="nil"/>
        </w:pBdr>
        <w:spacing w:line="480" w:lineRule="auto"/>
        <w:ind w:left="720" w:hanging="720"/>
        <w:rPr>
          <w:del w:id="696" w:author="PHILIP ANTHONY MARTIN" w:date="2024-02-20T10:52:00Z"/>
        </w:rPr>
      </w:pPr>
      <w:del w:id="697" w:author="PHILIP ANTHONY MARTIN" w:date="2024-02-20T10:52:00Z">
        <w:r w:rsidDel="00281FE2">
          <w:delText xml:space="preserve">Chase, J. M., &amp; Knight, T. M. (2013). Scale-dependent effect sizes of ecological drivers on biodiversity: why standardised sampling is not enough. </w:delText>
        </w:r>
        <w:r w:rsidRPr="002338B0" w:rsidDel="00281FE2">
          <w:rPr>
            <w:i/>
          </w:rPr>
          <w:delText>Ecology Letters</w:delText>
        </w:r>
        <w:r w:rsidDel="00281FE2">
          <w:delText xml:space="preserve">, </w:delText>
        </w:r>
        <w:r w:rsidRPr="002338B0" w:rsidDel="00281FE2">
          <w:rPr>
            <w:i/>
          </w:rPr>
          <w:delText>16 Suppl 1</w:delText>
        </w:r>
        <w:r w:rsidDel="00281FE2">
          <w:delText xml:space="preserve">, </w:delText>
        </w:r>
        <w:r w:rsidDel="00281FE2">
          <w:lastRenderedPageBreak/>
          <w:delText>17–26. https://doi.org/10.1111/ele.12112</w:delText>
        </w:r>
      </w:del>
    </w:p>
    <w:p w14:paraId="74ACB409"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698" w:author="PHILIP ANTHONY MARTIN" w:date="2024-02-20T10:52:00Z"/>
          <w:lang w:val="es-ES"/>
        </w:rPr>
      </w:pPr>
      <w:del w:id="699" w:author="PHILIP ANTHONY MARTIN" w:date="2024-02-20T10:52:00Z">
        <w:r w:rsidDel="00281FE2">
          <w:delText xml:space="preserve">Chikoski, J. M., Ferguson, S. H., &amp; Meyer, L. (2006). Effects of water addition on soil arthropods and soil characteristics in a precipitation-limited environment. </w:delText>
        </w:r>
        <w:r w:rsidRPr="002338B0" w:rsidDel="00281FE2">
          <w:rPr>
            <w:i/>
            <w:lang w:val="es-ES"/>
          </w:rPr>
          <w:delText>Acta Oecologica</w:delText>
        </w:r>
        <w:r w:rsidRPr="002338B0" w:rsidDel="00281FE2">
          <w:rPr>
            <w:lang w:val="es-ES"/>
          </w:rPr>
          <w:delText xml:space="preserve">, </w:delText>
        </w:r>
        <w:r w:rsidRPr="002338B0" w:rsidDel="00281FE2">
          <w:rPr>
            <w:i/>
            <w:lang w:val="es-ES"/>
          </w:rPr>
          <w:delText>30</w:delText>
        </w:r>
        <w:r w:rsidRPr="002338B0" w:rsidDel="00281FE2">
          <w:rPr>
            <w:lang w:val="es-ES"/>
          </w:rPr>
          <w:delText>(2), 203–211. https://doi.org/10.1016/j.actao.2006.04.005</w:delText>
        </w:r>
      </w:del>
    </w:p>
    <w:p w14:paraId="2083B262" w14:textId="77777777" w:rsidR="002338B0" w:rsidDel="00281FE2" w:rsidRDefault="002338B0" w:rsidP="002338B0">
      <w:pPr>
        <w:widowControl w:val="0"/>
        <w:pBdr>
          <w:top w:val="nil"/>
          <w:left w:val="nil"/>
          <w:bottom w:val="nil"/>
          <w:right w:val="nil"/>
          <w:between w:val="nil"/>
        </w:pBdr>
        <w:spacing w:line="480" w:lineRule="auto"/>
        <w:ind w:left="720" w:hanging="720"/>
        <w:rPr>
          <w:del w:id="700" w:author="PHILIP ANTHONY MARTIN" w:date="2024-02-20T10:52:00Z"/>
        </w:rPr>
      </w:pPr>
      <w:del w:id="701" w:author="PHILIP ANTHONY MARTIN" w:date="2024-02-20T10:52:00Z">
        <w:r w:rsidRPr="002338B0" w:rsidDel="00281FE2">
          <w:rPr>
            <w:lang w:val="es-ES"/>
          </w:rPr>
          <w:delText xml:space="preserve">Christie, A. P., Abecasis, D., Adjeroud, M., Alonso, J. C., Amano, T., Anton, A., Baldigo, B. P., Barrientos, R., Bicknell, J. E., Buhl, D. A., &amp; Others. </w:delText>
        </w:r>
        <w:r w:rsidDel="00281FE2">
          <w:delText xml:space="preserve">(2020). Quantifying and addressing the prevalence and bias of study designs in the environmental and social sciences. </w:delText>
        </w:r>
        <w:r w:rsidRPr="002338B0" w:rsidDel="00281FE2">
          <w:rPr>
            <w:i/>
          </w:rPr>
          <w:delText>Nature Communications</w:delText>
        </w:r>
        <w:r w:rsidDel="00281FE2">
          <w:delText>.</w:delText>
        </w:r>
      </w:del>
    </w:p>
    <w:p w14:paraId="775F2FD7" w14:textId="77777777" w:rsidR="002338B0" w:rsidDel="00281FE2" w:rsidRDefault="002338B0" w:rsidP="002338B0">
      <w:pPr>
        <w:widowControl w:val="0"/>
        <w:pBdr>
          <w:top w:val="nil"/>
          <w:left w:val="nil"/>
          <w:bottom w:val="nil"/>
          <w:right w:val="nil"/>
          <w:between w:val="nil"/>
        </w:pBdr>
        <w:spacing w:line="480" w:lineRule="auto"/>
        <w:ind w:left="720" w:hanging="720"/>
        <w:rPr>
          <w:del w:id="702" w:author="PHILIP ANTHONY MARTIN" w:date="2024-02-20T10:52:00Z"/>
        </w:rPr>
      </w:pPr>
      <w:del w:id="703" w:author="PHILIP ANTHONY MARTIN" w:date="2024-02-20T10:52:00Z">
        <w:r w:rsidDel="00281FE2">
          <w:delText xml:space="preserve">Christie, A. P., Amano, T., Martin, P. A., Shackelford, G. E., Simmons, B. I., &amp; Sutherland, W. J. (2019). Simple study designs in ecology produce inaccurate estimates of biodiversity responses. </w:delText>
        </w:r>
        <w:r w:rsidRPr="002338B0" w:rsidDel="00281FE2">
          <w:rPr>
            <w:i/>
          </w:rPr>
          <w:delText>The Journal of Applied Ecology</w:delText>
        </w:r>
        <w:r w:rsidDel="00281FE2">
          <w:delText xml:space="preserve">, </w:delText>
        </w:r>
        <w:r w:rsidRPr="002338B0" w:rsidDel="00281FE2">
          <w:rPr>
            <w:i/>
          </w:rPr>
          <w:delText>56</w:delText>
        </w:r>
        <w:r w:rsidDel="00281FE2">
          <w:delText>(12), 2742–2754. https://doi.org/10.1111/1365-2664.13499</w:delText>
        </w:r>
      </w:del>
    </w:p>
    <w:p w14:paraId="19BB4DEF" w14:textId="77777777" w:rsidR="002338B0" w:rsidDel="00281FE2" w:rsidRDefault="002338B0" w:rsidP="002338B0">
      <w:pPr>
        <w:widowControl w:val="0"/>
        <w:pBdr>
          <w:top w:val="nil"/>
          <w:left w:val="nil"/>
          <w:bottom w:val="nil"/>
          <w:right w:val="nil"/>
          <w:between w:val="nil"/>
        </w:pBdr>
        <w:spacing w:line="480" w:lineRule="auto"/>
        <w:ind w:left="720" w:hanging="720"/>
        <w:rPr>
          <w:del w:id="704" w:author="PHILIP ANTHONY MARTIN" w:date="2024-02-20T10:52:00Z"/>
        </w:rPr>
      </w:pPr>
      <w:del w:id="705" w:author="PHILIP ANTHONY MARTIN" w:date="2024-02-20T10:52:00Z">
        <w:r w:rsidDel="00281FE2">
          <w:delText xml:space="preserve">Cohen, J. (1960). A Coefficient of Agreement for Nominal Scales. </w:delText>
        </w:r>
        <w:r w:rsidRPr="002338B0" w:rsidDel="00281FE2">
          <w:rPr>
            <w:i/>
          </w:rPr>
          <w:delText>Educational and Psychological Measurement</w:delText>
        </w:r>
        <w:r w:rsidDel="00281FE2">
          <w:delText xml:space="preserve">, </w:delText>
        </w:r>
        <w:r w:rsidRPr="002338B0" w:rsidDel="00281FE2">
          <w:rPr>
            <w:i/>
          </w:rPr>
          <w:delText>20</w:delText>
        </w:r>
        <w:r w:rsidDel="00281FE2">
          <w:delText>(1), 37–46. https://doi.org/10.1177/001316446002000104</w:delText>
        </w:r>
      </w:del>
    </w:p>
    <w:p w14:paraId="41A982FF" w14:textId="77777777" w:rsidR="002338B0" w:rsidDel="00281FE2" w:rsidRDefault="002338B0" w:rsidP="002338B0">
      <w:pPr>
        <w:widowControl w:val="0"/>
        <w:pBdr>
          <w:top w:val="nil"/>
          <w:left w:val="nil"/>
          <w:bottom w:val="nil"/>
          <w:right w:val="nil"/>
          <w:between w:val="nil"/>
        </w:pBdr>
        <w:spacing w:line="480" w:lineRule="auto"/>
        <w:ind w:left="720" w:hanging="720"/>
        <w:rPr>
          <w:del w:id="706" w:author="PHILIP ANTHONY MARTIN" w:date="2024-02-20T10:52:00Z"/>
        </w:rPr>
      </w:pPr>
      <w:del w:id="707" w:author="PHILIP ANTHONY MARTIN" w:date="2024-02-20T10:52:00Z">
        <w:r w:rsidDel="00281FE2">
          <w:delText xml:space="preserve">Collaboration for Environmental Evidence. (2018). </w:delText>
        </w:r>
        <w:r w:rsidRPr="002338B0" w:rsidDel="00281FE2">
          <w:rPr>
            <w:i/>
          </w:rPr>
          <w:delText>Guidelines and Standards for Evidence synthesis in Environmental Management. Version 5.0</w:delText>
        </w:r>
        <w:r w:rsidDel="00281FE2">
          <w:delText xml:space="preserve"> (Pullin, A.S., Frampton, G.K., Livoreil, B., Petrokofsky, G., Ed.). www.environmentalevidence.org/information-for-authors. [Accessed 6/10/21].</w:delText>
        </w:r>
      </w:del>
    </w:p>
    <w:p w14:paraId="1F133AD1" w14:textId="77777777" w:rsidR="002338B0" w:rsidDel="00281FE2" w:rsidRDefault="002338B0" w:rsidP="002338B0">
      <w:pPr>
        <w:widowControl w:val="0"/>
        <w:pBdr>
          <w:top w:val="nil"/>
          <w:left w:val="nil"/>
          <w:bottom w:val="nil"/>
          <w:right w:val="nil"/>
          <w:between w:val="nil"/>
        </w:pBdr>
        <w:spacing w:line="480" w:lineRule="auto"/>
        <w:ind w:left="720" w:hanging="720"/>
        <w:rPr>
          <w:del w:id="708" w:author="PHILIP ANTHONY MARTIN" w:date="2024-02-20T10:52:00Z"/>
        </w:rPr>
      </w:pPr>
      <w:del w:id="709" w:author="PHILIP ANTHONY MARTIN" w:date="2024-02-20T10:52:00Z">
        <w:r w:rsidDel="00281FE2">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RPr="002338B0" w:rsidDel="00281FE2">
          <w:rPr>
            <w:i/>
          </w:rPr>
          <w:delText>Soil Biology &amp; Biochemistry</w:delText>
        </w:r>
        <w:r w:rsidDel="00281FE2">
          <w:delText xml:space="preserve">, </w:delText>
        </w:r>
        <w:r w:rsidRPr="002338B0" w:rsidDel="00281FE2">
          <w:rPr>
            <w:i/>
          </w:rPr>
          <w:delText>110</w:delText>
        </w:r>
        <w:r w:rsidDel="00281FE2">
          <w:delText>, 116–133. https://doi.org/10.1016/j.soilbio.2017.03.008</w:delText>
        </w:r>
      </w:del>
    </w:p>
    <w:p w14:paraId="3FC43706" w14:textId="77777777" w:rsidR="002338B0" w:rsidDel="00281FE2" w:rsidRDefault="002338B0" w:rsidP="002338B0">
      <w:pPr>
        <w:widowControl w:val="0"/>
        <w:pBdr>
          <w:top w:val="nil"/>
          <w:left w:val="nil"/>
          <w:bottom w:val="nil"/>
          <w:right w:val="nil"/>
          <w:between w:val="nil"/>
        </w:pBdr>
        <w:spacing w:line="480" w:lineRule="auto"/>
        <w:ind w:left="720" w:hanging="720"/>
        <w:rPr>
          <w:del w:id="710" w:author="PHILIP ANTHONY MARTIN" w:date="2024-02-20T10:52:00Z"/>
        </w:rPr>
      </w:pPr>
      <w:del w:id="711" w:author="PHILIP ANTHONY MARTIN" w:date="2024-02-20T10:52:00Z">
        <w:r w:rsidDel="00281FE2">
          <w:delText xml:space="preserve">Culina, A., Crowther, T. W., Ramakers, J. J. C., Gienapp, P., &amp; Visser, M. E. (2018). How to do meta-analysis of open datasets. </w:delText>
        </w:r>
        <w:r w:rsidRPr="002338B0" w:rsidDel="00281FE2">
          <w:rPr>
            <w:i/>
          </w:rPr>
          <w:delText>Nature Ecology &amp; Evolution</w:delText>
        </w:r>
        <w:r w:rsidDel="00281FE2">
          <w:delText xml:space="preserve">, </w:delText>
        </w:r>
        <w:r w:rsidRPr="002338B0" w:rsidDel="00281FE2">
          <w:rPr>
            <w:i/>
          </w:rPr>
          <w:delText>2</w:delText>
        </w:r>
        <w:r w:rsidDel="00281FE2">
          <w:delText>(7), 1053–1056. https://doi.org/10.1038/s41559-018-0579-2</w:delText>
        </w:r>
      </w:del>
    </w:p>
    <w:p w14:paraId="657FA583" w14:textId="77777777" w:rsidR="002338B0" w:rsidDel="00281FE2" w:rsidRDefault="002338B0" w:rsidP="002338B0">
      <w:pPr>
        <w:widowControl w:val="0"/>
        <w:pBdr>
          <w:top w:val="nil"/>
          <w:left w:val="nil"/>
          <w:bottom w:val="nil"/>
          <w:right w:val="nil"/>
          <w:between w:val="nil"/>
        </w:pBdr>
        <w:spacing w:line="480" w:lineRule="auto"/>
        <w:ind w:left="720" w:hanging="720"/>
        <w:rPr>
          <w:del w:id="712" w:author="PHILIP ANTHONY MARTIN" w:date="2024-02-20T10:52:00Z"/>
        </w:rPr>
      </w:pPr>
      <w:del w:id="713" w:author="PHILIP ANTHONY MARTIN" w:date="2024-02-20T10:52:00Z">
        <w:r w:rsidDel="00281FE2">
          <w:delText xml:space="preserve">Deckmyn, G., Flores, O., Mayer, M., Domene, X., Schnepf, A., Kuka, K., Van Looy, K., </w:delText>
        </w:r>
        <w:r w:rsidDel="00281FE2">
          <w:lastRenderedPageBreak/>
          <w:delText xml:space="preserve">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RPr="002338B0" w:rsidDel="00281FE2">
          <w:rPr>
            <w:i/>
          </w:rPr>
          <w:delText>PeerJ</w:delText>
        </w:r>
        <w:r w:rsidDel="00281FE2">
          <w:delText xml:space="preserve">, </w:delText>
        </w:r>
        <w:r w:rsidRPr="002338B0" w:rsidDel="00281FE2">
          <w:rPr>
            <w:i/>
          </w:rPr>
          <w:delText>8</w:delText>
        </w:r>
        <w:r w:rsidDel="00281FE2">
          <w:delText>, e9750. https://doi.org/10.7717/peerj.9750</w:delText>
        </w:r>
      </w:del>
    </w:p>
    <w:p w14:paraId="6CFD859A" w14:textId="77777777" w:rsidR="002338B0" w:rsidDel="00281FE2" w:rsidRDefault="002338B0" w:rsidP="002338B0">
      <w:pPr>
        <w:widowControl w:val="0"/>
        <w:pBdr>
          <w:top w:val="nil"/>
          <w:left w:val="nil"/>
          <w:bottom w:val="nil"/>
          <w:right w:val="nil"/>
          <w:between w:val="nil"/>
        </w:pBdr>
        <w:spacing w:line="480" w:lineRule="auto"/>
        <w:ind w:left="720" w:hanging="720"/>
        <w:rPr>
          <w:del w:id="714" w:author="PHILIP ANTHONY MARTIN" w:date="2024-02-20T10:52:00Z"/>
        </w:rPr>
      </w:pPr>
      <w:del w:id="715" w:author="PHILIP ANTHONY MARTIN" w:date="2024-02-20T10:52:00Z">
        <w:r w:rsidDel="00281FE2">
          <w:delText xml:space="preserve">Deng, L., Peng, C., Kim, D.-G., Li, J., Liu, Y., Hai, X., Liu, Q., Huang, C., Shangguan, Z., &amp; Kuzyakov, Y. (2021). Drought effects on soil carbon and nitrogen dynamics in global natural ecosystems. </w:delText>
        </w:r>
        <w:r w:rsidRPr="002338B0" w:rsidDel="00281FE2">
          <w:rPr>
            <w:i/>
          </w:rPr>
          <w:delText>Earth-Science Reviews</w:delText>
        </w:r>
        <w:r w:rsidDel="00281FE2">
          <w:delText xml:space="preserve">, </w:delText>
        </w:r>
        <w:r w:rsidRPr="002338B0" w:rsidDel="00281FE2">
          <w:rPr>
            <w:i/>
          </w:rPr>
          <w:delText>214</w:delText>
        </w:r>
        <w:r w:rsidDel="00281FE2">
          <w:delText>, 103501. https://doi.org/10.1016/j.earscirev.2020.103501</w:delText>
        </w:r>
      </w:del>
    </w:p>
    <w:p w14:paraId="54FB5E2E"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716" w:author="PHILIP ANTHONY MARTIN" w:date="2024-02-20T10:52:00Z"/>
          <w:lang w:val="es-ES"/>
        </w:rPr>
      </w:pPr>
      <w:del w:id="717" w:author="PHILIP ANTHONY MARTIN" w:date="2024-02-20T10:52:00Z">
        <w:r w:rsidDel="00281FE2">
          <w:delText xml:space="preserve">Dornelas, M., Gotelli, N. J., McGill, B., Shimadzu, H., Moyes, F., Sievers, C., &amp; Magurran, A. E. (2014). Assemblage time series reveal biodiversity change but not systematic loss. </w:delText>
        </w:r>
        <w:r w:rsidRPr="002338B0" w:rsidDel="00281FE2">
          <w:rPr>
            <w:i/>
            <w:lang w:val="es-ES"/>
          </w:rPr>
          <w:delText>Science</w:delText>
        </w:r>
        <w:r w:rsidRPr="002338B0" w:rsidDel="00281FE2">
          <w:rPr>
            <w:lang w:val="es-ES"/>
          </w:rPr>
          <w:delText xml:space="preserve">, </w:delText>
        </w:r>
        <w:r w:rsidRPr="002338B0" w:rsidDel="00281FE2">
          <w:rPr>
            <w:i/>
            <w:lang w:val="es-ES"/>
          </w:rPr>
          <w:delText>344</w:delText>
        </w:r>
        <w:r w:rsidRPr="002338B0" w:rsidDel="00281FE2">
          <w:rPr>
            <w:lang w:val="es-ES"/>
          </w:rPr>
          <w:delText>(6181), 296–299. https://doi.org/10.1126/science.1248484</w:delText>
        </w:r>
      </w:del>
    </w:p>
    <w:p w14:paraId="4A58E0A7" w14:textId="77777777" w:rsidR="002338B0" w:rsidDel="00281FE2" w:rsidRDefault="002338B0" w:rsidP="002338B0">
      <w:pPr>
        <w:widowControl w:val="0"/>
        <w:pBdr>
          <w:top w:val="nil"/>
          <w:left w:val="nil"/>
          <w:bottom w:val="nil"/>
          <w:right w:val="nil"/>
          <w:between w:val="nil"/>
        </w:pBdr>
        <w:spacing w:line="480" w:lineRule="auto"/>
        <w:ind w:left="720" w:hanging="720"/>
        <w:rPr>
          <w:del w:id="718" w:author="PHILIP ANTHONY MARTIN" w:date="2024-02-20T10:52:00Z"/>
        </w:rPr>
      </w:pPr>
      <w:del w:id="719" w:author="PHILIP ANTHONY MARTIN" w:date="2024-02-20T10:52:00Z">
        <w:r w:rsidRPr="002338B0" w:rsidDel="00281FE2">
          <w:rPr>
            <w:lang w:val="es-ES"/>
          </w:rPr>
          <w:delText xml:space="preserve">Doughty, C. E., Metcalfe, D. B., Girardin, C. A. J., Amézquita, F. F., Cabrera, D. G., Huasco, W. H., Silva-Espejo, J. E., Araujo-Murakami, A., da Costa, M. C., Rocha, W., Feldpausch, T. R., Mendoza, A. L. M., da Costa, A. C. L., Meir, P., Phillips, O. L., &amp; Malhi, Y. (2015). </w:delText>
        </w:r>
        <w:r w:rsidDel="00281FE2">
          <w:delText xml:space="preserve">Drought impact on forest carbon dynamics and fluxes in Amazonia. </w:delText>
        </w:r>
        <w:r w:rsidRPr="002338B0" w:rsidDel="00281FE2">
          <w:rPr>
            <w:i/>
          </w:rPr>
          <w:delText>Nature</w:delText>
        </w:r>
        <w:r w:rsidDel="00281FE2">
          <w:delText xml:space="preserve">, </w:delText>
        </w:r>
        <w:r w:rsidRPr="002338B0" w:rsidDel="00281FE2">
          <w:rPr>
            <w:i/>
          </w:rPr>
          <w:delText>519</w:delText>
        </w:r>
        <w:r w:rsidDel="00281FE2">
          <w:delText>(7541), 78–82. https://doi.org/10.1038/nature14213</w:delText>
        </w:r>
      </w:del>
    </w:p>
    <w:p w14:paraId="4EAF4D9E" w14:textId="77777777" w:rsidR="002338B0" w:rsidDel="00281FE2" w:rsidRDefault="002338B0" w:rsidP="002338B0">
      <w:pPr>
        <w:widowControl w:val="0"/>
        <w:pBdr>
          <w:top w:val="nil"/>
          <w:left w:val="nil"/>
          <w:bottom w:val="nil"/>
          <w:right w:val="nil"/>
          <w:between w:val="nil"/>
        </w:pBdr>
        <w:spacing w:line="480" w:lineRule="auto"/>
        <w:ind w:left="720" w:hanging="720"/>
        <w:rPr>
          <w:del w:id="720" w:author="PHILIP ANTHONY MARTIN" w:date="2024-02-20T10:52:00Z"/>
        </w:rPr>
      </w:pPr>
      <w:del w:id="721" w:author="PHILIP ANTHONY MARTIN" w:date="2024-02-20T10:52:00Z">
        <w:r w:rsidDel="00281FE2">
          <w:delText xml:space="preserve">Erktan, A., Or, D., &amp; Scheu, S. (2020). The physical structure of soil: Determinant and consequence of trophic interactions. </w:delText>
        </w:r>
        <w:r w:rsidRPr="002338B0" w:rsidDel="00281FE2">
          <w:rPr>
            <w:i/>
          </w:rPr>
          <w:delText>Soil Biology &amp; Biochemistry</w:delText>
        </w:r>
        <w:r w:rsidDel="00281FE2">
          <w:delText xml:space="preserve">, </w:delText>
        </w:r>
        <w:r w:rsidRPr="002338B0" w:rsidDel="00281FE2">
          <w:rPr>
            <w:i/>
          </w:rPr>
          <w:delText>148</w:delText>
        </w:r>
        <w:r w:rsidDel="00281FE2">
          <w:delText>, 107876. https://doi.org/10.1016/j.soilbio.2020.107876</w:delText>
        </w:r>
      </w:del>
    </w:p>
    <w:p w14:paraId="36419644" w14:textId="77777777" w:rsidR="002338B0" w:rsidDel="00281FE2" w:rsidRDefault="002338B0" w:rsidP="002338B0">
      <w:pPr>
        <w:widowControl w:val="0"/>
        <w:pBdr>
          <w:top w:val="nil"/>
          <w:left w:val="nil"/>
          <w:bottom w:val="nil"/>
          <w:right w:val="nil"/>
          <w:between w:val="nil"/>
        </w:pBdr>
        <w:spacing w:line="480" w:lineRule="auto"/>
        <w:ind w:left="720" w:hanging="720"/>
        <w:rPr>
          <w:del w:id="722" w:author="PHILIP ANTHONY MARTIN" w:date="2024-02-20T10:52:00Z"/>
        </w:rPr>
      </w:pPr>
      <w:del w:id="723" w:author="PHILIP ANTHONY MARTIN" w:date="2024-02-20T10:52:00Z">
        <w:r w:rsidDel="00281FE2">
          <w:delText xml:space="preserve">Evans, D. H. (2008). </w:delText>
        </w:r>
        <w:r w:rsidRPr="002338B0" w:rsidDel="00281FE2">
          <w:rPr>
            <w:i/>
          </w:rPr>
          <w:delText>Osmotic and Ionic Regulation: Cells and Animals</w:delText>
        </w:r>
        <w:r w:rsidDel="00281FE2">
          <w:delText>. CRC Press. https://play.google.com/store/books/details?id=1zP4bYDWq_wC</w:delText>
        </w:r>
      </w:del>
    </w:p>
    <w:p w14:paraId="0D2E8FD0" w14:textId="77777777" w:rsidR="002338B0" w:rsidDel="00281FE2" w:rsidRDefault="002338B0" w:rsidP="002338B0">
      <w:pPr>
        <w:widowControl w:val="0"/>
        <w:pBdr>
          <w:top w:val="nil"/>
          <w:left w:val="nil"/>
          <w:bottom w:val="nil"/>
          <w:right w:val="nil"/>
          <w:between w:val="nil"/>
        </w:pBdr>
        <w:spacing w:line="480" w:lineRule="auto"/>
        <w:ind w:left="720" w:hanging="720"/>
        <w:rPr>
          <w:del w:id="724" w:author="PHILIP ANTHONY MARTIN" w:date="2024-02-20T10:52:00Z"/>
        </w:rPr>
      </w:pPr>
      <w:del w:id="725" w:author="PHILIP ANTHONY MARTIN" w:date="2024-02-20T10:52:00Z">
        <w:r w:rsidDel="00281FE2">
          <w:delText xml:space="preserve">Fierer, N., Strickland, M. S., Liptzin, D., Bradford, M. A., &amp; Cleveland, C. C. (2009). Global patterns in belowground communities. </w:delText>
        </w:r>
        <w:r w:rsidRPr="002338B0" w:rsidDel="00281FE2">
          <w:rPr>
            <w:i/>
          </w:rPr>
          <w:delText>Ecology Letters</w:delText>
        </w:r>
        <w:r w:rsidDel="00281FE2">
          <w:delText xml:space="preserve">, </w:delText>
        </w:r>
        <w:r w:rsidRPr="002338B0" w:rsidDel="00281FE2">
          <w:rPr>
            <w:i/>
          </w:rPr>
          <w:delText>12</w:delText>
        </w:r>
        <w:r w:rsidDel="00281FE2">
          <w:delText>(11), 1238–1249. https://doi.org/10.1111/j.1461-0248.2009.01360.x</w:delText>
        </w:r>
      </w:del>
    </w:p>
    <w:p w14:paraId="4E4FE19F" w14:textId="77777777" w:rsidR="002338B0" w:rsidDel="00281FE2" w:rsidRDefault="002338B0" w:rsidP="002338B0">
      <w:pPr>
        <w:widowControl w:val="0"/>
        <w:pBdr>
          <w:top w:val="nil"/>
          <w:left w:val="nil"/>
          <w:bottom w:val="nil"/>
          <w:right w:val="nil"/>
          <w:between w:val="nil"/>
        </w:pBdr>
        <w:spacing w:line="480" w:lineRule="auto"/>
        <w:ind w:left="720" w:hanging="720"/>
        <w:rPr>
          <w:del w:id="726" w:author="PHILIP ANTHONY MARTIN" w:date="2024-02-20T10:52:00Z"/>
        </w:rPr>
      </w:pPr>
      <w:del w:id="727" w:author="PHILIP ANTHONY MARTIN" w:date="2024-02-20T10:52:00Z">
        <w:r w:rsidDel="00281FE2">
          <w:delText xml:space="preserve">Fischer, J., Ritchie, E. G., &amp; Hanspach, J. (2012). Academia’s obsession with quantity. </w:delText>
        </w:r>
        <w:r w:rsidRPr="002338B0" w:rsidDel="00281FE2">
          <w:rPr>
            <w:i/>
          </w:rPr>
          <w:delText>Trends in Ecology &amp; Evolution</w:delText>
        </w:r>
        <w:r w:rsidDel="00281FE2">
          <w:delText xml:space="preserve">, </w:delText>
        </w:r>
        <w:r w:rsidRPr="002338B0" w:rsidDel="00281FE2">
          <w:rPr>
            <w:i/>
          </w:rPr>
          <w:delText>27</w:delText>
        </w:r>
        <w:r w:rsidDel="00281FE2">
          <w:delText>(9), 473–474. https://doi.org/10.1016/j.tree.2012.05.010</w:delText>
        </w:r>
      </w:del>
    </w:p>
    <w:p w14:paraId="698F8067" w14:textId="77777777" w:rsidR="002338B0" w:rsidDel="00281FE2" w:rsidRDefault="002338B0" w:rsidP="002338B0">
      <w:pPr>
        <w:widowControl w:val="0"/>
        <w:pBdr>
          <w:top w:val="nil"/>
          <w:left w:val="nil"/>
          <w:bottom w:val="nil"/>
          <w:right w:val="nil"/>
          <w:between w:val="nil"/>
        </w:pBdr>
        <w:spacing w:line="480" w:lineRule="auto"/>
        <w:ind w:left="720" w:hanging="720"/>
        <w:rPr>
          <w:del w:id="728" w:author="PHILIP ANTHONY MARTIN" w:date="2024-02-20T10:52:00Z"/>
        </w:rPr>
      </w:pPr>
      <w:del w:id="729" w:author="PHILIP ANTHONY MARTIN" w:date="2024-02-20T10:52:00Z">
        <w:r w:rsidDel="00281FE2">
          <w:lastRenderedPageBreak/>
          <w:delText xml:space="preserve">Fleming, P. A., Wentzel, J. J., Dundas, S. J., Kreplins, T. L., Craig, M. D., &amp; Hardy, G. E. S. J. (2021). Global meta-analysis of tree decline impacts on fauna. </w:delText>
        </w:r>
        <w:r w:rsidRPr="002338B0" w:rsidDel="00281FE2">
          <w:rPr>
            <w:i/>
          </w:rPr>
          <w:delText>Biological Reviews of the Cambridge Philosophical Society</w:delText>
        </w:r>
        <w:r w:rsidDel="00281FE2">
          <w:delText xml:space="preserve">, </w:delText>
        </w:r>
        <w:r w:rsidRPr="002338B0" w:rsidDel="00281FE2">
          <w:rPr>
            <w:i/>
          </w:rPr>
          <w:delText>96</w:delText>
        </w:r>
        <w:r w:rsidDel="00281FE2">
          <w:delText>(5), 1744–1768. https://doi.org/10.1111/brv.12725</w:delText>
        </w:r>
      </w:del>
    </w:p>
    <w:p w14:paraId="413DE1FC" w14:textId="77777777" w:rsidR="002338B0" w:rsidDel="00281FE2" w:rsidRDefault="002338B0" w:rsidP="002338B0">
      <w:pPr>
        <w:widowControl w:val="0"/>
        <w:pBdr>
          <w:top w:val="nil"/>
          <w:left w:val="nil"/>
          <w:bottom w:val="nil"/>
          <w:right w:val="nil"/>
          <w:between w:val="nil"/>
        </w:pBdr>
        <w:spacing w:line="480" w:lineRule="auto"/>
        <w:ind w:left="720" w:hanging="720"/>
        <w:rPr>
          <w:del w:id="730" w:author="PHILIP ANTHONY MARTIN" w:date="2024-02-20T10:52:00Z"/>
        </w:rPr>
      </w:pPr>
      <w:del w:id="731" w:author="PHILIP ANTHONY MARTIN" w:date="2024-02-20T10:52:00Z">
        <w:r w:rsidRPr="002338B0" w:rsidDel="00281FE2">
          <w:rPr>
            <w:lang w:val="es-ES"/>
          </w:rPr>
          <w:delText xml:space="preserve">Flores, O., Deckmyn, G., Yuste, J. C., Javaux, M., &amp; Uvarov, A. (2021). </w:delText>
        </w:r>
        <w:r w:rsidDel="00281FE2">
          <w:delText xml:space="preserve">KEYLINK: towards a more integrative soil representation for inclusion in ecosystem scale models—II: model description, implementation and testing. </w:delText>
        </w:r>
        <w:r w:rsidRPr="002338B0" w:rsidDel="00281FE2">
          <w:rPr>
            <w:i/>
          </w:rPr>
          <w:delText>PeerJ</w:delText>
        </w:r>
        <w:r w:rsidDel="00281FE2">
          <w:delText>. https://peerj.com/articles/10707/</w:delText>
        </w:r>
      </w:del>
    </w:p>
    <w:p w14:paraId="7E134FF8" w14:textId="77777777" w:rsidR="002338B0" w:rsidDel="00281FE2" w:rsidRDefault="002338B0" w:rsidP="002338B0">
      <w:pPr>
        <w:widowControl w:val="0"/>
        <w:pBdr>
          <w:top w:val="nil"/>
          <w:left w:val="nil"/>
          <w:bottom w:val="nil"/>
          <w:right w:val="nil"/>
          <w:between w:val="nil"/>
        </w:pBdr>
        <w:spacing w:line="480" w:lineRule="auto"/>
        <w:ind w:left="720" w:hanging="720"/>
        <w:rPr>
          <w:del w:id="732" w:author="PHILIP ANTHONY MARTIN" w:date="2024-02-20T10:52:00Z"/>
        </w:rPr>
      </w:pPr>
      <w:del w:id="733" w:author="PHILIP ANTHONY MARTIN" w:date="2024-02-20T10:52:00Z">
        <w:r w:rsidDel="00281FE2">
          <w:delText xml:space="preserve">Fraser, P. M., Schon, N. L., Piercy, J. E., Mackay, A. D., &amp; Minor, M. A. (2012). Influence of summer irrigation on soil invertebrate populations in a long-term sheep irrigation trial at Winchmore (Canterbury). </w:delText>
        </w:r>
        <w:r w:rsidRPr="002338B0" w:rsidDel="00281FE2">
          <w:rPr>
            <w:i/>
          </w:rPr>
          <w:delText>New Zealand Journal of Agricultural Research</w:delText>
        </w:r>
        <w:r w:rsidDel="00281FE2">
          <w:delText xml:space="preserve">, </w:delText>
        </w:r>
        <w:r w:rsidRPr="002338B0" w:rsidDel="00281FE2">
          <w:rPr>
            <w:i/>
          </w:rPr>
          <w:delText>55</w:delText>
        </w:r>
        <w:r w:rsidDel="00281FE2">
          <w:delText>(2), 165–180. https://doi.org/10.1080/00288233.2012.662902</w:delText>
        </w:r>
      </w:del>
    </w:p>
    <w:p w14:paraId="45EFCB9D" w14:textId="77777777" w:rsidR="002338B0" w:rsidDel="00281FE2" w:rsidRDefault="002338B0" w:rsidP="002338B0">
      <w:pPr>
        <w:widowControl w:val="0"/>
        <w:pBdr>
          <w:top w:val="nil"/>
          <w:left w:val="nil"/>
          <w:bottom w:val="nil"/>
          <w:right w:val="nil"/>
          <w:between w:val="nil"/>
        </w:pBdr>
        <w:spacing w:line="480" w:lineRule="auto"/>
        <w:ind w:left="720" w:hanging="720"/>
        <w:rPr>
          <w:del w:id="734" w:author="PHILIP ANTHONY MARTIN" w:date="2024-02-20T10:52:00Z"/>
        </w:rPr>
      </w:pPr>
      <w:del w:id="735" w:author="PHILIP ANTHONY MARTIN" w:date="2024-02-20T10:52:00Z">
        <w:r w:rsidDel="00281FE2">
          <w:delText xml:space="preserve">Frew, A., Nielsen, U. N., Riegler, M., &amp; Johnson, S. N. (2013). Do eucalypt plantation management practices create understory reservoirs of scarab beetle pests in the soil? </w:delText>
        </w:r>
        <w:r w:rsidRPr="002338B0" w:rsidDel="00281FE2">
          <w:rPr>
            <w:i/>
          </w:rPr>
          <w:delText>Forest Ecology and Management</w:delText>
        </w:r>
        <w:r w:rsidDel="00281FE2">
          <w:delText xml:space="preserve">, </w:delText>
        </w:r>
        <w:r w:rsidRPr="002338B0" w:rsidDel="00281FE2">
          <w:rPr>
            <w:i/>
          </w:rPr>
          <w:delText>306</w:delText>
        </w:r>
        <w:r w:rsidDel="00281FE2">
          <w:delText>, 275–280. https://doi.org/10.1016/j.foreco.2013.06.051</w:delText>
        </w:r>
      </w:del>
    </w:p>
    <w:p w14:paraId="1B631CE1" w14:textId="77777777" w:rsidR="002338B0" w:rsidDel="00281FE2" w:rsidRDefault="002338B0" w:rsidP="002338B0">
      <w:pPr>
        <w:widowControl w:val="0"/>
        <w:pBdr>
          <w:top w:val="nil"/>
          <w:left w:val="nil"/>
          <w:bottom w:val="nil"/>
          <w:right w:val="nil"/>
          <w:between w:val="nil"/>
        </w:pBdr>
        <w:spacing w:line="480" w:lineRule="auto"/>
        <w:ind w:left="720" w:hanging="720"/>
        <w:rPr>
          <w:del w:id="736" w:author="PHILIP ANTHONY MARTIN" w:date="2024-02-20T10:52:00Z"/>
        </w:rPr>
      </w:pPr>
      <w:del w:id="737" w:author="PHILIP ANTHONY MARTIN" w:date="2024-02-20T10:52:00Z">
        <w:r w:rsidDel="00281FE2">
          <w:delText xml:space="preserve">Gerard, B. M. (1967). Factors Affecting Earthworms in Pastures. </w:delText>
        </w:r>
        <w:r w:rsidRPr="002338B0" w:rsidDel="00281FE2">
          <w:rPr>
            <w:i/>
          </w:rPr>
          <w:delText>The Journal of Animal Ecology</w:delText>
        </w:r>
        <w:r w:rsidDel="00281FE2">
          <w:delText xml:space="preserve">, </w:delText>
        </w:r>
        <w:r w:rsidRPr="002338B0" w:rsidDel="00281FE2">
          <w:rPr>
            <w:i/>
          </w:rPr>
          <w:delText>36</w:delText>
        </w:r>
        <w:r w:rsidDel="00281FE2">
          <w:delText>(1), 235–252. https://doi.org/10.2307/3024</w:delText>
        </w:r>
      </w:del>
    </w:p>
    <w:p w14:paraId="4457AB38" w14:textId="77777777" w:rsidR="002338B0" w:rsidDel="00281FE2" w:rsidRDefault="002338B0" w:rsidP="002338B0">
      <w:pPr>
        <w:widowControl w:val="0"/>
        <w:pBdr>
          <w:top w:val="nil"/>
          <w:left w:val="nil"/>
          <w:bottom w:val="nil"/>
          <w:right w:val="nil"/>
          <w:between w:val="nil"/>
        </w:pBdr>
        <w:spacing w:line="480" w:lineRule="auto"/>
        <w:ind w:left="720" w:hanging="720"/>
        <w:rPr>
          <w:del w:id="738" w:author="PHILIP ANTHONY MARTIN" w:date="2024-02-20T10:52:00Z"/>
        </w:rPr>
      </w:pPr>
      <w:del w:id="739" w:author="PHILIP ANTHONY MARTIN" w:date="2024-02-20T10:52:00Z">
        <w:r w:rsidDel="00281FE2">
          <w:delText>Grames, E. M., Stillman, A. N., &amp; Tingley, M. W. (2019). An automated approach to identifying search terms for systematic reviews using keyword co</w:delText>
        </w:r>
        <w:r w:rsidDel="00281FE2">
          <w:rPr>
            <w:rFonts w:ascii="Cambria Math" w:hAnsi="Cambria Math" w:cs="Cambria Math"/>
          </w:rPr>
          <w:delText>‐</w:delText>
        </w:r>
        <w:r w:rsidDel="00281FE2">
          <w:delText xml:space="preserve">occurrence networks. </w:delText>
        </w:r>
        <w:r w:rsidRPr="002338B0" w:rsidDel="00281FE2">
          <w:rPr>
            <w:i/>
          </w:rPr>
          <w:delText>Methods in Ecology and Evolution / British Ecological Society</w:delText>
        </w:r>
        <w:r w:rsidDel="00281FE2">
          <w:delText>. https://besjournals.onlinelibrary.wiley.com/doi/abs/10.1111/2041-210X.13268?casa_token=8N6jJI5Ezz8AAAAA:9Es25xJk4OrSdri7T-2YXnb7Kf6Ruk3vYeCi3DlYGv4MWOGI_670hgf0kqhzcuXELaCRLf2xvQhFGQ</w:delText>
        </w:r>
      </w:del>
    </w:p>
    <w:p w14:paraId="7250681F" w14:textId="77777777" w:rsidR="002338B0" w:rsidDel="00281FE2" w:rsidRDefault="002338B0" w:rsidP="002338B0">
      <w:pPr>
        <w:widowControl w:val="0"/>
        <w:pBdr>
          <w:top w:val="nil"/>
          <w:left w:val="nil"/>
          <w:bottom w:val="nil"/>
          <w:right w:val="nil"/>
          <w:between w:val="nil"/>
        </w:pBdr>
        <w:spacing w:line="480" w:lineRule="auto"/>
        <w:ind w:left="720" w:hanging="720"/>
        <w:rPr>
          <w:del w:id="740" w:author="PHILIP ANTHONY MARTIN" w:date="2024-02-20T10:52:00Z"/>
        </w:rPr>
      </w:pPr>
      <w:del w:id="741" w:author="PHILIP ANTHONY MARTIN" w:date="2024-02-20T10:52:00Z">
        <w:r w:rsidDel="00281FE2">
          <w:delText xml:space="preserve">Grueber, C. E., Nakagawa, S., Laws, R. J., &amp; Jamieson, I. G. (2011). Multimodel inference in ecology and evolution: challenges and solutions. </w:delText>
        </w:r>
        <w:r w:rsidRPr="002338B0" w:rsidDel="00281FE2">
          <w:rPr>
            <w:i/>
          </w:rPr>
          <w:delText>Journal of Evolutionary Biology</w:delText>
        </w:r>
        <w:r w:rsidDel="00281FE2">
          <w:delText xml:space="preserve">, </w:delText>
        </w:r>
        <w:r w:rsidRPr="002338B0" w:rsidDel="00281FE2">
          <w:rPr>
            <w:i/>
          </w:rPr>
          <w:delText>24</w:delText>
        </w:r>
        <w:r w:rsidDel="00281FE2">
          <w:delText>(4), 699–711. https://doi.org/10.1111/j.1420-9101.2010.02210.x</w:delText>
        </w:r>
      </w:del>
    </w:p>
    <w:p w14:paraId="11B752DE" w14:textId="77777777" w:rsidR="002338B0" w:rsidDel="00281FE2" w:rsidRDefault="002338B0" w:rsidP="002338B0">
      <w:pPr>
        <w:widowControl w:val="0"/>
        <w:pBdr>
          <w:top w:val="nil"/>
          <w:left w:val="nil"/>
          <w:bottom w:val="nil"/>
          <w:right w:val="nil"/>
          <w:between w:val="nil"/>
        </w:pBdr>
        <w:spacing w:line="480" w:lineRule="auto"/>
        <w:ind w:left="720" w:hanging="720"/>
        <w:rPr>
          <w:del w:id="742" w:author="PHILIP ANTHONY MARTIN" w:date="2024-02-20T10:52:00Z"/>
        </w:rPr>
      </w:pPr>
      <w:del w:id="743" w:author="PHILIP ANTHONY MARTIN" w:date="2024-02-20T10:52:00Z">
        <w:r w:rsidDel="00281FE2">
          <w:delText xml:space="preserve">Haddaway, N. R. (2020). </w:delText>
        </w:r>
        <w:r w:rsidRPr="002338B0" w:rsidDel="00281FE2">
          <w:rPr>
            <w:i/>
          </w:rPr>
          <w:delText xml:space="preserve">GSscraper: An R package and Shiny app for exporting search </w:delText>
        </w:r>
        <w:r w:rsidRPr="002338B0" w:rsidDel="00281FE2">
          <w:rPr>
            <w:i/>
          </w:rPr>
          <w:lastRenderedPageBreak/>
          <w:delText>results from Google Scholar</w:delText>
        </w:r>
        <w:r w:rsidDel="00281FE2">
          <w:delText>.</w:delText>
        </w:r>
      </w:del>
    </w:p>
    <w:p w14:paraId="40F2CDD0" w14:textId="77777777" w:rsidR="002338B0" w:rsidDel="00281FE2" w:rsidRDefault="002338B0" w:rsidP="002338B0">
      <w:pPr>
        <w:widowControl w:val="0"/>
        <w:pBdr>
          <w:top w:val="nil"/>
          <w:left w:val="nil"/>
          <w:bottom w:val="nil"/>
          <w:right w:val="nil"/>
          <w:between w:val="nil"/>
        </w:pBdr>
        <w:spacing w:line="480" w:lineRule="auto"/>
        <w:ind w:left="720" w:hanging="720"/>
        <w:rPr>
          <w:del w:id="744" w:author="PHILIP ANTHONY MARTIN" w:date="2024-02-20T10:52:00Z"/>
        </w:rPr>
      </w:pPr>
      <w:del w:id="745" w:author="PHILIP ANTHONY MARTIN" w:date="2024-02-20T10:52:00Z">
        <w:r w:rsidDel="00281FE2">
          <w:delText xml:space="preserve">Haddaway, N. R., Bethel, A., Dicks, L. V., Koricheva, J., Macura, B., Petrokofsky, G., Pullin, A. S., Savilaakso, S., &amp; Stewart, G. B. (2020). Eight problems with literature reviews and how to fix them. </w:delText>
        </w:r>
        <w:r w:rsidRPr="002338B0" w:rsidDel="00281FE2">
          <w:rPr>
            <w:i/>
          </w:rPr>
          <w:delText>Nature Ecology &amp; Evolution</w:delText>
        </w:r>
        <w:r w:rsidDel="00281FE2">
          <w:delText xml:space="preserve">, </w:delText>
        </w:r>
        <w:r w:rsidRPr="002338B0" w:rsidDel="00281FE2">
          <w:rPr>
            <w:i/>
          </w:rPr>
          <w:delText>4</w:delText>
        </w:r>
        <w:r w:rsidDel="00281FE2">
          <w:delText>(12), 1582–1589. https://doi.org/10.1038/s41559-020-01295-x</w:delText>
        </w:r>
      </w:del>
    </w:p>
    <w:p w14:paraId="3DCE831F" w14:textId="77777777" w:rsidR="002338B0" w:rsidDel="00281FE2" w:rsidRDefault="002338B0" w:rsidP="002338B0">
      <w:pPr>
        <w:widowControl w:val="0"/>
        <w:pBdr>
          <w:top w:val="nil"/>
          <w:left w:val="nil"/>
          <w:bottom w:val="nil"/>
          <w:right w:val="nil"/>
          <w:between w:val="nil"/>
        </w:pBdr>
        <w:spacing w:line="480" w:lineRule="auto"/>
        <w:ind w:left="720" w:hanging="720"/>
        <w:rPr>
          <w:del w:id="746" w:author="PHILIP ANTHONY MARTIN" w:date="2024-02-20T10:52:00Z"/>
        </w:rPr>
      </w:pPr>
      <w:del w:id="747" w:author="PHILIP ANTHONY MARTIN" w:date="2024-02-20T10:52:00Z">
        <w:r w:rsidDel="00281FE2">
          <w:delText xml:space="preserve">Haddaway, N. R., Grainger, M. J., Jones, M. L., &amp; Stuart, A. (2021). </w:delText>
        </w:r>
        <w:r w:rsidRPr="002338B0" w:rsidDel="00281FE2">
          <w:rPr>
            <w:i/>
          </w:rPr>
          <w:delText>bibfix: An R package and Shiny app for repairing and enriching bibliographic data</w:delText>
        </w:r>
        <w:r w:rsidDel="00281FE2">
          <w:delText>. https://github.com/nealhaddaway/bibfix.</w:delText>
        </w:r>
      </w:del>
    </w:p>
    <w:p w14:paraId="36891EF1" w14:textId="77777777" w:rsidR="002338B0" w:rsidDel="00281FE2" w:rsidRDefault="002338B0" w:rsidP="002338B0">
      <w:pPr>
        <w:widowControl w:val="0"/>
        <w:pBdr>
          <w:top w:val="nil"/>
          <w:left w:val="nil"/>
          <w:bottom w:val="nil"/>
          <w:right w:val="nil"/>
          <w:between w:val="nil"/>
        </w:pBdr>
        <w:spacing w:line="480" w:lineRule="auto"/>
        <w:ind w:left="720" w:hanging="720"/>
        <w:rPr>
          <w:del w:id="748" w:author="PHILIP ANTHONY MARTIN" w:date="2024-02-20T10:52:00Z"/>
        </w:rPr>
      </w:pPr>
      <w:del w:id="749" w:author="PHILIP ANTHONY MARTIN" w:date="2024-02-20T10:52:00Z">
        <w:r w:rsidDel="00281FE2">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RPr="002338B0" w:rsidDel="00281FE2">
          <w:rPr>
            <w:i/>
          </w:rPr>
          <w:delText>Environmental Evidence</w:delText>
        </w:r>
        <w:r w:rsidDel="00281FE2">
          <w:delText xml:space="preserve">, </w:delText>
        </w:r>
        <w:r w:rsidRPr="002338B0" w:rsidDel="00281FE2">
          <w:rPr>
            <w:i/>
          </w:rPr>
          <w:delText>7</w:delText>
        </w:r>
        <w:r w:rsidDel="00281FE2">
          <w:delText>(1), 7. https://doi.org/10.1186/s13750-018-0121-7</w:delText>
        </w:r>
      </w:del>
    </w:p>
    <w:p w14:paraId="4574E5DB" w14:textId="77777777" w:rsidR="002338B0" w:rsidDel="00281FE2" w:rsidRDefault="002338B0" w:rsidP="002338B0">
      <w:pPr>
        <w:widowControl w:val="0"/>
        <w:pBdr>
          <w:top w:val="nil"/>
          <w:left w:val="nil"/>
          <w:bottom w:val="nil"/>
          <w:right w:val="nil"/>
          <w:between w:val="nil"/>
        </w:pBdr>
        <w:spacing w:line="480" w:lineRule="auto"/>
        <w:ind w:left="720" w:hanging="720"/>
        <w:rPr>
          <w:del w:id="750" w:author="PHILIP ANTHONY MARTIN" w:date="2024-02-20T10:52:00Z"/>
        </w:rPr>
      </w:pPr>
      <w:del w:id="751" w:author="PHILIP ANTHONY MARTIN" w:date="2024-02-20T10:52:00Z">
        <w:r w:rsidDel="00281FE2">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RPr="002338B0" w:rsidDel="00281FE2">
          <w:rPr>
            <w:i/>
          </w:rPr>
          <w:delText>Nature</w:delText>
        </w:r>
        <w:r w:rsidDel="00281FE2">
          <w:delText xml:space="preserve">, </w:delText>
        </w:r>
        <w:r w:rsidRPr="002338B0" w:rsidDel="00281FE2">
          <w:rPr>
            <w:i/>
          </w:rPr>
          <w:delText>509</w:delText>
        </w:r>
        <w:r w:rsidDel="00281FE2">
          <w:delText>(7499), 218–221. https://doi.org/10.1038/nature13247</w:delText>
        </w:r>
      </w:del>
    </w:p>
    <w:p w14:paraId="30A2E863" w14:textId="77777777" w:rsidR="002338B0" w:rsidDel="00281FE2" w:rsidRDefault="002338B0" w:rsidP="002338B0">
      <w:pPr>
        <w:widowControl w:val="0"/>
        <w:pBdr>
          <w:top w:val="nil"/>
          <w:left w:val="nil"/>
          <w:bottom w:val="nil"/>
          <w:right w:val="nil"/>
          <w:between w:val="nil"/>
        </w:pBdr>
        <w:spacing w:line="480" w:lineRule="auto"/>
        <w:ind w:left="720" w:hanging="720"/>
        <w:rPr>
          <w:del w:id="752" w:author="PHILIP ANTHONY MARTIN" w:date="2024-02-20T10:52:00Z"/>
        </w:rPr>
      </w:pPr>
      <w:del w:id="753" w:author="PHILIP ANTHONY MARTIN" w:date="2024-02-20T10:52:00Z">
        <w:r w:rsidDel="00281FE2">
          <w:delText xml:space="preserve">Hanson, P. J., &amp; Walker, A. P. (2020). Advancing global change biology through experimental manipulations: Where have we been and where might we go? </w:delText>
        </w:r>
        <w:r w:rsidRPr="002338B0" w:rsidDel="00281FE2">
          <w:rPr>
            <w:i/>
          </w:rPr>
          <w:delText>Global Change Biology</w:delText>
        </w:r>
        <w:r w:rsidDel="00281FE2">
          <w:delText xml:space="preserve">, </w:delText>
        </w:r>
        <w:r w:rsidRPr="002338B0" w:rsidDel="00281FE2">
          <w:rPr>
            <w:i/>
          </w:rPr>
          <w:delText>26</w:delText>
        </w:r>
        <w:r w:rsidDel="00281FE2">
          <w:delText>(1), 287–299. https://doi.org/10.1111/gcb.14894</w:delText>
        </w:r>
      </w:del>
    </w:p>
    <w:p w14:paraId="74B9F208" w14:textId="77777777" w:rsidR="002338B0" w:rsidDel="00281FE2" w:rsidRDefault="002338B0" w:rsidP="002338B0">
      <w:pPr>
        <w:widowControl w:val="0"/>
        <w:pBdr>
          <w:top w:val="nil"/>
          <w:left w:val="nil"/>
          <w:bottom w:val="nil"/>
          <w:right w:val="nil"/>
          <w:between w:val="nil"/>
        </w:pBdr>
        <w:spacing w:line="480" w:lineRule="auto"/>
        <w:ind w:left="720" w:hanging="720"/>
        <w:rPr>
          <w:del w:id="754" w:author="PHILIP ANTHONY MARTIN" w:date="2024-02-20T10:52:00Z"/>
        </w:rPr>
      </w:pPr>
      <w:del w:id="755" w:author="PHILIP ANTHONY MARTIN" w:date="2024-02-20T10:52:00Z">
        <w:r w:rsidDel="00281FE2">
          <w:delText xml:space="preserve">Hedges, L. V., Gurevitch, J., &amp; Curtis, P. S. (1999). The Meta-Analysis of Response Ratios in Experimental Ecology. </w:delText>
        </w:r>
        <w:r w:rsidRPr="002338B0" w:rsidDel="00281FE2">
          <w:rPr>
            <w:i/>
          </w:rPr>
          <w:delText>Ecology</w:delText>
        </w:r>
        <w:r w:rsidDel="00281FE2">
          <w:delText xml:space="preserve">, </w:delText>
        </w:r>
        <w:r w:rsidRPr="002338B0" w:rsidDel="00281FE2">
          <w:rPr>
            <w:i/>
          </w:rPr>
          <w:delText>80</w:delText>
        </w:r>
        <w:r w:rsidDel="00281FE2">
          <w:delText>(4), 1150–1156. https://doi.org/10.2307/177062</w:delText>
        </w:r>
      </w:del>
    </w:p>
    <w:p w14:paraId="1C871578" w14:textId="77777777" w:rsidR="002338B0" w:rsidDel="00281FE2" w:rsidRDefault="002338B0" w:rsidP="002338B0">
      <w:pPr>
        <w:widowControl w:val="0"/>
        <w:pBdr>
          <w:top w:val="nil"/>
          <w:left w:val="nil"/>
          <w:bottom w:val="nil"/>
          <w:right w:val="nil"/>
          <w:between w:val="nil"/>
        </w:pBdr>
        <w:spacing w:line="480" w:lineRule="auto"/>
        <w:ind w:left="720" w:hanging="720"/>
        <w:rPr>
          <w:del w:id="756" w:author="PHILIP ANTHONY MARTIN" w:date="2024-02-20T10:52:00Z"/>
        </w:rPr>
      </w:pPr>
      <w:del w:id="757" w:author="PHILIP ANTHONY MARTIN" w:date="2024-02-20T10:52:00Z">
        <w:r w:rsidDel="00281FE2">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RPr="002338B0" w:rsidDel="00281FE2">
          <w:rPr>
            <w:i/>
          </w:rPr>
          <w:delText>The Journal of Applied Ecology</w:delText>
        </w:r>
        <w:r w:rsidDel="00281FE2">
          <w:delText xml:space="preserve">, </w:delText>
        </w:r>
        <w:r w:rsidRPr="002338B0" w:rsidDel="00281FE2">
          <w:rPr>
            <w:i/>
          </w:rPr>
          <w:delText>55</w:delText>
        </w:r>
        <w:r w:rsidDel="00281FE2">
          <w:delText xml:space="preserve">(1), 169–184. </w:delText>
        </w:r>
        <w:r w:rsidDel="00281FE2">
          <w:lastRenderedPageBreak/>
          <w:delText>https://doi.org/10.1111/1365-2664.12959</w:delText>
        </w:r>
      </w:del>
    </w:p>
    <w:p w14:paraId="054F5A1D" w14:textId="77777777" w:rsidR="002338B0" w:rsidDel="00281FE2" w:rsidRDefault="002338B0" w:rsidP="002338B0">
      <w:pPr>
        <w:widowControl w:val="0"/>
        <w:pBdr>
          <w:top w:val="nil"/>
          <w:left w:val="nil"/>
          <w:bottom w:val="nil"/>
          <w:right w:val="nil"/>
          <w:between w:val="nil"/>
        </w:pBdr>
        <w:spacing w:line="480" w:lineRule="auto"/>
        <w:ind w:left="720" w:hanging="720"/>
        <w:rPr>
          <w:del w:id="758" w:author="PHILIP ANTHONY MARTIN" w:date="2024-02-20T10:52:00Z"/>
        </w:rPr>
      </w:pPr>
      <w:del w:id="759" w:author="PHILIP ANTHONY MARTIN" w:date="2024-02-20T10:52:00Z">
        <w:r w:rsidDel="00281FE2">
          <w:delText xml:space="preserve">Homet, P., Gómez-Aparicio, L., Matías, L., &amp; Godoy, O. (2021). Soil fauna modulates the effect of experimental drought on litter decomposition in forests invaded by an exotic pathogen. </w:delText>
        </w:r>
        <w:r w:rsidRPr="002338B0" w:rsidDel="00281FE2">
          <w:rPr>
            <w:i/>
          </w:rPr>
          <w:delText>The Journal of Ecology</w:delText>
        </w:r>
        <w:r w:rsidDel="00281FE2">
          <w:delText xml:space="preserve">, </w:delText>
        </w:r>
        <w:r w:rsidRPr="002338B0" w:rsidDel="00281FE2">
          <w:rPr>
            <w:i/>
          </w:rPr>
          <w:delText>109</w:delText>
        </w:r>
        <w:r w:rsidDel="00281FE2">
          <w:delText>(8), 2963–2980. https://doi.org/10.1111/1365-2745.13711</w:delText>
        </w:r>
      </w:del>
    </w:p>
    <w:p w14:paraId="5040C2E1" w14:textId="77777777" w:rsidR="002338B0" w:rsidDel="00281FE2" w:rsidRDefault="002338B0" w:rsidP="002338B0">
      <w:pPr>
        <w:widowControl w:val="0"/>
        <w:pBdr>
          <w:top w:val="nil"/>
          <w:left w:val="nil"/>
          <w:bottom w:val="nil"/>
          <w:right w:val="nil"/>
          <w:between w:val="nil"/>
        </w:pBdr>
        <w:spacing w:line="480" w:lineRule="auto"/>
        <w:ind w:left="720" w:hanging="720"/>
        <w:rPr>
          <w:del w:id="760" w:author="PHILIP ANTHONY MARTIN" w:date="2024-02-20T10:52:00Z"/>
        </w:rPr>
      </w:pPr>
      <w:del w:id="761" w:author="PHILIP ANTHONY MARTIN" w:date="2024-02-20T10:52:00Z">
        <w:r w:rsidDel="00281FE2">
          <w:delText xml:space="preserve">Kardol, P., Reynolds, W. N., Norby, R. J., &amp; Classen, A. T. (2011). Climate change effects on soil microarthropod abundance and community structure. </w:delText>
        </w:r>
        <w:r w:rsidRPr="002338B0" w:rsidDel="00281FE2">
          <w:rPr>
            <w:i/>
          </w:rPr>
          <w:delText>Applied Soil Ecology: A Section of Agriculture, Ecosystems &amp; Environment</w:delText>
        </w:r>
        <w:r w:rsidDel="00281FE2">
          <w:delText xml:space="preserve">, </w:delText>
        </w:r>
        <w:r w:rsidRPr="002338B0" w:rsidDel="00281FE2">
          <w:rPr>
            <w:i/>
          </w:rPr>
          <w:delText>47</w:delText>
        </w:r>
        <w:r w:rsidDel="00281FE2">
          <w:delText>(1), 37–44. https://doi.org/10.1016/j.apsoil.2010.11.001</w:delText>
        </w:r>
      </w:del>
    </w:p>
    <w:p w14:paraId="5F81225B" w14:textId="77777777" w:rsidR="002338B0" w:rsidDel="00281FE2" w:rsidRDefault="002338B0" w:rsidP="002338B0">
      <w:pPr>
        <w:widowControl w:val="0"/>
        <w:pBdr>
          <w:top w:val="nil"/>
          <w:left w:val="nil"/>
          <w:bottom w:val="nil"/>
          <w:right w:val="nil"/>
          <w:between w:val="nil"/>
        </w:pBdr>
        <w:spacing w:line="480" w:lineRule="auto"/>
        <w:ind w:left="720" w:hanging="720"/>
        <w:rPr>
          <w:del w:id="762" w:author="PHILIP ANTHONY MARTIN" w:date="2024-02-20T10:52:00Z"/>
        </w:rPr>
      </w:pPr>
      <w:del w:id="763" w:author="PHILIP ANTHONY MARTIN" w:date="2024-02-20T10:52:00Z">
        <w:r w:rsidRPr="002338B0" w:rsidDel="00281FE2">
          <w:rPr>
            <w:lang w:val="es-ES"/>
          </w:rPr>
          <w:delText xml:space="preserve">Konno, K., Akasaka, M., Koshida, C., Katayama, N., Osada, N., Spake, R., &amp; Amano, T. (2020). </w:delText>
        </w:r>
        <w:r w:rsidDel="00281FE2">
          <w:delText xml:space="preserve">Ignoring non-English-language studies may bias ecological meta-analyses. </w:delText>
        </w:r>
        <w:r w:rsidRPr="002338B0" w:rsidDel="00281FE2">
          <w:rPr>
            <w:i/>
          </w:rPr>
          <w:delText>Ecology and Evolution</w:delText>
        </w:r>
        <w:r w:rsidDel="00281FE2">
          <w:delText xml:space="preserve">, </w:delText>
        </w:r>
        <w:r w:rsidRPr="002338B0" w:rsidDel="00281FE2">
          <w:rPr>
            <w:i/>
          </w:rPr>
          <w:delText>10</w:delText>
        </w:r>
        <w:r w:rsidDel="00281FE2">
          <w:delText>(13), 6373–6384. https://doi.org/10.1002/ece3.6368</w:delText>
        </w:r>
      </w:del>
    </w:p>
    <w:p w14:paraId="780FD71F" w14:textId="77777777" w:rsidR="002338B0" w:rsidDel="00281FE2" w:rsidRDefault="002338B0" w:rsidP="002338B0">
      <w:pPr>
        <w:widowControl w:val="0"/>
        <w:pBdr>
          <w:top w:val="nil"/>
          <w:left w:val="nil"/>
          <w:bottom w:val="nil"/>
          <w:right w:val="nil"/>
          <w:between w:val="nil"/>
        </w:pBdr>
        <w:spacing w:line="480" w:lineRule="auto"/>
        <w:ind w:left="720" w:hanging="720"/>
        <w:rPr>
          <w:del w:id="764" w:author="PHILIP ANTHONY MARTIN" w:date="2024-02-20T10:52:00Z"/>
        </w:rPr>
      </w:pPr>
      <w:del w:id="765" w:author="PHILIP ANTHONY MARTIN" w:date="2024-02-20T10:52:00Z">
        <w:r w:rsidDel="00281FE2">
          <w:delText>Konno, K., &amp; Pullin, A. S. (2020). Assessing the risk of bias in choice of search sources for environmental meta</w:delText>
        </w:r>
        <w:r w:rsidDel="00281FE2">
          <w:rPr>
            <w:rFonts w:ascii="Cambria Math" w:hAnsi="Cambria Math" w:cs="Cambria Math"/>
          </w:rPr>
          <w:delText>‐</w:delText>
        </w:r>
        <w:r w:rsidDel="00281FE2">
          <w:delText xml:space="preserve">analyses. </w:delText>
        </w:r>
        <w:r w:rsidRPr="002338B0" w:rsidDel="00281FE2">
          <w:rPr>
            <w:i/>
          </w:rPr>
          <w:delText>Research Synthesis Methods</w:delText>
        </w:r>
        <w:r w:rsidDel="00281FE2">
          <w:delText>. https://doi.org/10.1002/jrsm.1433</w:delText>
        </w:r>
      </w:del>
    </w:p>
    <w:p w14:paraId="12BCA6D7" w14:textId="77777777" w:rsidR="002338B0" w:rsidDel="00281FE2" w:rsidRDefault="002338B0" w:rsidP="002338B0">
      <w:pPr>
        <w:widowControl w:val="0"/>
        <w:pBdr>
          <w:top w:val="nil"/>
          <w:left w:val="nil"/>
          <w:bottom w:val="nil"/>
          <w:right w:val="nil"/>
          <w:between w:val="nil"/>
        </w:pBdr>
        <w:spacing w:line="480" w:lineRule="auto"/>
        <w:ind w:left="720" w:hanging="720"/>
        <w:rPr>
          <w:del w:id="766" w:author="PHILIP ANTHONY MARTIN" w:date="2024-02-20T10:52:00Z"/>
        </w:rPr>
      </w:pPr>
      <w:del w:id="767" w:author="PHILIP ANTHONY MARTIN" w:date="2024-02-20T10:52:00Z">
        <w:r w:rsidDel="00281FE2">
          <w:delText xml:space="preserve">Korell, L., Auge, H., Chase, J. M., Harpole, S., &amp; Knight, T. M. (2020). We need more realistic climate change experiments for understanding ecosystems of the future. </w:delText>
        </w:r>
        <w:r w:rsidRPr="002338B0" w:rsidDel="00281FE2">
          <w:rPr>
            <w:i/>
          </w:rPr>
          <w:delText>Global Change Biology</w:delText>
        </w:r>
        <w:r w:rsidDel="00281FE2">
          <w:delText xml:space="preserve">, </w:delText>
        </w:r>
        <w:r w:rsidRPr="002338B0" w:rsidDel="00281FE2">
          <w:rPr>
            <w:i/>
          </w:rPr>
          <w:delText>26</w:delText>
        </w:r>
        <w:r w:rsidDel="00281FE2">
          <w:delText>(2), 325–327. https://doi.org/10.1111/gcb.14797</w:delText>
        </w:r>
      </w:del>
    </w:p>
    <w:p w14:paraId="6A595334" w14:textId="77777777" w:rsidR="002338B0" w:rsidDel="00281FE2" w:rsidRDefault="002338B0" w:rsidP="002338B0">
      <w:pPr>
        <w:widowControl w:val="0"/>
        <w:pBdr>
          <w:top w:val="nil"/>
          <w:left w:val="nil"/>
          <w:bottom w:val="nil"/>
          <w:right w:val="nil"/>
          <w:between w:val="nil"/>
        </w:pBdr>
        <w:spacing w:line="480" w:lineRule="auto"/>
        <w:ind w:left="720" w:hanging="720"/>
        <w:rPr>
          <w:del w:id="768" w:author="PHILIP ANTHONY MARTIN" w:date="2024-02-20T10:52:00Z"/>
        </w:rPr>
      </w:pPr>
      <w:del w:id="769" w:author="PHILIP ANTHONY MARTIN" w:date="2024-02-20T10:52:00Z">
        <w:r w:rsidDel="00281FE2">
          <w:delText xml:space="preserve">Korell, L., Auge, H., Chase, J. M., Harpole, W. S., &amp; Knight, T. M. (2021). Responses of plant diversity to precipitation change are strongest at local spatial scales and in drylands. </w:delText>
        </w:r>
        <w:r w:rsidRPr="002338B0" w:rsidDel="00281FE2">
          <w:rPr>
            <w:i/>
          </w:rPr>
          <w:delText>Nature Communications</w:delText>
        </w:r>
        <w:r w:rsidDel="00281FE2">
          <w:delText xml:space="preserve">, </w:delText>
        </w:r>
        <w:r w:rsidRPr="002338B0" w:rsidDel="00281FE2">
          <w:rPr>
            <w:i/>
          </w:rPr>
          <w:delText>12</w:delText>
        </w:r>
        <w:r w:rsidDel="00281FE2">
          <w:delText>(1), 2489. https://doi.org/10.1038/s41467-021-22766-0</w:delText>
        </w:r>
      </w:del>
    </w:p>
    <w:p w14:paraId="7FD9EE91" w14:textId="77777777" w:rsidR="002338B0" w:rsidDel="00281FE2" w:rsidRDefault="002338B0" w:rsidP="002338B0">
      <w:pPr>
        <w:widowControl w:val="0"/>
        <w:pBdr>
          <w:top w:val="nil"/>
          <w:left w:val="nil"/>
          <w:bottom w:val="nil"/>
          <w:right w:val="nil"/>
          <w:between w:val="nil"/>
        </w:pBdr>
        <w:spacing w:line="480" w:lineRule="auto"/>
        <w:ind w:left="720" w:hanging="720"/>
        <w:rPr>
          <w:del w:id="770" w:author="PHILIP ANTHONY MARTIN" w:date="2024-02-20T10:52:00Z"/>
        </w:rPr>
      </w:pPr>
      <w:del w:id="771" w:author="PHILIP ANTHONY MARTIN" w:date="2024-02-20T10:52:00Z">
        <w:r w:rsidDel="00281FE2">
          <w:delText xml:space="preserve">Koricheva, J., &amp; Kulinskaya, E. (2019). Temporal Instability of Evidence Base: A Threat to Policy Making? </w:delText>
        </w:r>
        <w:r w:rsidRPr="002338B0" w:rsidDel="00281FE2">
          <w:rPr>
            <w:i/>
          </w:rPr>
          <w:delText>Trends in Ecology &amp; Evolution</w:delText>
        </w:r>
        <w:r w:rsidDel="00281FE2">
          <w:delText xml:space="preserve">, </w:delText>
        </w:r>
        <w:r w:rsidRPr="002338B0" w:rsidDel="00281FE2">
          <w:rPr>
            <w:i/>
          </w:rPr>
          <w:delText>34</w:delText>
        </w:r>
        <w:r w:rsidDel="00281FE2">
          <w:delText>(10), 895–902. https://doi.org/10.1016/j.tree.2019.05.006</w:delText>
        </w:r>
      </w:del>
    </w:p>
    <w:p w14:paraId="66A23A78" w14:textId="77777777" w:rsidR="002338B0" w:rsidDel="00281FE2" w:rsidRDefault="002338B0" w:rsidP="002338B0">
      <w:pPr>
        <w:widowControl w:val="0"/>
        <w:pBdr>
          <w:top w:val="nil"/>
          <w:left w:val="nil"/>
          <w:bottom w:val="nil"/>
          <w:right w:val="nil"/>
          <w:between w:val="nil"/>
        </w:pBdr>
        <w:spacing w:line="480" w:lineRule="auto"/>
        <w:ind w:left="720" w:hanging="720"/>
        <w:rPr>
          <w:del w:id="772" w:author="PHILIP ANTHONY MARTIN" w:date="2024-02-20T10:52:00Z"/>
        </w:rPr>
      </w:pPr>
      <w:del w:id="773" w:author="PHILIP ANTHONY MARTIN" w:date="2024-02-20T10:52:00Z">
        <w:r w:rsidDel="00281FE2">
          <w:delText xml:space="preserve">Kröel-Dulay, G., Mojzes, A., Szitár, K., Bahn, M., Batáry, P., Beier, C., Bilton, M., De Boeck, H. J., Dukes, J. S., Estiarte, M., Holub, P., Jentsch, A., Schmidt, I. K., Kreyling, J., Reinsch, S., Larsen, K. S., Sternberg, M., Tielbörger, K., Tietema, A., … Peñuelas, J. </w:delText>
        </w:r>
        <w:r w:rsidDel="00281FE2">
          <w:lastRenderedPageBreak/>
          <w:delText xml:space="preserve">(2022). Field experiments underestimate aboveground biomass response to drought. </w:delText>
        </w:r>
        <w:r w:rsidRPr="002338B0" w:rsidDel="00281FE2">
          <w:rPr>
            <w:i/>
          </w:rPr>
          <w:delText>Nature Ecology &amp; Evolution</w:delText>
        </w:r>
        <w:r w:rsidDel="00281FE2">
          <w:delText xml:space="preserve">, </w:delText>
        </w:r>
        <w:r w:rsidRPr="002338B0" w:rsidDel="00281FE2">
          <w:rPr>
            <w:i/>
          </w:rPr>
          <w:delText>6</w:delText>
        </w:r>
        <w:r w:rsidDel="00281FE2">
          <w:delText>(5), 540–545. https://doi.org/10.1038/s41559-022-01685-3</w:delText>
        </w:r>
      </w:del>
    </w:p>
    <w:p w14:paraId="78A9E8EE" w14:textId="77777777" w:rsidR="002338B0" w:rsidDel="00281FE2" w:rsidRDefault="002338B0" w:rsidP="002338B0">
      <w:pPr>
        <w:widowControl w:val="0"/>
        <w:pBdr>
          <w:top w:val="nil"/>
          <w:left w:val="nil"/>
          <w:bottom w:val="nil"/>
          <w:right w:val="nil"/>
          <w:between w:val="nil"/>
        </w:pBdr>
        <w:spacing w:line="480" w:lineRule="auto"/>
        <w:ind w:left="720" w:hanging="720"/>
        <w:rPr>
          <w:del w:id="774" w:author="PHILIP ANTHONY MARTIN" w:date="2024-02-20T10:52:00Z"/>
        </w:rPr>
      </w:pPr>
      <w:del w:id="775" w:author="PHILIP ANTHONY MARTIN" w:date="2024-02-20T10:52:00Z">
        <w:r w:rsidDel="00281FE2">
          <w:delText xml:space="preserve">Landesman, W. J., Treonis, A. M., &amp; Dighton, J. (2011). Effects of a one-year rainfall manipulation on soil nematode abundances and community composition. </w:delText>
        </w:r>
        <w:r w:rsidRPr="002338B0" w:rsidDel="00281FE2">
          <w:rPr>
            <w:i/>
          </w:rPr>
          <w:delText>Pedobiologia</w:delText>
        </w:r>
        <w:r w:rsidDel="00281FE2">
          <w:delText xml:space="preserve">, </w:delText>
        </w:r>
        <w:r w:rsidRPr="002338B0" w:rsidDel="00281FE2">
          <w:rPr>
            <w:i/>
          </w:rPr>
          <w:delText>54</w:delText>
        </w:r>
        <w:r w:rsidDel="00281FE2">
          <w:delText>(2), 87–91. https://doi.org/10.1016/j.pedobi.2010.10.002</w:delText>
        </w:r>
      </w:del>
    </w:p>
    <w:p w14:paraId="2959DC69" w14:textId="77777777" w:rsidR="002338B0" w:rsidDel="00281FE2" w:rsidRDefault="002338B0" w:rsidP="002338B0">
      <w:pPr>
        <w:widowControl w:val="0"/>
        <w:pBdr>
          <w:top w:val="nil"/>
          <w:left w:val="nil"/>
          <w:bottom w:val="nil"/>
          <w:right w:val="nil"/>
          <w:between w:val="nil"/>
        </w:pBdr>
        <w:spacing w:line="480" w:lineRule="auto"/>
        <w:ind w:left="720" w:hanging="720"/>
        <w:rPr>
          <w:del w:id="776" w:author="PHILIP ANTHONY MARTIN" w:date="2024-02-20T10:52:00Z"/>
        </w:rPr>
      </w:pPr>
      <w:del w:id="777" w:author="PHILIP ANTHONY MARTIN" w:date="2024-02-20T10:52:00Z">
        <w:r w:rsidDel="00281FE2">
          <w:delText xml:space="preserve">Lensing, J. R., Todd, S., &amp; Wise, D. H. (2005). The impact of altered precipitation on spatial stratification and activity-densities of springtails (Collembola) and spiders (Araneae). </w:delText>
        </w:r>
        <w:r w:rsidRPr="002338B0" w:rsidDel="00281FE2">
          <w:rPr>
            <w:i/>
          </w:rPr>
          <w:delText>Ecological Entomology</w:delText>
        </w:r>
        <w:r w:rsidDel="00281FE2">
          <w:delText xml:space="preserve">, </w:delText>
        </w:r>
        <w:r w:rsidRPr="002338B0" w:rsidDel="00281FE2">
          <w:rPr>
            <w:i/>
          </w:rPr>
          <w:delText>30</w:delText>
        </w:r>
        <w:r w:rsidDel="00281FE2">
          <w:delText>(2), 194–200. https://doi.org/10.1111/j.0307-6946.2005.00669.x</w:delText>
        </w:r>
      </w:del>
    </w:p>
    <w:p w14:paraId="77697BFC" w14:textId="77777777" w:rsidR="002338B0" w:rsidDel="00281FE2" w:rsidRDefault="002338B0" w:rsidP="002338B0">
      <w:pPr>
        <w:widowControl w:val="0"/>
        <w:pBdr>
          <w:top w:val="nil"/>
          <w:left w:val="nil"/>
          <w:bottom w:val="nil"/>
          <w:right w:val="nil"/>
          <w:between w:val="nil"/>
        </w:pBdr>
        <w:spacing w:line="480" w:lineRule="auto"/>
        <w:ind w:left="720" w:hanging="720"/>
        <w:rPr>
          <w:del w:id="778" w:author="PHILIP ANTHONY MARTIN" w:date="2024-02-20T10:52:00Z"/>
        </w:rPr>
      </w:pPr>
      <w:del w:id="779" w:author="PHILIP ANTHONY MARTIN" w:date="2024-02-20T10:52:00Z">
        <w:r w:rsidDel="00281FE2">
          <w:delText xml:space="preserve">Lindberg, N., Engtsson, J. B., &amp; Persson, T. (2002). Effects of experimental irrigation and drought on the composition and diversity of soil fauna in a coniferous stand. </w:delText>
        </w:r>
        <w:r w:rsidRPr="002338B0" w:rsidDel="00281FE2">
          <w:rPr>
            <w:i/>
          </w:rPr>
          <w:delText>The Journal of Applied Ecology</w:delText>
        </w:r>
        <w:r w:rsidDel="00281FE2">
          <w:delText xml:space="preserve">, </w:delText>
        </w:r>
        <w:r w:rsidRPr="002338B0" w:rsidDel="00281FE2">
          <w:rPr>
            <w:i/>
          </w:rPr>
          <w:delText>39</w:delText>
        </w:r>
        <w:r w:rsidDel="00281FE2">
          <w:delText>(6), 924–936. https://doi.org/10.1046/j.1365-2664.2002.00769.x</w:delText>
        </w:r>
      </w:del>
    </w:p>
    <w:p w14:paraId="24C67C91" w14:textId="77777777" w:rsidR="002338B0" w:rsidDel="00281FE2" w:rsidRDefault="002338B0" w:rsidP="002338B0">
      <w:pPr>
        <w:widowControl w:val="0"/>
        <w:pBdr>
          <w:top w:val="nil"/>
          <w:left w:val="nil"/>
          <w:bottom w:val="nil"/>
          <w:right w:val="nil"/>
          <w:between w:val="nil"/>
        </w:pBdr>
        <w:spacing w:line="480" w:lineRule="auto"/>
        <w:ind w:left="720" w:hanging="720"/>
        <w:rPr>
          <w:del w:id="780" w:author="PHILIP ANTHONY MARTIN" w:date="2024-02-20T10:52:00Z"/>
        </w:rPr>
      </w:pPr>
      <w:del w:id="781" w:author="PHILIP ANTHONY MARTIN" w:date="2024-02-20T10:52:00Z">
        <w:r w:rsidDel="00281FE2">
          <w:delText xml:space="preserve">Liu, M., Miao, X., &amp; Hua, F. (2023). The perils of measuring biodiversity responses to habitat change using mixed metrics. </w:delText>
        </w:r>
        <w:r w:rsidRPr="002338B0" w:rsidDel="00281FE2">
          <w:rPr>
            <w:i/>
          </w:rPr>
          <w:delText>Conservation Letters</w:delText>
        </w:r>
        <w:r w:rsidDel="00281FE2">
          <w:delText xml:space="preserve">, </w:delText>
        </w:r>
        <w:r w:rsidRPr="002338B0" w:rsidDel="00281FE2">
          <w:rPr>
            <w:i/>
          </w:rPr>
          <w:delText>16</w:delText>
        </w:r>
        <w:r w:rsidDel="00281FE2">
          <w:delText>(4). https://doi.org/10.1111/conl.12959</w:delText>
        </w:r>
      </w:del>
    </w:p>
    <w:p w14:paraId="6DA590A1" w14:textId="77777777" w:rsidR="002338B0" w:rsidDel="00281FE2" w:rsidRDefault="002338B0" w:rsidP="002338B0">
      <w:pPr>
        <w:widowControl w:val="0"/>
        <w:pBdr>
          <w:top w:val="nil"/>
          <w:left w:val="nil"/>
          <w:bottom w:val="nil"/>
          <w:right w:val="nil"/>
          <w:between w:val="nil"/>
        </w:pBdr>
        <w:spacing w:line="480" w:lineRule="auto"/>
        <w:ind w:left="720" w:hanging="720"/>
        <w:rPr>
          <w:del w:id="782" w:author="PHILIP ANTHONY MARTIN" w:date="2024-02-20T10:52:00Z"/>
        </w:rPr>
      </w:pPr>
      <w:del w:id="783" w:author="PHILIP ANTHONY MARTIN" w:date="2024-02-20T10:52:00Z">
        <w:r w:rsidDel="00281FE2">
          <w:delText xml:space="preserve">Liu, T., Mao, P., Shi, L., Wang, Z., Wang, X., He, X., Tao, L., Liu, Z., Zhou, L., Shao, Y., &amp; Fu, S. (2020). Contrasting effects of nitrogen deposition and increased precipitation on soil nematode communities in a temperate forest. </w:delText>
        </w:r>
        <w:r w:rsidRPr="002338B0" w:rsidDel="00281FE2">
          <w:rPr>
            <w:i/>
          </w:rPr>
          <w:delText>Soil Biology &amp; Biochemistry</w:delText>
        </w:r>
        <w:r w:rsidDel="00281FE2">
          <w:delText xml:space="preserve">, </w:delText>
        </w:r>
        <w:r w:rsidRPr="002338B0" w:rsidDel="00281FE2">
          <w:rPr>
            <w:i/>
          </w:rPr>
          <w:delText>148</w:delText>
        </w:r>
        <w:r w:rsidDel="00281FE2">
          <w:delText>, 107869. https://doi.org/10.1016/j.soilbio.2020.107869</w:delText>
        </w:r>
      </w:del>
    </w:p>
    <w:p w14:paraId="03AA550C" w14:textId="77777777" w:rsidR="002338B0" w:rsidDel="00281FE2" w:rsidRDefault="002338B0" w:rsidP="002338B0">
      <w:pPr>
        <w:widowControl w:val="0"/>
        <w:pBdr>
          <w:top w:val="nil"/>
          <w:left w:val="nil"/>
          <w:bottom w:val="nil"/>
          <w:right w:val="nil"/>
          <w:between w:val="nil"/>
        </w:pBdr>
        <w:spacing w:line="480" w:lineRule="auto"/>
        <w:ind w:left="720" w:hanging="720"/>
        <w:rPr>
          <w:del w:id="784" w:author="PHILIP ANTHONY MARTIN" w:date="2024-02-20T10:52:00Z"/>
        </w:rPr>
      </w:pPr>
      <w:del w:id="785" w:author="PHILIP ANTHONY MARTIN" w:date="2024-02-20T10:52:00Z">
        <w:r w:rsidDel="00281FE2">
          <w:delText xml:space="preserve">Llorente-Culebras, S., Ladle, R. J., &amp; Santos, A. M. C. (2023). Publication trends in global biodiversity research on protected areas. </w:delText>
        </w:r>
        <w:r w:rsidRPr="002338B0" w:rsidDel="00281FE2">
          <w:rPr>
            <w:i/>
          </w:rPr>
          <w:delText>Biological Conservation</w:delText>
        </w:r>
        <w:r w:rsidDel="00281FE2">
          <w:delText xml:space="preserve">, </w:delText>
        </w:r>
        <w:r w:rsidRPr="002338B0" w:rsidDel="00281FE2">
          <w:rPr>
            <w:i/>
          </w:rPr>
          <w:delText>281</w:delText>
        </w:r>
        <w:r w:rsidDel="00281FE2">
          <w:delText>, 109988. https://doi.org/10.1016/j.biocon.2023.109988</w:delText>
        </w:r>
      </w:del>
    </w:p>
    <w:p w14:paraId="388D57D8" w14:textId="77777777" w:rsidR="002338B0" w:rsidDel="00281FE2" w:rsidRDefault="002338B0" w:rsidP="002338B0">
      <w:pPr>
        <w:widowControl w:val="0"/>
        <w:pBdr>
          <w:top w:val="nil"/>
          <w:left w:val="nil"/>
          <w:bottom w:val="nil"/>
          <w:right w:val="nil"/>
          <w:between w:val="nil"/>
        </w:pBdr>
        <w:spacing w:line="480" w:lineRule="auto"/>
        <w:ind w:left="720" w:hanging="720"/>
        <w:rPr>
          <w:del w:id="786" w:author="PHILIP ANTHONY MARTIN" w:date="2024-02-20T10:52:00Z"/>
        </w:rPr>
      </w:pPr>
      <w:del w:id="787" w:author="PHILIP ANTHONY MARTIN" w:date="2024-02-20T10:52:00Z">
        <w:r w:rsidDel="00281FE2">
          <w:delText xml:space="preserve">Maraldo, K., Ravn, H. W., Slotsbo, S., &amp; Holmstrup, M. (2009). Responses to acute and chronic desiccation stress in Enchytraeus (Oligochaeta: Enchytraeidae). </w:delText>
        </w:r>
        <w:r w:rsidRPr="002338B0" w:rsidDel="00281FE2">
          <w:rPr>
            <w:i/>
          </w:rPr>
          <w:delText>Journal of Comparative Physiology. B, Biochemical, Systemic, and Environmental Physiology</w:delText>
        </w:r>
        <w:r w:rsidDel="00281FE2">
          <w:delText xml:space="preserve">, </w:delText>
        </w:r>
        <w:r w:rsidRPr="002338B0" w:rsidDel="00281FE2">
          <w:rPr>
            <w:i/>
          </w:rPr>
          <w:delText>179</w:delText>
        </w:r>
        <w:r w:rsidDel="00281FE2">
          <w:delText>(2), 113–123. https://doi.org/10.1007/s00360-008-0305-5</w:delText>
        </w:r>
      </w:del>
    </w:p>
    <w:p w14:paraId="216FD2EF" w14:textId="77777777" w:rsidR="002338B0" w:rsidDel="00281FE2" w:rsidRDefault="002338B0" w:rsidP="002338B0">
      <w:pPr>
        <w:widowControl w:val="0"/>
        <w:pBdr>
          <w:top w:val="nil"/>
          <w:left w:val="nil"/>
          <w:bottom w:val="nil"/>
          <w:right w:val="nil"/>
          <w:between w:val="nil"/>
        </w:pBdr>
        <w:spacing w:line="480" w:lineRule="auto"/>
        <w:ind w:left="720" w:hanging="720"/>
        <w:rPr>
          <w:del w:id="788" w:author="PHILIP ANTHONY MARTIN" w:date="2024-02-20T10:52:00Z"/>
        </w:rPr>
      </w:pPr>
      <w:del w:id="789" w:author="PHILIP ANTHONY MARTIN" w:date="2024-02-20T10:52:00Z">
        <w:r w:rsidDel="00281FE2">
          <w:lastRenderedPageBreak/>
          <w:delText xml:space="preserve">Martin, P. A. (2021). </w:delText>
        </w:r>
        <w:r w:rsidRPr="002338B0" w:rsidDel="00281FE2">
          <w:rPr>
            <w:i/>
          </w:rPr>
          <w:delText>Soil_fauna_systematic_map</w:delText>
        </w:r>
        <w:r w:rsidDel="00281FE2">
          <w:delText>. https://sysrev.com/p/98916</w:delText>
        </w:r>
      </w:del>
    </w:p>
    <w:p w14:paraId="59FBF004" w14:textId="77777777" w:rsidR="002338B0" w:rsidDel="00281FE2" w:rsidRDefault="002338B0" w:rsidP="002338B0">
      <w:pPr>
        <w:widowControl w:val="0"/>
        <w:pBdr>
          <w:top w:val="nil"/>
          <w:left w:val="nil"/>
          <w:bottom w:val="nil"/>
          <w:right w:val="nil"/>
          <w:between w:val="nil"/>
        </w:pBdr>
        <w:spacing w:line="480" w:lineRule="auto"/>
        <w:ind w:left="720" w:hanging="720"/>
        <w:rPr>
          <w:del w:id="790" w:author="PHILIP ANTHONY MARTIN" w:date="2024-02-20T10:52:00Z"/>
        </w:rPr>
      </w:pPr>
      <w:del w:id="791" w:author="PHILIP ANTHONY MARTIN" w:date="2024-02-20T10:52:00Z">
        <w:r w:rsidRPr="002338B0" w:rsidDel="00281FE2">
          <w:rPr>
            <w:lang w:val="es-ES"/>
          </w:rPr>
          <w:delText xml:space="preserve">Martin, P. A., Izquierdo, L. P., Luyssaert, S., Guenet, B., Manzoni, S., Spake, R., Santonja, M., &amp; Curiel Yuste, J. (2021). </w:delText>
        </w:r>
        <w:r w:rsidDel="00281FE2">
          <w:delText xml:space="preserve">Effects of natural disturbances on soil fauna in forests: a systematic map protocol. In </w:delText>
        </w:r>
        <w:r w:rsidRPr="002338B0" w:rsidDel="00281FE2">
          <w:rPr>
            <w:i/>
          </w:rPr>
          <w:delText>OSF</w:delText>
        </w:r>
        <w:r w:rsidDel="00281FE2">
          <w:delText>. https://doi.org/10.17605/OSF.IO/YQU4W</w:delText>
        </w:r>
      </w:del>
    </w:p>
    <w:p w14:paraId="3133B773" w14:textId="77777777" w:rsidR="002338B0" w:rsidDel="00281FE2" w:rsidRDefault="002338B0" w:rsidP="002338B0">
      <w:pPr>
        <w:widowControl w:val="0"/>
        <w:pBdr>
          <w:top w:val="nil"/>
          <w:left w:val="nil"/>
          <w:bottom w:val="nil"/>
          <w:right w:val="nil"/>
          <w:between w:val="nil"/>
        </w:pBdr>
        <w:spacing w:line="480" w:lineRule="auto"/>
        <w:ind w:left="720" w:hanging="720"/>
        <w:rPr>
          <w:del w:id="792" w:author="PHILIP ANTHONY MARTIN" w:date="2024-02-20T10:52:00Z"/>
        </w:rPr>
      </w:pPr>
      <w:del w:id="793" w:author="PHILIP ANTHONY MARTIN" w:date="2024-02-20T10:52:00Z">
        <w:r w:rsidDel="00281FE2">
          <w:delText xml:space="preserve">Martin, P. A., Shackelford, G. E., Bullock, J. M., &amp; Sutherland, W. J. (2020). Management of UK priority invasive alien plants: a systematic review protocol. </w:delText>
        </w:r>
        <w:r w:rsidRPr="002338B0" w:rsidDel="00281FE2">
          <w:rPr>
            <w:i/>
          </w:rPr>
          <w:delText>Environmental Evidence</w:delText>
        </w:r>
        <w:r w:rsidDel="00281FE2">
          <w:delText>. https://link.springer.com/article/10.1186/s13750-020-0186-y</w:delText>
        </w:r>
      </w:del>
    </w:p>
    <w:p w14:paraId="28118322" w14:textId="77777777" w:rsidR="002338B0" w:rsidDel="00281FE2" w:rsidRDefault="002338B0" w:rsidP="002338B0">
      <w:pPr>
        <w:widowControl w:val="0"/>
        <w:pBdr>
          <w:top w:val="nil"/>
          <w:left w:val="nil"/>
          <w:bottom w:val="nil"/>
          <w:right w:val="nil"/>
          <w:between w:val="nil"/>
        </w:pBdr>
        <w:spacing w:line="480" w:lineRule="auto"/>
        <w:ind w:left="720" w:hanging="720"/>
        <w:rPr>
          <w:del w:id="794" w:author="PHILIP ANTHONY MARTIN" w:date="2024-02-20T10:52:00Z"/>
        </w:rPr>
      </w:pPr>
      <w:del w:id="795" w:author="PHILIP ANTHONY MARTIN" w:date="2024-02-20T10:52:00Z">
        <w:r w:rsidDel="00281FE2">
          <w:delText xml:space="preserve">Meehan, M. L., Barreto, C., Turnbull, M. S., Bradley, R. L., Bellenger, J.-P., Darnajoux, R., &amp; Lindo, Z. (2020). Response of soil fauna to simulated global change factors depends on ambient climate conditions. </w:delText>
        </w:r>
        <w:r w:rsidRPr="002338B0" w:rsidDel="00281FE2">
          <w:rPr>
            <w:i/>
          </w:rPr>
          <w:delText>Pedobiologia</w:delText>
        </w:r>
        <w:r w:rsidDel="00281FE2">
          <w:delText xml:space="preserve">, </w:delText>
        </w:r>
        <w:r w:rsidRPr="002338B0" w:rsidDel="00281FE2">
          <w:rPr>
            <w:i/>
          </w:rPr>
          <w:delText>83</w:delText>
        </w:r>
        <w:r w:rsidDel="00281FE2">
          <w:delText>, 150672. https://doi.org/10.1016/j.pedobi.2020.150672</w:delText>
        </w:r>
      </w:del>
    </w:p>
    <w:p w14:paraId="42E06659" w14:textId="77777777" w:rsidR="002338B0" w:rsidDel="00281FE2" w:rsidRDefault="002338B0" w:rsidP="002338B0">
      <w:pPr>
        <w:widowControl w:val="0"/>
        <w:pBdr>
          <w:top w:val="nil"/>
          <w:left w:val="nil"/>
          <w:bottom w:val="nil"/>
          <w:right w:val="nil"/>
          <w:between w:val="nil"/>
        </w:pBdr>
        <w:spacing w:line="480" w:lineRule="auto"/>
        <w:ind w:left="720" w:hanging="720"/>
        <w:rPr>
          <w:del w:id="796" w:author="PHILIP ANTHONY MARTIN" w:date="2024-02-20T10:52:00Z"/>
        </w:rPr>
      </w:pPr>
      <w:del w:id="797" w:author="PHILIP ANTHONY MARTIN" w:date="2024-02-20T10:52:00Z">
        <w:r w:rsidDel="00281FE2">
          <w:delText xml:space="preserve">Nakagawa, S., &amp; Freckleton, R. P. (2008). Missing inaction: the dangers of ignoring missing data. </w:delText>
        </w:r>
        <w:r w:rsidRPr="002338B0" w:rsidDel="00281FE2">
          <w:rPr>
            <w:i/>
          </w:rPr>
          <w:delText>Trends in Ecology &amp; Evolution</w:delText>
        </w:r>
        <w:r w:rsidDel="00281FE2">
          <w:delText xml:space="preserve">, </w:delText>
        </w:r>
        <w:r w:rsidRPr="002338B0" w:rsidDel="00281FE2">
          <w:rPr>
            <w:i/>
          </w:rPr>
          <w:delText>23</w:delText>
        </w:r>
        <w:r w:rsidDel="00281FE2">
          <w:delText>(11), 592–596. https://doi.org/10.1016/j.tree.2008.06.014</w:delText>
        </w:r>
      </w:del>
    </w:p>
    <w:p w14:paraId="35C34A9C" w14:textId="77777777" w:rsidR="002338B0" w:rsidDel="00281FE2" w:rsidRDefault="002338B0" w:rsidP="002338B0">
      <w:pPr>
        <w:widowControl w:val="0"/>
        <w:pBdr>
          <w:top w:val="nil"/>
          <w:left w:val="nil"/>
          <w:bottom w:val="nil"/>
          <w:right w:val="nil"/>
          <w:between w:val="nil"/>
        </w:pBdr>
        <w:spacing w:line="480" w:lineRule="auto"/>
        <w:ind w:left="720" w:hanging="720"/>
        <w:rPr>
          <w:del w:id="798" w:author="PHILIP ANTHONY MARTIN" w:date="2024-02-20T10:52:00Z"/>
        </w:rPr>
      </w:pPr>
      <w:del w:id="799" w:author="PHILIP ANTHONY MARTIN" w:date="2024-02-20T10:52:00Z">
        <w:r w:rsidDel="00281FE2">
          <w:delText>Nakagawa, S., Lagisz, M., Jennions, M. D., Koricheva, J., Noble, D. W. A., Parker, T. H., Sánchez-Tójar, A., Yang, Y., &amp; O’Dea, R. E. (2021). Methods for testing publication bias in ecological and evolutionary meta</w:delText>
        </w:r>
        <w:r w:rsidDel="00281FE2">
          <w:rPr>
            <w:rFonts w:ascii="Cambria Math" w:hAnsi="Cambria Math" w:cs="Cambria Math"/>
          </w:rPr>
          <w:delText>‐</w:delText>
        </w:r>
        <w:r w:rsidDel="00281FE2">
          <w:delText xml:space="preserve">analyses. </w:delText>
        </w:r>
        <w:r w:rsidRPr="002338B0" w:rsidDel="00281FE2">
          <w:rPr>
            <w:i/>
          </w:rPr>
          <w:delText>Methods in Ecology and Evolution / British Ecological Society</w:delText>
        </w:r>
        <w:r w:rsidDel="00281FE2">
          <w:delText>. https://doi.org/10.1111/2041-210x.13724</w:delText>
        </w:r>
      </w:del>
    </w:p>
    <w:p w14:paraId="20121A31" w14:textId="77777777" w:rsidR="002338B0" w:rsidDel="00281FE2" w:rsidRDefault="002338B0" w:rsidP="002338B0">
      <w:pPr>
        <w:widowControl w:val="0"/>
        <w:pBdr>
          <w:top w:val="nil"/>
          <w:left w:val="nil"/>
          <w:bottom w:val="nil"/>
          <w:right w:val="nil"/>
          <w:between w:val="nil"/>
        </w:pBdr>
        <w:spacing w:line="480" w:lineRule="auto"/>
        <w:ind w:left="720" w:hanging="720"/>
        <w:rPr>
          <w:del w:id="800" w:author="PHILIP ANTHONY MARTIN" w:date="2024-02-20T10:52:00Z"/>
        </w:rPr>
      </w:pPr>
      <w:del w:id="801" w:author="PHILIP ANTHONY MARTIN" w:date="2024-02-20T10:52:00Z">
        <w:r w:rsidDel="00281FE2">
          <w:delText xml:space="preserve">Nakagawa, S., Noble, D., Lagisz, M., Spake, R., Viechtbauer, W., &amp; Senior, A. M. (2022). </w:delText>
        </w:r>
        <w:r w:rsidRPr="002338B0" w:rsidDel="00281FE2">
          <w:rPr>
            <w:i/>
          </w:rPr>
          <w:delText>A robust and readily implementable method for the meta-analysis of response ratios with and without missing standard deviations</w:delText>
        </w:r>
        <w:r w:rsidDel="00281FE2">
          <w:delText>. Open Science Framework. https://doi.org/10.17605/OSF.IO/H9X6W</w:delText>
        </w:r>
      </w:del>
    </w:p>
    <w:p w14:paraId="71838345" w14:textId="77777777" w:rsidR="002338B0" w:rsidDel="00281FE2" w:rsidRDefault="002338B0" w:rsidP="002338B0">
      <w:pPr>
        <w:widowControl w:val="0"/>
        <w:pBdr>
          <w:top w:val="nil"/>
          <w:left w:val="nil"/>
          <w:bottom w:val="nil"/>
          <w:right w:val="nil"/>
          <w:between w:val="nil"/>
        </w:pBdr>
        <w:spacing w:line="480" w:lineRule="auto"/>
        <w:ind w:left="720" w:hanging="720"/>
        <w:rPr>
          <w:del w:id="802" w:author="PHILIP ANTHONY MARTIN" w:date="2024-02-20T10:52:00Z"/>
        </w:rPr>
      </w:pPr>
      <w:del w:id="803" w:author="PHILIP ANTHONY MARTIN" w:date="2024-02-20T10:52:00Z">
        <w:r w:rsidDel="00281FE2">
          <w:delText xml:space="preserve">Nakagawa, S., Yang, Y., Macartney, E. L., Spake, R., &amp; Lagisz, M. (2023). Quantitative evidence synthesis: a practical guide on meta-analysis, meta-regression, and publication bias tests for environmental sciences. </w:delText>
        </w:r>
        <w:r w:rsidRPr="002338B0" w:rsidDel="00281FE2">
          <w:rPr>
            <w:i/>
          </w:rPr>
          <w:delText>Environmental Evidence</w:delText>
        </w:r>
        <w:r w:rsidDel="00281FE2">
          <w:delText xml:space="preserve">, </w:delText>
        </w:r>
        <w:r w:rsidRPr="002338B0" w:rsidDel="00281FE2">
          <w:rPr>
            <w:i/>
          </w:rPr>
          <w:delText>12</w:delText>
        </w:r>
        <w:r w:rsidDel="00281FE2">
          <w:delText>(1), 1–19. https://doi.org/10.1186/s13750-023-00301-6</w:delText>
        </w:r>
      </w:del>
    </w:p>
    <w:p w14:paraId="5D4FD41E" w14:textId="77777777" w:rsidR="002338B0" w:rsidDel="00281FE2" w:rsidRDefault="002338B0" w:rsidP="002338B0">
      <w:pPr>
        <w:widowControl w:val="0"/>
        <w:pBdr>
          <w:top w:val="nil"/>
          <w:left w:val="nil"/>
          <w:bottom w:val="nil"/>
          <w:right w:val="nil"/>
          <w:between w:val="nil"/>
        </w:pBdr>
        <w:spacing w:line="480" w:lineRule="auto"/>
        <w:ind w:left="720" w:hanging="720"/>
        <w:rPr>
          <w:del w:id="804" w:author="PHILIP ANTHONY MARTIN" w:date="2024-02-20T10:52:00Z"/>
        </w:rPr>
      </w:pPr>
      <w:del w:id="805" w:author="PHILIP ANTHONY MARTIN" w:date="2024-02-20T10:52:00Z">
        <w:r w:rsidDel="00281FE2">
          <w:delText xml:space="preserve">Nielsen, U. N. (Ed.). (2019). Soil Fauna Assemblages: Global to Local Scales. In </w:delText>
        </w:r>
        <w:r w:rsidRPr="002338B0" w:rsidDel="00281FE2">
          <w:rPr>
            <w:i/>
          </w:rPr>
          <w:delText>Soil Fauna Assemblages: Global to Local Scales</w:delText>
        </w:r>
        <w:r w:rsidDel="00281FE2">
          <w:delText xml:space="preserve"> (pp. v–v). Cambridge University Press. </w:delText>
        </w:r>
        <w:r w:rsidDel="00281FE2">
          <w:lastRenderedPageBreak/>
          <w:delText>https://www.cambridge.org/core/books/soil-fauna-assemblages/soil-fauna-assemblages/78C28F6983A0011E36D74EB272EC143E</w:delText>
        </w:r>
      </w:del>
    </w:p>
    <w:p w14:paraId="5A896C06" w14:textId="77777777" w:rsidR="002338B0" w:rsidDel="00281FE2" w:rsidRDefault="002338B0" w:rsidP="002338B0">
      <w:pPr>
        <w:widowControl w:val="0"/>
        <w:pBdr>
          <w:top w:val="nil"/>
          <w:left w:val="nil"/>
          <w:bottom w:val="nil"/>
          <w:right w:val="nil"/>
          <w:between w:val="nil"/>
        </w:pBdr>
        <w:spacing w:line="480" w:lineRule="auto"/>
        <w:ind w:left="720" w:hanging="720"/>
        <w:rPr>
          <w:del w:id="806" w:author="PHILIP ANTHONY MARTIN" w:date="2024-02-20T10:52:00Z"/>
        </w:rPr>
      </w:pPr>
      <w:del w:id="807" w:author="PHILIP ANTHONY MARTIN" w:date="2024-02-20T10:52:00Z">
        <w:r w:rsidDel="00281FE2">
          <w:delText xml:space="preserve">Nielsen, U. N., &amp; Ball, B. A. (2015). Impacts of altered precipitation regimes on soil communities and biogeochemistry in arid and semi-arid ecosystems. </w:delText>
        </w:r>
        <w:r w:rsidRPr="002338B0" w:rsidDel="00281FE2">
          <w:rPr>
            <w:i/>
          </w:rPr>
          <w:delText>Global Change Biology</w:delText>
        </w:r>
        <w:r w:rsidDel="00281FE2">
          <w:delText xml:space="preserve">, </w:delText>
        </w:r>
        <w:r w:rsidRPr="002338B0" w:rsidDel="00281FE2">
          <w:rPr>
            <w:i/>
          </w:rPr>
          <w:delText>21</w:delText>
        </w:r>
        <w:r w:rsidDel="00281FE2">
          <w:delText>(4), 1407–1421. https://doi.org/10.1111/gcb.12789</w:delText>
        </w:r>
      </w:del>
    </w:p>
    <w:p w14:paraId="6501F5F3" w14:textId="77777777" w:rsidR="002338B0" w:rsidDel="00281FE2" w:rsidRDefault="002338B0" w:rsidP="002338B0">
      <w:pPr>
        <w:widowControl w:val="0"/>
        <w:pBdr>
          <w:top w:val="nil"/>
          <w:left w:val="nil"/>
          <w:bottom w:val="nil"/>
          <w:right w:val="nil"/>
          <w:between w:val="nil"/>
        </w:pBdr>
        <w:spacing w:line="480" w:lineRule="auto"/>
        <w:ind w:left="720" w:hanging="720"/>
        <w:rPr>
          <w:del w:id="808" w:author="PHILIP ANTHONY MARTIN" w:date="2024-02-20T10:52:00Z"/>
        </w:rPr>
      </w:pPr>
      <w:del w:id="809" w:author="PHILIP ANTHONY MARTIN" w:date="2024-02-20T10:52:00Z">
        <w:r w:rsidDel="00281FE2">
          <w:delText xml:space="preserve">Nielsen, U. N., Wall, D. H., &amp; Six, J. (2015). Soil Biodiversity and the Environment. </w:delText>
        </w:r>
        <w:r w:rsidRPr="002338B0" w:rsidDel="00281FE2">
          <w:rPr>
            <w:i/>
          </w:rPr>
          <w:delText>Annual Review of Environment and Resources</w:delText>
        </w:r>
        <w:r w:rsidDel="00281FE2">
          <w:delText xml:space="preserve">, </w:delText>
        </w:r>
        <w:r w:rsidRPr="002338B0" w:rsidDel="00281FE2">
          <w:rPr>
            <w:i/>
          </w:rPr>
          <w:delText>40</w:delText>
        </w:r>
        <w:r w:rsidDel="00281FE2">
          <w:delText>(1), 63–90. https://doi.org/10.1146/annurev-environ-102014-021257</w:delText>
        </w:r>
      </w:del>
    </w:p>
    <w:p w14:paraId="174547F7" w14:textId="77777777" w:rsidR="002338B0" w:rsidDel="00281FE2" w:rsidRDefault="002338B0" w:rsidP="002338B0">
      <w:pPr>
        <w:widowControl w:val="0"/>
        <w:pBdr>
          <w:top w:val="nil"/>
          <w:left w:val="nil"/>
          <w:bottom w:val="nil"/>
          <w:right w:val="nil"/>
          <w:between w:val="nil"/>
        </w:pBdr>
        <w:spacing w:line="480" w:lineRule="auto"/>
        <w:ind w:left="720" w:hanging="720"/>
        <w:rPr>
          <w:del w:id="810" w:author="PHILIP ANTHONY MARTIN" w:date="2024-02-20T10:52:00Z"/>
        </w:rPr>
      </w:pPr>
      <w:del w:id="811" w:author="PHILIP ANTHONY MARTIN" w:date="2024-02-20T10:52:00Z">
        <w:r w:rsidRPr="002338B0" w:rsidDel="00281FE2">
          <w:rPr>
            <w:lang w:val="es-ES"/>
          </w:rPr>
          <w:delText xml:space="preserve">Peng, Y., Peñuelas, J., Vesterdal, L., Yue, K., Peguero, G., Fornara, D. A., Heděnec, P., Steffens, C., &amp; Wu, F. (2022). </w:delText>
        </w:r>
        <w:r w:rsidDel="00281FE2">
          <w:delText xml:space="preserve">Responses of soil fauna communities to the individual and combined effects of multiple global change factors. </w:delText>
        </w:r>
        <w:r w:rsidRPr="002338B0" w:rsidDel="00281FE2">
          <w:rPr>
            <w:i/>
          </w:rPr>
          <w:delText>Ecology Letters</w:delText>
        </w:r>
        <w:r w:rsidDel="00281FE2">
          <w:delText xml:space="preserve">, </w:delText>
        </w:r>
        <w:r w:rsidRPr="002338B0" w:rsidDel="00281FE2">
          <w:rPr>
            <w:i/>
          </w:rPr>
          <w:delText>25</w:delText>
        </w:r>
        <w:r w:rsidDel="00281FE2">
          <w:delText>(9), 1961–1973. https://doi.org/10.1111/ele.14068</w:delText>
        </w:r>
      </w:del>
    </w:p>
    <w:p w14:paraId="57E69CA8" w14:textId="77777777" w:rsidR="002338B0" w:rsidDel="00281FE2" w:rsidRDefault="002338B0" w:rsidP="002338B0">
      <w:pPr>
        <w:widowControl w:val="0"/>
        <w:pBdr>
          <w:top w:val="nil"/>
          <w:left w:val="nil"/>
          <w:bottom w:val="nil"/>
          <w:right w:val="nil"/>
          <w:between w:val="nil"/>
        </w:pBdr>
        <w:spacing w:line="480" w:lineRule="auto"/>
        <w:ind w:left="720" w:hanging="720"/>
        <w:rPr>
          <w:del w:id="812" w:author="PHILIP ANTHONY MARTIN" w:date="2024-02-20T10:52:00Z"/>
        </w:rPr>
      </w:pPr>
      <w:del w:id="813" w:author="PHILIP ANTHONY MARTIN" w:date="2024-02-20T10:52:00Z">
        <w:r w:rsidDel="00281FE2">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RPr="002338B0" w:rsidDel="00281FE2">
          <w:rPr>
            <w:i/>
          </w:rPr>
          <w:delText>Authorea Preprints</w:delText>
        </w:r>
        <w:r w:rsidDel="00281FE2">
          <w:delText>. https://doi.org/10.22541/au.167655684.49855023/v1</w:delText>
        </w:r>
      </w:del>
    </w:p>
    <w:p w14:paraId="4514AF46" w14:textId="77777777" w:rsidR="002338B0" w:rsidDel="00281FE2" w:rsidRDefault="002338B0" w:rsidP="002338B0">
      <w:pPr>
        <w:widowControl w:val="0"/>
        <w:pBdr>
          <w:top w:val="nil"/>
          <w:left w:val="nil"/>
          <w:bottom w:val="nil"/>
          <w:right w:val="nil"/>
          <w:between w:val="nil"/>
        </w:pBdr>
        <w:spacing w:line="480" w:lineRule="auto"/>
        <w:ind w:left="720" w:hanging="720"/>
        <w:rPr>
          <w:del w:id="814" w:author="PHILIP ANTHONY MARTIN" w:date="2024-02-20T10:52:00Z"/>
        </w:rPr>
      </w:pPr>
      <w:del w:id="815" w:author="PHILIP ANTHONY MARTIN" w:date="2024-02-20T10:52:00Z">
        <w:r w:rsidDel="00281FE2">
          <w:delText xml:space="preserve">Pick, J. L., Nakagawa, S., &amp; Noble, D. W. A. (2018). Reproducible, flexible and high-throughput data extraction from primary literature: The metaDigitise R package. In </w:delText>
        </w:r>
        <w:r w:rsidRPr="002338B0" w:rsidDel="00281FE2">
          <w:rPr>
            <w:i/>
          </w:rPr>
          <w:delText>bioRxiv</w:delText>
        </w:r>
        <w:r w:rsidDel="00281FE2">
          <w:delText xml:space="preserve"> (p. 247775). https://doi.org/10.1101/247775</w:delText>
        </w:r>
      </w:del>
    </w:p>
    <w:p w14:paraId="4594ECE4" w14:textId="77777777" w:rsidR="002338B0" w:rsidDel="00281FE2" w:rsidRDefault="002338B0" w:rsidP="002338B0">
      <w:pPr>
        <w:widowControl w:val="0"/>
        <w:pBdr>
          <w:top w:val="nil"/>
          <w:left w:val="nil"/>
          <w:bottom w:val="nil"/>
          <w:right w:val="nil"/>
          <w:between w:val="nil"/>
        </w:pBdr>
        <w:spacing w:line="480" w:lineRule="auto"/>
        <w:ind w:left="720" w:hanging="720"/>
        <w:rPr>
          <w:del w:id="816" w:author="PHILIP ANTHONY MARTIN" w:date="2024-02-20T10:52:00Z"/>
        </w:rPr>
      </w:pPr>
      <w:del w:id="817" w:author="PHILIP ANTHONY MARTIN" w:date="2024-02-20T10:52:00Z">
        <w:r w:rsidDel="00281FE2">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RPr="002338B0" w:rsidDel="00281FE2">
          <w:rPr>
            <w:i/>
          </w:rPr>
          <w:delText>Biological Reviews of the Cambridge Philosophical Society</w:delText>
        </w:r>
        <w:r w:rsidDel="00281FE2">
          <w:delText>. https://doi.org/10.1111/brv.12832</w:delText>
        </w:r>
      </w:del>
    </w:p>
    <w:p w14:paraId="7D50C635"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818" w:author="PHILIP ANTHONY MARTIN" w:date="2024-02-20T10:52:00Z"/>
          <w:lang w:val="es-ES"/>
        </w:rPr>
      </w:pPr>
      <w:del w:id="819" w:author="PHILIP ANTHONY MARTIN" w:date="2024-02-20T10:52:00Z">
        <w:r w:rsidDel="00281FE2">
          <w:delText xml:space="preserve">Pullin, A. S., Cheng, S. H., Jackson, J. D., Eales, J., Envall, I., Fada, S. J., Frampton, G. K., </w:delText>
        </w:r>
        <w:r w:rsidDel="00281FE2">
          <w:lastRenderedPageBreak/>
          <w:delText xml:space="preserve">Harper, M., Kadykalo, A. N., Kohl, C., Konno, K., Livoreil, B., Ouédraogo, D.-Y., O’Leary, B. C., Pullin, G., Randall, N., Rees, R., Smith, A., Sordello, R., … Woodcock, P. (2022). Standards of conduct and reporting in evidence syntheses that could inform environmental policy and management decisions. </w:delText>
        </w:r>
        <w:r w:rsidRPr="002338B0" w:rsidDel="00281FE2">
          <w:rPr>
            <w:i/>
            <w:lang w:val="es-ES"/>
          </w:rPr>
          <w:delText>Environmental Evidence</w:delText>
        </w:r>
        <w:r w:rsidRPr="002338B0" w:rsidDel="00281FE2">
          <w:rPr>
            <w:lang w:val="es-ES"/>
          </w:rPr>
          <w:delText xml:space="preserve">, </w:delText>
        </w:r>
        <w:r w:rsidRPr="002338B0" w:rsidDel="00281FE2">
          <w:rPr>
            <w:i/>
            <w:lang w:val="es-ES"/>
          </w:rPr>
          <w:delText>11</w:delText>
        </w:r>
        <w:r w:rsidRPr="002338B0" w:rsidDel="00281FE2">
          <w:rPr>
            <w:lang w:val="es-ES"/>
          </w:rPr>
          <w:delText>(1), 1–11. https://doi.org/10.1186/s13750-022-00269-9</w:delText>
        </w:r>
      </w:del>
    </w:p>
    <w:p w14:paraId="1ED0E83A" w14:textId="77777777" w:rsidR="002338B0" w:rsidDel="00281FE2" w:rsidRDefault="002338B0" w:rsidP="002338B0">
      <w:pPr>
        <w:widowControl w:val="0"/>
        <w:pBdr>
          <w:top w:val="nil"/>
          <w:left w:val="nil"/>
          <w:bottom w:val="nil"/>
          <w:right w:val="nil"/>
          <w:between w:val="nil"/>
        </w:pBdr>
        <w:spacing w:line="480" w:lineRule="auto"/>
        <w:ind w:left="720" w:hanging="720"/>
        <w:rPr>
          <w:del w:id="820" w:author="PHILIP ANTHONY MARTIN" w:date="2024-02-20T10:52:00Z"/>
        </w:rPr>
      </w:pPr>
      <w:del w:id="821" w:author="PHILIP ANTHONY MARTIN" w:date="2024-02-20T10:52:00Z">
        <w:r w:rsidRPr="002338B0" w:rsidDel="00281FE2">
          <w:rPr>
            <w:lang w:val="es-ES"/>
          </w:rPr>
          <w:delText xml:space="preserve">Sanders, S. K. D., Martínez-De León, G., Formenti, L., &amp; Thakur, M. P. (2024). </w:delText>
        </w:r>
        <w:r w:rsidDel="00281FE2">
          <w:delText xml:space="preserve">How will climate change affect the feeding biology of Collembola? </w:delText>
        </w:r>
        <w:r w:rsidRPr="002338B0" w:rsidDel="00281FE2">
          <w:rPr>
            <w:i/>
          </w:rPr>
          <w:delText>Soil Biology &amp; Biochemistry</w:delText>
        </w:r>
        <w:r w:rsidDel="00281FE2">
          <w:delText xml:space="preserve">, </w:delText>
        </w:r>
        <w:r w:rsidRPr="002338B0" w:rsidDel="00281FE2">
          <w:rPr>
            <w:i/>
          </w:rPr>
          <w:delText>188</w:delText>
        </w:r>
        <w:r w:rsidDel="00281FE2">
          <w:delText>, 109244. https://doi.org/10.1016/j.soilbio.2023.109244</w:delText>
        </w:r>
      </w:del>
    </w:p>
    <w:p w14:paraId="4F69AE0B" w14:textId="77777777" w:rsidR="002338B0" w:rsidDel="00281FE2" w:rsidRDefault="002338B0" w:rsidP="002338B0">
      <w:pPr>
        <w:widowControl w:val="0"/>
        <w:pBdr>
          <w:top w:val="nil"/>
          <w:left w:val="nil"/>
          <w:bottom w:val="nil"/>
          <w:right w:val="nil"/>
          <w:between w:val="nil"/>
        </w:pBdr>
        <w:spacing w:line="480" w:lineRule="auto"/>
        <w:ind w:left="720" w:hanging="720"/>
        <w:rPr>
          <w:del w:id="822" w:author="PHILIP ANTHONY MARTIN" w:date="2024-02-20T10:52:00Z"/>
        </w:rPr>
      </w:pPr>
      <w:del w:id="823" w:author="PHILIP ANTHONY MARTIN" w:date="2024-02-20T10:52:00Z">
        <w:r w:rsidDel="00281FE2">
          <w:delText xml:space="preserve">Seager, R., Lis, N., Feldman, J., Ting, M., Park Williams, A., Nakamura, J., Liu, H., &amp; Henderson, N. (2018). Whither the 100th Meridian? The Once and Future Physical and Human Geography of America’s Arid–Humid Divide. Part I: The Story So Far. </w:delText>
        </w:r>
        <w:r w:rsidRPr="002338B0" w:rsidDel="00281FE2">
          <w:rPr>
            <w:i/>
          </w:rPr>
          <w:delText>Earth Interactions</w:delText>
        </w:r>
        <w:r w:rsidDel="00281FE2">
          <w:delText xml:space="preserve">, </w:delText>
        </w:r>
        <w:r w:rsidRPr="002338B0" w:rsidDel="00281FE2">
          <w:rPr>
            <w:i/>
          </w:rPr>
          <w:delText>22</w:delText>
        </w:r>
        <w:r w:rsidDel="00281FE2">
          <w:delText>(5), 1–22. https://doi.org/10.1175/EI-D-17-0011.1</w:delText>
        </w:r>
      </w:del>
    </w:p>
    <w:p w14:paraId="2446C5F2" w14:textId="77777777" w:rsidR="002338B0" w:rsidDel="00281FE2" w:rsidRDefault="002338B0" w:rsidP="002338B0">
      <w:pPr>
        <w:widowControl w:val="0"/>
        <w:pBdr>
          <w:top w:val="nil"/>
          <w:left w:val="nil"/>
          <w:bottom w:val="nil"/>
          <w:right w:val="nil"/>
          <w:between w:val="nil"/>
        </w:pBdr>
        <w:spacing w:line="480" w:lineRule="auto"/>
        <w:ind w:left="720" w:hanging="720"/>
        <w:rPr>
          <w:del w:id="824" w:author="PHILIP ANTHONY MARTIN" w:date="2024-02-20T10:52:00Z"/>
        </w:rPr>
      </w:pPr>
      <w:del w:id="825" w:author="PHILIP ANTHONY MARTIN" w:date="2024-02-20T10:52:00Z">
        <w:r w:rsidDel="00281FE2">
          <w:delText xml:space="preserve">Singh, J., Schädler, M., Demetrio, W., Brown, G. G., &amp; Eisenhauer, N. (2019). Climate change effects on earthworms - a review. </w:delText>
        </w:r>
        <w:r w:rsidRPr="002338B0" w:rsidDel="00281FE2">
          <w:rPr>
            <w:i/>
          </w:rPr>
          <w:delText>Soil Organisms</w:delText>
        </w:r>
        <w:r w:rsidDel="00281FE2">
          <w:delText xml:space="preserve">, </w:delText>
        </w:r>
        <w:r w:rsidRPr="002338B0" w:rsidDel="00281FE2">
          <w:rPr>
            <w:i/>
          </w:rPr>
          <w:delText>91</w:delText>
        </w:r>
        <w:r w:rsidDel="00281FE2">
          <w:delText>(3), 114–138. https://doi.org/10.25674/so91iss3pp114</w:delText>
        </w:r>
      </w:del>
    </w:p>
    <w:p w14:paraId="4A24A89C" w14:textId="77777777" w:rsidR="002338B0" w:rsidDel="00281FE2" w:rsidRDefault="002338B0" w:rsidP="002338B0">
      <w:pPr>
        <w:widowControl w:val="0"/>
        <w:pBdr>
          <w:top w:val="nil"/>
          <w:left w:val="nil"/>
          <w:bottom w:val="nil"/>
          <w:right w:val="nil"/>
          <w:between w:val="nil"/>
        </w:pBdr>
        <w:spacing w:line="480" w:lineRule="auto"/>
        <w:ind w:left="720" w:hanging="720"/>
        <w:rPr>
          <w:del w:id="826" w:author="PHILIP ANTHONY MARTIN" w:date="2024-02-20T10:52:00Z"/>
        </w:rPr>
      </w:pPr>
      <w:del w:id="827" w:author="PHILIP ANTHONY MARTIN" w:date="2024-02-20T10:52:00Z">
        <w:r w:rsidDel="00281FE2">
          <w:delText xml:space="preserve">Song, X., Wang, Z., Tang, X., Xu, D., Liu, B., Mei, J., Huang, S., &amp; Huang, G. (2020). The contributions of soil mesofauna to leaf and root litter decomposition of dominant plant species in grassland. </w:delText>
        </w:r>
        <w:r w:rsidRPr="002338B0" w:rsidDel="00281FE2">
          <w:rPr>
            <w:i/>
          </w:rPr>
          <w:delText>Applied Soil Ecology: A Section of Agriculture, Ecosystems &amp; Environment</w:delText>
        </w:r>
        <w:r w:rsidDel="00281FE2">
          <w:delText xml:space="preserve">, </w:delText>
        </w:r>
        <w:r w:rsidRPr="002338B0" w:rsidDel="00281FE2">
          <w:rPr>
            <w:i/>
          </w:rPr>
          <w:delText>155</w:delText>
        </w:r>
        <w:r w:rsidDel="00281FE2">
          <w:delText>, 103651. https://doi.org/10.1016/j.apsoil.2020.103651</w:delText>
        </w:r>
      </w:del>
    </w:p>
    <w:p w14:paraId="7B653E63" w14:textId="77777777" w:rsidR="002338B0" w:rsidDel="00281FE2" w:rsidRDefault="002338B0" w:rsidP="002338B0">
      <w:pPr>
        <w:widowControl w:val="0"/>
        <w:pBdr>
          <w:top w:val="nil"/>
          <w:left w:val="nil"/>
          <w:bottom w:val="nil"/>
          <w:right w:val="nil"/>
          <w:between w:val="nil"/>
        </w:pBdr>
        <w:spacing w:line="480" w:lineRule="auto"/>
        <w:ind w:left="720" w:hanging="720"/>
        <w:rPr>
          <w:del w:id="828" w:author="PHILIP ANTHONY MARTIN" w:date="2024-02-20T10:52:00Z"/>
        </w:rPr>
      </w:pPr>
      <w:del w:id="829" w:author="PHILIP ANTHONY MARTIN" w:date="2024-02-20T10:52:00Z">
        <w:r w:rsidDel="00281FE2">
          <w:delText xml:space="preserve">Spake, R., Bowler, D. E., Callaghan, C. T., Blowes, S. A., Doncaster, C. P., Antão, L. H., Nakagawa, S., McElreath, R., &amp; Chase, J. M. (2023). Understanding “it depends” in ecology: a guide to hypothesising, visualising and interpreting statistical interactions. </w:delText>
        </w:r>
        <w:r w:rsidRPr="002338B0" w:rsidDel="00281FE2">
          <w:rPr>
            <w:i/>
          </w:rPr>
          <w:delText>Biological Reviews of the Cambridge Philosophical Society</w:delText>
        </w:r>
        <w:r w:rsidDel="00281FE2">
          <w:delText>. https://doi.org/10.1111/brv.12939</w:delText>
        </w:r>
      </w:del>
    </w:p>
    <w:p w14:paraId="7617545F" w14:textId="77777777" w:rsidR="002338B0" w:rsidDel="00281FE2" w:rsidRDefault="002338B0" w:rsidP="002338B0">
      <w:pPr>
        <w:widowControl w:val="0"/>
        <w:pBdr>
          <w:top w:val="nil"/>
          <w:left w:val="nil"/>
          <w:bottom w:val="nil"/>
          <w:right w:val="nil"/>
          <w:between w:val="nil"/>
        </w:pBdr>
        <w:spacing w:line="480" w:lineRule="auto"/>
        <w:ind w:left="720" w:hanging="720"/>
        <w:rPr>
          <w:del w:id="830" w:author="PHILIP ANTHONY MARTIN" w:date="2024-02-20T10:52:00Z"/>
        </w:rPr>
      </w:pPr>
      <w:del w:id="831" w:author="PHILIP ANTHONY MARTIN" w:date="2024-02-20T10:52:00Z">
        <w:r w:rsidDel="00281FE2">
          <w:delText>Spake, R., Mori, A. S., Beckmann, M., &amp; Martin, P. A. (2021). Implications of scale dependence for cross</w:delText>
        </w:r>
        <w:r w:rsidDel="00281FE2">
          <w:rPr>
            <w:rFonts w:ascii="Cambria Math" w:hAnsi="Cambria Math" w:cs="Cambria Math"/>
          </w:rPr>
          <w:delText>‐</w:delText>
        </w:r>
        <w:r w:rsidDel="00281FE2">
          <w:delText xml:space="preserve">study syntheses of biodiversity differences. </w:delText>
        </w:r>
        <w:r w:rsidRPr="002338B0" w:rsidDel="00281FE2">
          <w:rPr>
            <w:i/>
          </w:rPr>
          <w:delText>Ecology</w:delText>
        </w:r>
        <w:r w:rsidDel="00281FE2">
          <w:delText>. https://onlinelibrary.wiley.com/doi/abs/10.1111/ele.13641</w:delText>
        </w:r>
      </w:del>
    </w:p>
    <w:p w14:paraId="780CBCD1" w14:textId="77777777" w:rsidR="002338B0" w:rsidDel="00281FE2" w:rsidRDefault="002338B0" w:rsidP="002338B0">
      <w:pPr>
        <w:widowControl w:val="0"/>
        <w:pBdr>
          <w:top w:val="nil"/>
          <w:left w:val="nil"/>
          <w:bottom w:val="nil"/>
          <w:right w:val="nil"/>
          <w:between w:val="nil"/>
        </w:pBdr>
        <w:spacing w:line="480" w:lineRule="auto"/>
        <w:ind w:left="720" w:hanging="720"/>
        <w:rPr>
          <w:del w:id="832" w:author="PHILIP ANTHONY MARTIN" w:date="2024-02-20T10:52:00Z"/>
        </w:rPr>
      </w:pPr>
      <w:del w:id="833" w:author="PHILIP ANTHONY MARTIN" w:date="2024-02-20T10:52:00Z">
        <w:r w:rsidDel="00281FE2">
          <w:delText xml:space="preserve">Spake, R., Mori, A. S., Beckmann, M., Martin, P. A., Christie, A. P., Duguid, M. C., &amp; </w:delText>
        </w:r>
        <w:r w:rsidDel="00281FE2">
          <w:lastRenderedPageBreak/>
          <w:delText xml:space="preserve">Doncaster, C. P. (2021). Implications of scale dependence for cross-study syntheses of biodiversity differences. </w:delText>
        </w:r>
        <w:r w:rsidRPr="002338B0" w:rsidDel="00281FE2">
          <w:rPr>
            <w:i/>
          </w:rPr>
          <w:delText>Ecology Letters</w:delText>
        </w:r>
        <w:r w:rsidDel="00281FE2">
          <w:delText>. https://doi.org/10.1111/ele.13641</w:delText>
        </w:r>
      </w:del>
    </w:p>
    <w:p w14:paraId="1BB484F4" w14:textId="77777777" w:rsidR="002338B0" w:rsidDel="00281FE2" w:rsidRDefault="002338B0" w:rsidP="002338B0">
      <w:pPr>
        <w:widowControl w:val="0"/>
        <w:pBdr>
          <w:top w:val="nil"/>
          <w:left w:val="nil"/>
          <w:bottom w:val="nil"/>
          <w:right w:val="nil"/>
          <w:between w:val="nil"/>
        </w:pBdr>
        <w:spacing w:line="480" w:lineRule="auto"/>
        <w:ind w:left="720" w:hanging="720"/>
        <w:rPr>
          <w:del w:id="834" w:author="PHILIP ANTHONY MARTIN" w:date="2024-02-20T10:52:00Z"/>
        </w:rPr>
      </w:pPr>
      <w:del w:id="835" w:author="PHILIP ANTHONY MARTIN" w:date="2024-02-20T10:52:00Z">
        <w:r w:rsidDel="00281FE2">
          <w:delText xml:space="preserve">Spake, R., O’Dea, R. E., Nakagawa, S., Doncaster, C. P., Ryo, M., Callaghan, C., &amp; Bullock, J. M. (2022). Improving quantitative synthesis to achieve generality in ecology. In </w:delText>
        </w:r>
        <w:r w:rsidRPr="002338B0" w:rsidDel="00281FE2">
          <w:rPr>
            <w:i/>
          </w:rPr>
          <w:delText>OSF preprints</w:delText>
        </w:r>
        <w:r w:rsidDel="00281FE2">
          <w:delText>. https://doi.org/10.31219/osf.io/a7vjy</w:delText>
        </w:r>
      </w:del>
    </w:p>
    <w:p w14:paraId="775D552F" w14:textId="77777777" w:rsidR="002338B0" w:rsidDel="00281FE2" w:rsidRDefault="002338B0" w:rsidP="002338B0">
      <w:pPr>
        <w:widowControl w:val="0"/>
        <w:pBdr>
          <w:top w:val="nil"/>
          <w:left w:val="nil"/>
          <w:bottom w:val="nil"/>
          <w:right w:val="nil"/>
          <w:between w:val="nil"/>
        </w:pBdr>
        <w:spacing w:line="480" w:lineRule="auto"/>
        <w:ind w:left="720" w:hanging="720"/>
        <w:rPr>
          <w:del w:id="836" w:author="PHILIP ANTHONY MARTIN" w:date="2024-02-20T10:52:00Z"/>
        </w:rPr>
      </w:pPr>
      <w:del w:id="837" w:author="PHILIP ANTHONY MARTIN" w:date="2024-02-20T10:52:00Z">
        <w:r w:rsidDel="00281FE2">
          <w:delText xml:space="preserve">Ștefan, V., &amp; Levin, S. (2018). </w:delText>
        </w:r>
        <w:r w:rsidRPr="002338B0" w:rsidDel="00281FE2">
          <w:rPr>
            <w:i/>
          </w:rPr>
          <w:delText>plotbiomes: R package for plotting Whittaker biomes with ggplot2</w:delText>
        </w:r>
        <w:r w:rsidDel="00281FE2">
          <w:delText>. https://doi.org/10.5281/zenodo.7145245</w:delText>
        </w:r>
      </w:del>
    </w:p>
    <w:p w14:paraId="5299F664" w14:textId="77777777" w:rsidR="002338B0" w:rsidDel="00281FE2" w:rsidRDefault="002338B0" w:rsidP="002338B0">
      <w:pPr>
        <w:widowControl w:val="0"/>
        <w:pBdr>
          <w:top w:val="nil"/>
          <w:left w:val="nil"/>
          <w:bottom w:val="nil"/>
          <w:right w:val="nil"/>
          <w:between w:val="nil"/>
        </w:pBdr>
        <w:spacing w:line="480" w:lineRule="auto"/>
        <w:ind w:left="720" w:hanging="720"/>
        <w:rPr>
          <w:del w:id="838" w:author="PHILIP ANTHONY MARTIN" w:date="2024-02-20T10:52:00Z"/>
        </w:rPr>
      </w:pPr>
      <w:del w:id="839" w:author="PHILIP ANTHONY MARTIN" w:date="2024-02-20T10:52:00Z">
        <w:r w:rsidDel="00281FE2">
          <w:delText xml:space="preserve">Sun, Y., Solomon, S., Dai, A., &amp; Portmann, R. W. (2007). How Often Will It Rain? </w:delText>
        </w:r>
        <w:r w:rsidRPr="002338B0" w:rsidDel="00281FE2">
          <w:rPr>
            <w:i/>
          </w:rPr>
          <w:delText>Journal of Climate</w:delText>
        </w:r>
        <w:r w:rsidDel="00281FE2">
          <w:delText xml:space="preserve">, </w:delText>
        </w:r>
        <w:r w:rsidRPr="002338B0" w:rsidDel="00281FE2">
          <w:rPr>
            <w:i/>
          </w:rPr>
          <w:delText>20</w:delText>
        </w:r>
        <w:r w:rsidDel="00281FE2">
          <w:delText>(19), 4801–4818. https://doi.org/10.1175/JCLI4263.1</w:delText>
        </w:r>
      </w:del>
    </w:p>
    <w:p w14:paraId="778E4027" w14:textId="77777777" w:rsidR="002338B0" w:rsidDel="00281FE2" w:rsidRDefault="002338B0" w:rsidP="002338B0">
      <w:pPr>
        <w:widowControl w:val="0"/>
        <w:pBdr>
          <w:top w:val="nil"/>
          <w:left w:val="nil"/>
          <w:bottom w:val="nil"/>
          <w:right w:val="nil"/>
          <w:between w:val="nil"/>
        </w:pBdr>
        <w:spacing w:line="480" w:lineRule="auto"/>
        <w:ind w:left="720" w:hanging="720"/>
        <w:rPr>
          <w:del w:id="840" w:author="PHILIP ANTHONY MARTIN" w:date="2024-02-20T10:52:00Z"/>
        </w:rPr>
      </w:pPr>
      <w:del w:id="841" w:author="PHILIP ANTHONY MARTIN" w:date="2024-02-20T10:52:00Z">
        <w:r w:rsidDel="00281FE2">
          <w:delText xml:space="preserve">van Vuuren, D. P., Edmonds, J., Kainuma, M., Riahi, K., Thomson, A., Hibbard, K., Hurtt, G. C., Kram, T., Krey, V., Lamarque, J.-F., Masui, T., Meinshausen, M., Nakicenovic, N., Smith, S. J., &amp; Rose, S. K. (2011). The representative concentration pathways: an overview. </w:delText>
        </w:r>
        <w:r w:rsidRPr="002338B0" w:rsidDel="00281FE2">
          <w:rPr>
            <w:i/>
          </w:rPr>
          <w:delText>Climatic Change</w:delText>
        </w:r>
        <w:r w:rsidDel="00281FE2">
          <w:delText xml:space="preserve">, </w:delText>
        </w:r>
        <w:r w:rsidRPr="002338B0" w:rsidDel="00281FE2">
          <w:rPr>
            <w:i/>
          </w:rPr>
          <w:delText>109</w:delText>
        </w:r>
        <w:r w:rsidDel="00281FE2">
          <w:delText>(1), 5. https://doi.org/10.1007/s10584-011-0148-z</w:delText>
        </w:r>
      </w:del>
    </w:p>
    <w:p w14:paraId="2740129A" w14:textId="77777777" w:rsidR="002338B0" w:rsidDel="00281FE2" w:rsidRDefault="002338B0" w:rsidP="002338B0">
      <w:pPr>
        <w:widowControl w:val="0"/>
        <w:pBdr>
          <w:top w:val="nil"/>
          <w:left w:val="nil"/>
          <w:bottom w:val="nil"/>
          <w:right w:val="nil"/>
          <w:between w:val="nil"/>
        </w:pBdr>
        <w:spacing w:line="480" w:lineRule="auto"/>
        <w:ind w:left="720" w:hanging="720"/>
        <w:rPr>
          <w:del w:id="842" w:author="PHILIP ANTHONY MARTIN" w:date="2024-02-20T10:52:00Z"/>
        </w:rPr>
      </w:pPr>
      <w:del w:id="843" w:author="PHILIP ANTHONY MARTIN" w:date="2024-02-20T10:52:00Z">
        <w:r w:rsidDel="00281FE2">
          <w:delText xml:space="preserve">Vandegehuchte, M. L., Sylvain, Z. A., Reichmann, L. G., de Tomasel, C. M., Nielsen, U. N., Wall, D. H., &amp; Sala, O. E. (2015). Responses of a desert nematode community to changes in water availability. </w:delText>
        </w:r>
        <w:r w:rsidRPr="002338B0" w:rsidDel="00281FE2">
          <w:rPr>
            <w:i/>
          </w:rPr>
          <w:delText xml:space="preserve">Ecosphere </w:delText>
        </w:r>
        <w:r w:rsidDel="00281FE2">
          <w:delText xml:space="preserve">, </w:delText>
        </w:r>
        <w:r w:rsidRPr="002338B0" w:rsidDel="00281FE2">
          <w:rPr>
            <w:i/>
          </w:rPr>
          <w:delText>6</w:delText>
        </w:r>
        <w:r w:rsidDel="00281FE2">
          <w:delText>(3), art44. https://doi.org/10.1890/es14-00319.1</w:delText>
        </w:r>
      </w:del>
    </w:p>
    <w:p w14:paraId="6016704A" w14:textId="77777777" w:rsidR="002338B0" w:rsidDel="00281FE2" w:rsidRDefault="002338B0" w:rsidP="002338B0">
      <w:pPr>
        <w:widowControl w:val="0"/>
        <w:pBdr>
          <w:top w:val="nil"/>
          <w:left w:val="nil"/>
          <w:bottom w:val="nil"/>
          <w:right w:val="nil"/>
          <w:between w:val="nil"/>
        </w:pBdr>
        <w:spacing w:line="480" w:lineRule="auto"/>
        <w:ind w:left="720" w:hanging="720"/>
        <w:rPr>
          <w:del w:id="844" w:author="PHILIP ANTHONY MARTIN" w:date="2024-02-20T10:52:00Z"/>
        </w:rPr>
      </w:pPr>
      <w:del w:id="845" w:author="PHILIP ANTHONY MARTIN" w:date="2024-02-20T10:52:00Z">
        <w:r w:rsidDel="00281FE2">
          <w:delText xml:space="preserve">Vellend, M., Baeten, L., Myers-Smith, I. H., Elmendorf, S. C., Beauséjour, R., Brown, C. D., De Frenne, P., Verheyen, K., &amp; Wipf, S. (2013). Global meta-analysis reveals no net change in local-scale plant biodiversity over time. </w:delText>
        </w:r>
        <w:r w:rsidRPr="002338B0" w:rsidDel="00281FE2">
          <w:rPr>
            <w:i/>
          </w:rPr>
          <w:delText>Proceedings of the National Academy of Sciences of the United States of America</w:delText>
        </w:r>
        <w:r w:rsidDel="00281FE2">
          <w:delText xml:space="preserve">, </w:delText>
        </w:r>
        <w:r w:rsidRPr="002338B0" w:rsidDel="00281FE2">
          <w:rPr>
            <w:i/>
          </w:rPr>
          <w:delText>110</w:delText>
        </w:r>
        <w:r w:rsidDel="00281FE2">
          <w:delText>(48), 19456–19459. https://doi.org/10.1073/pnas.1312779110</w:delText>
        </w:r>
      </w:del>
    </w:p>
    <w:p w14:paraId="57DEB89F" w14:textId="77777777" w:rsidR="002338B0" w:rsidDel="00281FE2" w:rsidRDefault="002338B0" w:rsidP="002338B0">
      <w:pPr>
        <w:widowControl w:val="0"/>
        <w:pBdr>
          <w:top w:val="nil"/>
          <w:left w:val="nil"/>
          <w:bottom w:val="nil"/>
          <w:right w:val="nil"/>
          <w:between w:val="nil"/>
        </w:pBdr>
        <w:spacing w:line="480" w:lineRule="auto"/>
        <w:ind w:left="720" w:hanging="720"/>
        <w:rPr>
          <w:del w:id="846" w:author="PHILIP ANTHONY MARTIN" w:date="2024-02-20T10:52:00Z"/>
        </w:rPr>
      </w:pPr>
      <w:del w:id="847" w:author="PHILIP ANTHONY MARTIN" w:date="2024-02-20T10:52:00Z">
        <w:r w:rsidDel="00281FE2">
          <w:delText xml:space="preserve">Viechtbauer, W. (2010). Conducting meta-analyses in R with the metafor package. </w:delText>
        </w:r>
        <w:r w:rsidRPr="002338B0" w:rsidDel="00281FE2">
          <w:rPr>
            <w:i/>
          </w:rPr>
          <w:delText>Journal of Statistical Software</w:delText>
        </w:r>
        <w:r w:rsidDel="00281FE2">
          <w:delText xml:space="preserve">, </w:delText>
        </w:r>
        <w:r w:rsidRPr="002338B0" w:rsidDel="00281FE2">
          <w:rPr>
            <w:i/>
          </w:rPr>
          <w:delText>36</w:delText>
        </w:r>
        <w:r w:rsidDel="00281FE2">
          <w:delText>(3), 1–48. https://lirias.kuleuven.be/1059637?limo=0</w:delText>
        </w:r>
      </w:del>
    </w:p>
    <w:p w14:paraId="165DA1A0" w14:textId="77777777" w:rsidR="002338B0" w:rsidDel="00281FE2" w:rsidRDefault="002338B0" w:rsidP="002338B0">
      <w:pPr>
        <w:widowControl w:val="0"/>
        <w:pBdr>
          <w:top w:val="nil"/>
          <w:left w:val="nil"/>
          <w:bottom w:val="nil"/>
          <w:right w:val="nil"/>
          <w:between w:val="nil"/>
        </w:pBdr>
        <w:spacing w:line="480" w:lineRule="auto"/>
        <w:ind w:left="720" w:hanging="720"/>
        <w:rPr>
          <w:del w:id="848" w:author="PHILIP ANTHONY MARTIN" w:date="2024-02-20T10:52:00Z"/>
        </w:rPr>
      </w:pPr>
      <w:del w:id="849" w:author="PHILIP ANTHONY MARTIN" w:date="2024-02-20T10:52:00Z">
        <w:r w:rsidDel="00281FE2">
          <w:delText xml:space="preserve">Violle, C., Navas, M.-L., Vile, D., Kazakou, E., Fortunel, C., Hummel, I., &amp; Garnier, E. (2007). Let the concept of trait be functional! </w:delText>
        </w:r>
        <w:r w:rsidRPr="002338B0" w:rsidDel="00281FE2">
          <w:rPr>
            <w:i/>
          </w:rPr>
          <w:delText xml:space="preserve">Oikos </w:delText>
        </w:r>
        <w:r w:rsidDel="00281FE2">
          <w:delText xml:space="preserve">, </w:delText>
        </w:r>
        <w:r w:rsidRPr="002338B0" w:rsidDel="00281FE2">
          <w:rPr>
            <w:i/>
          </w:rPr>
          <w:delText>116</w:delText>
        </w:r>
        <w:r w:rsidDel="00281FE2">
          <w:delText>(5), 882–892. https://doi.org/10.1111/j.0030-1299.2007.15559.x</w:delText>
        </w:r>
      </w:del>
    </w:p>
    <w:p w14:paraId="210E4640" w14:textId="77777777" w:rsidR="002338B0" w:rsidDel="00281FE2" w:rsidRDefault="002338B0" w:rsidP="002338B0">
      <w:pPr>
        <w:widowControl w:val="0"/>
        <w:pBdr>
          <w:top w:val="nil"/>
          <w:left w:val="nil"/>
          <w:bottom w:val="nil"/>
          <w:right w:val="nil"/>
          <w:between w:val="nil"/>
        </w:pBdr>
        <w:spacing w:line="480" w:lineRule="auto"/>
        <w:ind w:left="720" w:hanging="720"/>
        <w:rPr>
          <w:del w:id="850" w:author="PHILIP ANTHONY MARTIN" w:date="2024-02-20T10:52:00Z"/>
        </w:rPr>
      </w:pPr>
      <w:del w:id="851" w:author="PHILIP ANTHONY MARTIN" w:date="2024-02-20T10:52:00Z">
        <w:r w:rsidDel="00281FE2">
          <w:delText xml:space="preserve">Walker, A. P., De Kauwe, M. G., Bastos, A., Belmecheri, S., Georgiou, K., Keeling, R. F., </w:delText>
        </w:r>
        <w:r w:rsidDel="00281FE2">
          <w:lastRenderedPageBreak/>
          <w:delText xml:space="preserve">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RPr="002338B0" w:rsidDel="00281FE2">
          <w:rPr>
            <w:i/>
          </w:rPr>
          <w:delText>The New Phytologist</w:delText>
        </w:r>
        <w:r w:rsidDel="00281FE2">
          <w:delText xml:space="preserve">, </w:delText>
        </w:r>
        <w:r w:rsidRPr="002338B0" w:rsidDel="00281FE2">
          <w:rPr>
            <w:i/>
          </w:rPr>
          <w:delText>229</w:delText>
        </w:r>
        <w:r w:rsidDel="00281FE2">
          <w:delText>(5), 2413–2445. https://doi.org/10.1111/nph.16866</w:delText>
        </w:r>
      </w:del>
    </w:p>
    <w:p w14:paraId="3BA9D7E6" w14:textId="77777777" w:rsidR="002338B0" w:rsidDel="00281FE2" w:rsidRDefault="002338B0" w:rsidP="002338B0">
      <w:pPr>
        <w:widowControl w:val="0"/>
        <w:pBdr>
          <w:top w:val="nil"/>
          <w:left w:val="nil"/>
          <w:bottom w:val="nil"/>
          <w:right w:val="nil"/>
          <w:between w:val="nil"/>
        </w:pBdr>
        <w:spacing w:line="480" w:lineRule="auto"/>
        <w:ind w:left="720" w:hanging="720"/>
        <w:rPr>
          <w:del w:id="852" w:author="PHILIP ANTHONY MARTIN" w:date="2024-02-20T10:52:00Z"/>
        </w:rPr>
      </w:pPr>
      <w:del w:id="853" w:author="PHILIP ANTHONY MARTIN" w:date="2024-02-20T10:52:00Z">
        <w:r w:rsidDel="00281FE2">
          <w:delText xml:space="preserve">Wang, Y., Slotsbo, S., &amp; Holmstrup, M. (2022). Soil dwelling springtails are resilient to extreme drought in soil, but their reproduction is highly sensitive to small decreases in soil water potential. </w:delText>
        </w:r>
        <w:r w:rsidRPr="002338B0" w:rsidDel="00281FE2">
          <w:rPr>
            <w:i/>
          </w:rPr>
          <w:delText>Geoderma</w:delText>
        </w:r>
        <w:r w:rsidDel="00281FE2">
          <w:delText xml:space="preserve">, </w:delText>
        </w:r>
        <w:r w:rsidRPr="002338B0" w:rsidDel="00281FE2">
          <w:rPr>
            <w:i/>
          </w:rPr>
          <w:delText>421</w:delText>
        </w:r>
        <w:r w:rsidDel="00281FE2">
          <w:delText>, 115913. https://doi.org/10.1016/j.geoderma.2022.115913</w:delText>
        </w:r>
      </w:del>
    </w:p>
    <w:p w14:paraId="7DCC5370" w14:textId="77777777" w:rsidR="002338B0" w:rsidDel="00281FE2" w:rsidRDefault="002338B0" w:rsidP="002338B0">
      <w:pPr>
        <w:widowControl w:val="0"/>
        <w:pBdr>
          <w:top w:val="nil"/>
          <w:left w:val="nil"/>
          <w:bottom w:val="nil"/>
          <w:right w:val="nil"/>
          <w:between w:val="nil"/>
        </w:pBdr>
        <w:spacing w:line="480" w:lineRule="auto"/>
        <w:ind w:left="720" w:hanging="720"/>
        <w:rPr>
          <w:del w:id="854" w:author="PHILIP ANTHONY MARTIN" w:date="2024-02-20T10:52:00Z"/>
        </w:rPr>
      </w:pPr>
      <w:del w:id="855" w:author="PHILIP ANTHONY MARTIN" w:date="2024-02-20T10:52:00Z">
        <w:r w:rsidDel="00281FE2">
          <w:delText xml:space="preserve">Watanabe, M. (2006). Anhydrobiosis in invertebrates. </w:delText>
        </w:r>
        <w:r w:rsidRPr="002338B0" w:rsidDel="00281FE2">
          <w:rPr>
            <w:i/>
          </w:rPr>
          <w:delText>Applied Entomology and Zoology</w:delText>
        </w:r>
        <w:r w:rsidDel="00281FE2">
          <w:delText xml:space="preserve">, </w:delText>
        </w:r>
        <w:r w:rsidRPr="002338B0" w:rsidDel="00281FE2">
          <w:rPr>
            <w:i/>
          </w:rPr>
          <w:delText>41</w:delText>
        </w:r>
        <w:r w:rsidDel="00281FE2">
          <w:delText>(1), 15–31. https://doi.org/10.1303/aez.2006.15</w:delText>
        </w:r>
      </w:del>
    </w:p>
    <w:p w14:paraId="22A9FB6E" w14:textId="77777777" w:rsidR="002338B0" w:rsidDel="00281FE2" w:rsidRDefault="002338B0" w:rsidP="002338B0">
      <w:pPr>
        <w:widowControl w:val="0"/>
        <w:pBdr>
          <w:top w:val="nil"/>
          <w:left w:val="nil"/>
          <w:bottom w:val="nil"/>
          <w:right w:val="nil"/>
          <w:between w:val="nil"/>
        </w:pBdr>
        <w:spacing w:line="480" w:lineRule="auto"/>
        <w:ind w:left="720" w:hanging="720"/>
        <w:rPr>
          <w:del w:id="856" w:author="PHILIP ANTHONY MARTIN" w:date="2024-02-20T10:52:00Z"/>
        </w:rPr>
      </w:pPr>
      <w:del w:id="857" w:author="PHILIP ANTHONY MARTIN" w:date="2024-02-20T10:52:00Z">
        <w:r w:rsidDel="00281FE2">
          <w:delText xml:space="preserve">Westgate, M., &amp; Grames, E. (2020). </w:delText>
        </w:r>
        <w:r w:rsidRPr="002338B0" w:rsidDel="00281FE2">
          <w:rPr>
            <w:i/>
          </w:rPr>
          <w:delText>synthesisr: Import, Assemble, and Deduplicate Bibliographic Datasets</w:delText>
        </w:r>
        <w:r w:rsidDel="00281FE2">
          <w:delText>. https://CRAN.R-project.org/package=synthesisr</w:delText>
        </w:r>
      </w:del>
    </w:p>
    <w:p w14:paraId="6E1F7BA8" w14:textId="77777777" w:rsidR="002338B0" w:rsidDel="00281FE2" w:rsidRDefault="002338B0" w:rsidP="002338B0">
      <w:pPr>
        <w:widowControl w:val="0"/>
        <w:pBdr>
          <w:top w:val="nil"/>
          <w:left w:val="nil"/>
          <w:bottom w:val="nil"/>
          <w:right w:val="nil"/>
          <w:between w:val="nil"/>
        </w:pBdr>
        <w:spacing w:line="480" w:lineRule="auto"/>
        <w:ind w:left="720" w:hanging="720"/>
        <w:rPr>
          <w:del w:id="858" w:author="PHILIP ANTHONY MARTIN" w:date="2024-02-20T10:52:00Z"/>
        </w:rPr>
      </w:pPr>
      <w:del w:id="859" w:author="PHILIP ANTHONY MARTIN" w:date="2024-02-20T10:52:00Z">
        <w:r w:rsidDel="00281FE2">
          <w:delText xml:space="preserve">Wu, P., &amp; Wang, C. (2019). Differences in spatiotemporal dynamics between soil macrofauna and mesofauna communities in forest ecosystems: The significance for soil fauna diversity monitoring. </w:delText>
        </w:r>
        <w:r w:rsidRPr="002338B0" w:rsidDel="00281FE2">
          <w:rPr>
            <w:i/>
          </w:rPr>
          <w:delText>Geoderma</w:delText>
        </w:r>
        <w:r w:rsidDel="00281FE2">
          <w:delText xml:space="preserve">, </w:delText>
        </w:r>
        <w:r w:rsidRPr="002338B0" w:rsidDel="00281FE2">
          <w:rPr>
            <w:i/>
          </w:rPr>
          <w:delText>337</w:delText>
        </w:r>
        <w:r w:rsidDel="00281FE2">
          <w:delText>, 266–272. https://doi.org/10.1016/j.geoderma.2018.09.031</w:delText>
        </w:r>
      </w:del>
    </w:p>
    <w:p w14:paraId="48D7CDEC" w14:textId="77777777" w:rsidR="002338B0" w:rsidDel="00281FE2" w:rsidRDefault="002338B0" w:rsidP="002338B0">
      <w:pPr>
        <w:widowControl w:val="0"/>
        <w:pBdr>
          <w:top w:val="nil"/>
          <w:left w:val="nil"/>
          <w:bottom w:val="nil"/>
          <w:right w:val="nil"/>
          <w:between w:val="nil"/>
        </w:pBdr>
        <w:spacing w:line="480" w:lineRule="auto"/>
        <w:ind w:left="720" w:hanging="720"/>
        <w:rPr>
          <w:del w:id="860" w:author="PHILIP ANTHONY MARTIN" w:date="2024-02-20T10:52:00Z"/>
        </w:rPr>
      </w:pPr>
      <w:del w:id="861" w:author="PHILIP ANTHONY MARTIN" w:date="2024-02-20T10:52:00Z">
        <w:r w:rsidDel="00281FE2">
          <w:delText xml:space="preserve">Yang, Y., Saatchi, S. S., Xu, L., Yu, Y., Choi, S., Phillips, N., Kennedy, R., Keller, M., Knyazikhin, Y., &amp; Myneni, R. B. (2018). Post-drought decline of the Amazon carbon sink. </w:delText>
        </w:r>
        <w:r w:rsidRPr="002338B0" w:rsidDel="00281FE2">
          <w:rPr>
            <w:i/>
          </w:rPr>
          <w:delText>Nature Communications</w:delText>
        </w:r>
        <w:r w:rsidDel="00281FE2">
          <w:delText xml:space="preserve">, </w:delText>
        </w:r>
        <w:r w:rsidRPr="002338B0" w:rsidDel="00281FE2">
          <w:rPr>
            <w:i/>
          </w:rPr>
          <w:delText>9</w:delText>
        </w:r>
        <w:r w:rsidDel="00281FE2">
          <w:delText>(1), 3172. https://doi.org/10.1038/s41467-018-05668-6</w:delText>
        </w:r>
      </w:del>
    </w:p>
    <w:p w14:paraId="1A03B42C" w14:textId="77777777" w:rsidR="002338B0" w:rsidRDefault="002338B0" w:rsidP="002338B0">
      <w:pPr>
        <w:widowControl w:val="0"/>
        <w:pBdr>
          <w:top w:val="nil"/>
          <w:left w:val="nil"/>
          <w:bottom w:val="nil"/>
          <w:right w:val="nil"/>
          <w:between w:val="nil"/>
        </w:pBdr>
        <w:spacing w:line="480" w:lineRule="auto"/>
        <w:ind w:left="720" w:hanging="720"/>
      </w:pPr>
      <w:del w:id="862" w:author="PHILIP ANTHONY MARTIN" w:date="2024-02-20T10:52:00Z">
        <w:r w:rsidDel="00281FE2">
          <w:delText xml:space="preserve">Zajicek, P., Welti, E. A. R., Baker, N. J., Januschke, K., Brauner, O., &amp; Haase, P. (2021). Long-term data reveal unimodal responses of ground beetle abundance to precipitation and land use but no changes in taxonomic and functional diversity. </w:delText>
        </w:r>
        <w:r w:rsidRPr="002338B0" w:rsidDel="00281FE2">
          <w:rPr>
            <w:i/>
          </w:rPr>
          <w:delText>Scientific Reports</w:delText>
        </w:r>
        <w:r w:rsidDel="00281FE2">
          <w:delText xml:space="preserve">, </w:delText>
        </w:r>
        <w:r w:rsidRPr="002338B0" w:rsidDel="00281FE2">
          <w:rPr>
            <w:i/>
          </w:rPr>
          <w:delText>11</w:delText>
        </w:r>
        <w:r w:rsidDel="00281FE2">
          <w:delText>(1), 17468. https://doi.org/10.1038/s41598-021-96910-7</w:delText>
        </w:r>
      </w:del>
      <w:r>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HILIP ANTHONY MARTIN" w:date="2024-03-21T17:22:00Z" w:initials="PAM">
    <w:p w14:paraId="7E85F3DA" w14:textId="1EDB75DF" w:rsidR="00C443DB" w:rsidRDefault="00C443DB">
      <w:pPr>
        <w:pStyle w:val="CommentText"/>
      </w:pPr>
      <w:r>
        <w:rPr>
          <w:rStyle w:val="CommentReference"/>
        </w:rPr>
        <w:annotationRef/>
      </w:r>
      <w:r>
        <w:t>Add numbers to this</w:t>
      </w:r>
    </w:p>
  </w:comment>
  <w:comment w:id="117" w:author="PHILIP ANTHONY MARTIN" w:date="2024-02-20T10:52:00Z" w:initials="PAM">
    <w:p w14:paraId="6A2D8498" w14:textId="77777777" w:rsidR="00C443DB" w:rsidRDefault="00C443DB">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85F3DA" w15:done="0"/>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85F3DA" w16cid:durableId="29A6EB6E"/>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108C"/>
    <w:multiLevelType w:val="hybridMultilevel"/>
    <w:tmpl w:val="E192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43226"/>
    <w:rsid w:val="000A0BD4"/>
    <w:rsid w:val="000B563B"/>
    <w:rsid w:val="0014597D"/>
    <w:rsid w:val="002338B0"/>
    <w:rsid w:val="00237512"/>
    <w:rsid w:val="002813DB"/>
    <w:rsid w:val="00281FE2"/>
    <w:rsid w:val="00292353"/>
    <w:rsid w:val="002E03C4"/>
    <w:rsid w:val="00313A3C"/>
    <w:rsid w:val="00351348"/>
    <w:rsid w:val="004A4CFC"/>
    <w:rsid w:val="004E1A68"/>
    <w:rsid w:val="004F6948"/>
    <w:rsid w:val="00766030"/>
    <w:rsid w:val="00792104"/>
    <w:rsid w:val="00880201"/>
    <w:rsid w:val="0088675D"/>
    <w:rsid w:val="008B032B"/>
    <w:rsid w:val="009439DD"/>
    <w:rsid w:val="00A92F11"/>
    <w:rsid w:val="00AA7A9F"/>
    <w:rsid w:val="00B17449"/>
    <w:rsid w:val="00B85DE2"/>
    <w:rsid w:val="00C443DB"/>
    <w:rsid w:val="00C55F50"/>
    <w:rsid w:val="00C82C28"/>
    <w:rsid w:val="00DA7C90"/>
    <w:rsid w:val="00E56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54</Pages>
  <Words>63095</Words>
  <Characters>371000</Characters>
  <Application>Microsoft Office Word</Application>
  <DocSecurity>0</DocSecurity>
  <Lines>5707</Lines>
  <Paragraphs>1229</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432866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8</cp:revision>
  <dcterms:created xsi:type="dcterms:W3CDTF">2024-02-20T09:28:00Z</dcterms:created>
  <dcterms:modified xsi:type="dcterms:W3CDTF">2024-03-22T14:44:00Z</dcterms:modified>
</cp:coreProperties>
</file>
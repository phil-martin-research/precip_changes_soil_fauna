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9C18C7" w14:textId="77777777" w:rsidR="009439DD" w:rsidRDefault="002813DB" w:rsidP="00AA7A9F">
      <w:pPr>
        <w:spacing w:line="480" w:lineRule="auto"/>
      </w:pPr>
      <w:r>
        <w:rPr>
          <w:b/>
        </w:rPr>
        <w:t>Title</w:t>
      </w:r>
      <w:r>
        <w:t>: Meta-analysis reveals that the effects of precipitation change on soil and litter fauna in forests depend</w:t>
      </w:r>
      <w:del w:id="0" w:author="PHILIP ANTHONY MARTIN" w:date="2024-02-20T12:40:00Z">
        <w:r w:rsidDel="00B85DE2">
          <w:delText>s</w:delText>
        </w:r>
      </w:del>
      <w:r>
        <w:t xml:space="preserve"> on body size</w:t>
      </w:r>
    </w:p>
    <w:p w14:paraId="6A6F6E9F" w14:textId="77777777" w:rsidR="009439DD" w:rsidRDefault="009439DD" w:rsidP="00AA7A9F">
      <w:pPr>
        <w:spacing w:line="480" w:lineRule="auto"/>
      </w:pPr>
    </w:p>
    <w:p w14:paraId="4FF3ABEB" w14:textId="77777777" w:rsidR="009439DD" w:rsidRDefault="002813DB" w:rsidP="00AA7A9F">
      <w:pPr>
        <w:spacing w:line="480" w:lineRule="auto"/>
      </w:pPr>
      <w:r>
        <w:rPr>
          <w:b/>
        </w:rPr>
        <w:t>List of authors and affiliations</w:t>
      </w:r>
    </w:p>
    <w:p w14:paraId="52172E43" w14:textId="77777777" w:rsidR="009439DD" w:rsidRDefault="009439DD" w:rsidP="00AA7A9F">
      <w:pPr>
        <w:spacing w:line="480" w:lineRule="auto"/>
      </w:pPr>
    </w:p>
    <w:p w14:paraId="5E569CA6" w14:textId="77777777" w:rsidR="009439DD" w:rsidRDefault="002813DB" w:rsidP="00AA7A9F">
      <w:pPr>
        <w:spacing w:line="480" w:lineRule="auto"/>
      </w:pPr>
      <w:r>
        <w:t>Authors: Philip A. Martin</w:t>
      </w:r>
      <w:r>
        <w:rPr>
          <w:vertAlign w:val="superscript"/>
        </w:rPr>
        <w:t>1*</w:t>
      </w:r>
      <w:r>
        <w:t>, Leonora Fisher</w:t>
      </w:r>
      <w:r>
        <w:rPr>
          <w:sz w:val="26"/>
          <w:szCs w:val="26"/>
          <w:vertAlign w:val="superscript"/>
        </w:rPr>
        <w:t>2*</w:t>
      </w:r>
      <w:r>
        <w:t>, Leticia Pérez-Izquierdo</w:t>
      </w:r>
      <w:r>
        <w:rPr>
          <w:vertAlign w:val="superscript"/>
        </w:rPr>
        <w:t>1</w:t>
      </w:r>
      <w:r>
        <w:t>, Charlotte Biryol</w:t>
      </w:r>
      <w:r>
        <w:rPr>
          <w:vertAlign w:val="superscript"/>
        </w:rPr>
        <w:t>6</w:t>
      </w:r>
      <w:r>
        <w:t>, Bertrand Guenet</w:t>
      </w:r>
      <w:r>
        <w:rPr>
          <w:vertAlign w:val="superscript"/>
        </w:rPr>
        <w:t>3</w:t>
      </w:r>
      <w:r>
        <w:t xml:space="preserve">, </w:t>
      </w:r>
      <w:proofErr w:type="spellStart"/>
      <w:r>
        <w:t>Sebastiaan</w:t>
      </w:r>
      <w:proofErr w:type="spellEnd"/>
      <w:r>
        <w:t xml:space="preserve"> Luyssaert</w:t>
      </w:r>
      <w:r>
        <w:rPr>
          <w:vertAlign w:val="superscript"/>
        </w:rPr>
        <w:t>4</w:t>
      </w:r>
      <w:r>
        <w:t>, Stefano Manzoni</w:t>
      </w:r>
      <w:r>
        <w:rPr>
          <w:vertAlign w:val="superscript"/>
        </w:rPr>
        <w:t>5</w:t>
      </w:r>
      <w:r>
        <w:t>, Claire Menival</w:t>
      </w:r>
      <w:r>
        <w:rPr>
          <w:vertAlign w:val="superscript"/>
        </w:rPr>
        <w:t>6</w:t>
      </w:r>
      <w:r>
        <w:t xml:space="preserve">, </w:t>
      </w:r>
      <w:r>
        <w:rPr>
          <w:highlight w:val="white"/>
        </w:rPr>
        <w:t>Mathieu Santonja</w:t>
      </w:r>
      <w:r>
        <w:rPr>
          <w:highlight w:val="white"/>
          <w:vertAlign w:val="superscript"/>
        </w:rPr>
        <w:t>6</w:t>
      </w:r>
      <w:r>
        <w:rPr>
          <w:highlight w:val="white"/>
        </w:rPr>
        <w:t xml:space="preserve">, </w:t>
      </w:r>
      <w:r>
        <w:t>Rebecca Spake</w:t>
      </w:r>
      <w:r>
        <w:rPr>
          <w:vertAlign w:val="superscript"/>
        </w:rPr>
        <w:t>7</w:t>
      </w:r>
      <w:r>
        <w:t>, Jan C. Axmacher</w:t>
      </w:r>
      <w:r>
        <w:rPr>
          <w:vertAlign w:val="superscript"/>
        </w:rPr>
        <w:t>2</w:t>
      </w:r>
      <w:r>
        <w:t>, Jorge Curiel Yuste</w:t>
      </w:r>
      <w:r>
        <w:rPr>
          <w:vertAlign w:val="superscript"/>
        </w:rPr>
        <w:t>1, 8</w:t>
      </w:r>
    </w:p>
    <w:p w14:paraId="3BC4841E" w14:textId="77777777" w:rsidR="009439DD" w:rsidRDefault="009439DD" w:rsidP="00AA7A9F">
      <w:pPr>
        <w:spacing w:line="480" w:lineRule="auto"/>
      </w:pPr>
    </w:p>
    <w:p w14:paraId="7D0D3761" w14:textId="77777777" w:rsidR="009439DD" w:rsidRDefault="002813DB" w:rsidP="00AA7A9F">
      <w:pPr>
        <w:spacing w:line="480" w:lineRule="auto"/>
      </w:pPr>
      <w:r>
        <w:t>*Joint lead authors</w:t>
      </w:r>
    </w:p>
    <w:p w14:paraId="7F128530" w14:textId="77777777" w:rsidR="009439DD" w:rsidRDefault="009439DD" w:rsidP="00AA7A9F">
      <w:pPr>
        <w:spacing w:line="480" w:lineRule="auto"/>
      </w:pPr>
    </w:p>
    <w:p w14:paraId="048C7382" w14:textId="77777777" w:rsidR="009439DD" w:rsidRDefault="002813DB" w:rsidP="00AA7A9F">
      <w:pPr>
        <w:spacing w:after="240" w:line="480" w:lineRule="auto"/>
      </w:pPr>
      <w:r>
        <w:rPr>
          <w:vertAlign w:val="superscript"/>
        </w:rPr>
        <w:t>1</w:t>
      </w:r>
      <w:r>
        <w:t xml:space="preserve">BC3 - Basque Centre for Climate Change, Scientific Campus of the University of the Basque Country, 48940 </w:t>
      </w:r>
      <w:proofErr w:type="spellStart"/>
      <w:r>
        <w:t>Leioa</w:t>
      </w:r>
      <w:proofErr w:type="spellEnd"/>
      <w:r>
        <w:t>, Spain</w:t>
      </w:r>
    </w:p>
    <w:p w14:paraId="1B37F974" w14:textId="77777777" w:rsidR="009439DD" w:rsidRDefault="002813DB" w:rsidP="00AA7A9F">
      <w:pPr>
        <w:spacing w:after="240" w:line="480" w:lineRule="auto"/>
      </w:pPr>
      <w:r>
        <w:rPr>
          <w:vertAlign w:val="superscript"/>
        </w:rPr>
        <w:t>2</w:t>
      </w:r>
      <w:r>
        <w:t>UCL Department of Geography, University College London, Gower Street, London WC1E 6BT, UK.</w:t>
      </w:r>
    </w:p>
    <w:p w14:paraId="4D698598" w14:textId="77777777" w:rsidR="009439DD" w:rsidRDefault="002813DB" w:rsidP="00AA7A9F">
      <w:pPr>
        <w:spacing w:after="240" w:line="480" w:lineRule="auto"/>
      </w:pPr>
      <w:r>
        <w:rPr>
          <w:vertAlign w:val="superscript"/>
        </w:rPr>
        <w:t>3</w:t>
      </w:r>
      <w:r>
        <w:t xml:space="preserve"> </w:t>
      </w:r>
      <w:proofErr w:type="spellStart"/>
      <w:r>
        <w:t>Laboratoire</w:t>
      </w:r>
      <w:proofErr w:type="spellEnd"/>
      <w:r>
        <w:t xml:space="preserve"> de </w:t>
      </w:r>
      <w:proofErr w:type="spellStart"/>
      <w:r>
        <w:t>Géologie</w:t>
      </w:r>
      <w:proofErr w:type="spellEnd"/>
      <w:r>
        <w:t xml:space="preserve">, Ecole </w:t>
      </w:r>
      <w:proofErr w:type="spellStart"/>
      <w:r>
        <w:t>normale</w:t>
      </w:r>
      <w:proofErr w:type="spellEnd"/>
      <w:r>
        <w:t xml:space="preserve"> </w:t>
      </w:r>
      <w:proofErr w:type="spellStart"/>
      <w:r>
        <w:t>supérieure</w:t>
      </w:r>
      <w:proofErr w:type="spellEnd"/>
      <w:r>
        <w:t xml:space="preserve">, CNRS, IPSL, </w:t>
      </w:r>
      <w:proofErr w:type="spellStart"/>
      <w:r>
        <w:t>Université</w:t>
      </w:r>
      <w:proofErr w:type="spellEnd"/>
      <w:r>
        <w:t xml:space="preserve"> PSL, 24 Rue </w:t>
      </w:r>
      <w:proofErr w:type="spellStart"/>
      <w:r>
        <w:t>Lhomond</w:t>
      </w:r>
      <w:proofErr w:type="spellEnd"/>
      <w:r>
        <w:t>, 75005 Paris, France</w:t>
      </w:r>
    </w:p>
    <w:p w14:paraId="643709BC" w14:textId="77777777" w:rsidR="009439DD" w:rsidRDefault="002813DB" w:rsidP="00AA7A9F">
      <w:pPr>
        <w:spacing w:before="240" w:after="240" w:line="480" w:lineRule="auto"/>
        <w:rPr>
          <w:highlight w:val="white"/>
        </w:rPr>
      </w:pPr>
      <w:r>
        <w:rPr>
          <w:vertAlign w:val="superscript"/>
        </w:rPr>
        <w:t>4</w:t>
      </w:r>
      <w:r>
        <w:rPr>
          <w:highlight w:val="white"/>
        </w:rPr>
        <w:t>Amsterdam Institute for Life and Environment (A-LIFE), Section Systems Ecology, Vrije Universiteit Amsterdam, the Netherlands</w:t>
      </w:r>
    </w:p>
    <w:p w14:paraId="2E7D5241" w14:textId="77777777" w:rsidR="009439DD" w:rsidRDefault="002813DB" w:rsidP="00AA7A9F">
      <w:pPr>
        <w:spacing w:before="240" w:after="240" w:line="480" w:lineRule="auto"/>
      </w:pPr>
      <w:r>
        <w:rPr>
          <w:vertAlign w:val="superscript"/>
        </w:rPr>
        <w:t>5</w:t>
      </w:r>
      <w:r>
        <w:t xml:space="preserve"> Department of Physical Geography and Bolin Centre for Climate Research, Stockholm University, Stockholm, Sweden</w:t>
      </w:r>
    </w:p>
    <w:p w14:paraId="18C9631A" w14:textId="77777777" w:rsidR="009439DD" w:rsidRDefault="002813DB" w:rsidP="00AA7A9F">
      <w:pPr>
        <w:spacing w:before="240" w:after="240" w:line="480" w:lineRule="auto"/>
      </w:pPr>
      <w:r>
        <w:rPr>
          <w:vertAlign w:val="superscript"/>
        </w:rPr>
        <w:t>6</w:t>
      </w:r>
      <w:r>
        <w:t xml:space="preserve">Aix Marseille </w:t>
      </w:r>
      <w:proofErr w:type="spellStart"/>
      <w:r>
        <w:t>Univ</w:t>
      </w:r>
      <w:proofErr w:type="spellEnd"/>
      <w:r>
        <w:t xml:space="preserve">, Avignon </w:t>
      </w:r>
      <w:proofErr w:type="spellStart"/>
      <w:r>
        <w:t>Univ</w:t>
      </w:r>
      <w:proofErr w:type="spellEnd"/>
      <w:r>
        <w:t>, CNRS, IRD, IMBE, Marseille, France</w:t>
      </w:r>
    </w:p>
    <w:p w14:paraId="00EBADF9" w14:textId="77777777" w:rsidR="009439DD" w:rsidRDefault="002813DB" w:rsidP="00AA7A9F">
      <w:pPr>
        <w:spacing w:before="240" w:after="240" w:line="480" w:lineRule="auto"/>
      </w:pPr>
      <w:r>
        <w:rPr>
          <w:vertAlign w:val="superscript"/>
        </w:rPr>
        <w:t>7</w:t>
      </w:r>
      <w:r>
        <w:t>School of Biological Sciences, University of Reading, RG6 6EX, Reading, UK</w:t>
      </w:r>
    </w:p>
    <w:p w14:paraId="6C7DCE8B" w14:textId="77777777" w:rsidR="002813DB" w:rsidRPr="00AA7A9F" w:rsidRDefault="002813DB" w:rsidP="00AA7A9F">
      <w:pPr>
        <w:spacing w:before="240" w:after="240" w:line="480" w:lineRule="auto"/>
      </w:pPr>
      <w:r>
        <w:rPr>
          <w:vertAlign w:val="superscript"/>
        </w:rPr>
        <w:t>8</w:t>
      </w:r>
      <w:r>
        <w:t>IKERBASQUE, Basque Foundation for Science, Bilbao, Bizkaia, Spain</w:t>
      </w:r>
    </w:p>
    <w:p w14:paraId="3169A754" w14:textId="77777777" w:rsidR="009439DD" w:rsidRDefault="002813DB" w:rsidP="00AA7A9F">
      <w:pPr>
        <w:spacing w:before="240" w:after="240" w:line="480" w:lineRule="auto"/>
        <w:rPr>
          <w:b/>
        </w:rPr>
      </w:pPr>
      <w:r>
        <w:rPr>
          <w:b/>
        </w:rPr>
        <w:lastRenderedPageBreak/>
        <w:t>Abstract</w:t>
      </w:r>
    </w:p>
    <w:p w14:paraId="3D45180F" w14:textId="77777777" w:rsidR="009439DD" w:rsidRDefault="002813DB" w:rsidP="00AA7A9F">
      <w:pPr>
        <w:spacing w:after="200" w:line="480" w:lineRule="auto"/>
        <w:rPr>
          <w:b/>
        </w:rPr>
      </w:pPr>
      <w:r>
        <w:t>Anthropogenic climate change is altering precipitation regimes at a global scale. While precipitation changes have been linked to changes in the abundance and diversity of soil and litter invertebrate fauna in forests, general trends have remained elusive due to mixed results from primary studies. We used a meta-analysis based on 352 comparisons from 30 primary studies to address associated knowledge gaps, (</w:t>
      </w:r>
      <w:proofErr w:type="spellStart"/>
      <w:r>
        <w:t>i</w:t>
      </w:r>
      <w:proofErr w:type="spellEnd"/>
      <w:r>
        <w:t xml:space="preserve">) quantifying impacts of precipitation change on forest soil and litter fauna abundance and diversity, (ii) exploring reasons for variation in impacts, and (iii) examining biases affecting the realism and accuracy of experimental studies. </w:t>
      </w:r>
      <w:commentRangeStart w:id="1"/>
      <w:r>
        <w:t>Precipitation reductions led to large decreases in soil and litter fauna abundance, with the opposite trend observed for precipitation increases, while diversity impacts were smaller.</w:t>
      </w:r>
      <w:commentRangeEnd w:id="1"/>
      <w:r w:rsidR="0014597D">
        <w:rPr>
          <w:rStyle w:val="CommentReference"/>
        </w:rPr>
        <w:commentReference w:id="1"/>
      </w:r>
      <w:r>
        <w:t xml:space="preserve"> A statistical model containing an interaction between body size and the magnitude of precipitation change showed that mesofauna (e.g. mites, collembola) responded most to changes in precipitation. Changes in taxonomic richness were related solely to the magnitude of precipitation change. Our results suggest that body size is related to the ability of a </w:t>
      </w:r>
      <w:proofErr w:type="spellStart"/>
      <w:r>
        <w:t>taxon</w:t>
      </w:r>
      <w:proofErr w:type="spellEnd"/>
      <w:r>
        <w:t xml:space="preserve"> to survive under drought conditions, or to benefit from high precipitation. We also found that most experiments manipulated precipitation in a way that aligns better with predicted extreme climatic events than with predicted average annual changes in precipitation and that the experimental plots used in experiments were likely too small to accurately capture changes for mobile taxa. The relationship between body size and response to precipitation found here has far-reaching implications for our ability to predict future responses of soil biodiversity to and will help to produce more realistic mechanistic soil models which aim to simulate the responses of soils to global change.</w:t>
      </w:r>
      <w:r>
        <w:br w:type="page"/>
      </w:r>
    </w:p>
    <w:p w14:paraId="1EB8C96C" w14:textId="77777777" w:rsidR="009439DD" w:rsidRDefault="002813DB" w:rsidP="00AA7A9F">
      <w:pPr>
        <w:spacing w:before="240" w:after="240" w:line="480" w:lineRule="auto"/>
      </w:pPr>
      <w:r>
        <w:rPr>
          <w:b/>
        </w:rPr>
        <w:lastRenderedPageBreak/>
        <w:t>Introduction</w:t>
      </w:r>
    </w:p>
    <w:p w14:paraId="32140323" w14:textId="56052E6F" w:rsidR="009439DD" w:rsidRDefault="002813DB" w:rsidP="00AA7A9F">
      <w:pPr>
        <w:shd w:val="clear" w:color="auto" w:fill="FFFFFF"/>
        <w:spacing w:before="240" w:line="480" w:lineRule="auto"/>
      </w:pPr>
      <w:r>
        <w:t xml:space="preserve">Anthropogenic climate change is altering global precipitation patterns </w:t>
      </w:r>
      <w:r w:rsidR="002338B0">
        <w:fldChar w:fldCharType="begin" w:fldLock="1"/>
      </w:r>
      <w:r w:rsidR="002338B0">
        <w:instrText>ADDIN paperpile_citation &lt;clusterId&gt;K232Q388M669K363&lt;/clusterId&gt;&lt;metadata&gt;&lt;citation&gt;&lt;id&gt;03E9C78857A811EEB1E4D18E945E4932&lt;/id&gt;&lt;/citation&gt;&lt;/metadata&gt;&lt;data&gt;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&lt;/data&gt; \* MERGEFORMAT</w:instrText>
      </w:r>
      <w:r w:rsidR="002338B0">
        <w:fldChar w:fldCharType="separate"/>
      </w:r>
      <w:r w:rsidR="002338B0">
        <w:rPr>
          <w:noProof/>
          <w:color w:val="000000"/>
        </w:rPr>
        <w:t>(Seager et al., 2018)</w:t>
      </w:r>
      <w:r w:rsidR="002338B0">
        <w:rPr>
          <w:color w:val="000000"/>
        </w:rPr>
        <w:fldChar w:fldCharType="end"/>
      </w:r>
      <w:r>
        <w:t xml:space="preserve"> and increasing the frequency and severity of extreme drought and precipitation events </w:t>
      </w:r>
      <w:r w:rsidR="002338B0">
        <w:fldChar w:fldCharType="begin" w:fldLock="1"/>
      </w:r>
      <w:r w:rsidR="002338B0">
        <w:instrText>ADDIN paperpile_citation &lt;clusterId&gt;E946S396H786L497&lt;/clusterId&gt;&lt;metadata&gt;&lt;citation&gt;&lt;id&gt;7D5DAEFE53B111EEB68FD18E945E4932&lt;/id&gt;&lt;/citation&gt;&lt;/metadata&gt;&lt;data&gt;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&lt;/data&gt; \* MERGEFORMAT</w:instrText>
      </w:r>
      <w:r w:rsidR="002338B0">
        <w:fldChar w:fldCharType="separate"/>
      </w:r>
      <w:r w:rsidR="002338B0">
        <w:rPr>
          <w:noProof/>
          <w:color w:val="000000"/>
        </w:rPr>
        <w:t>(Sun et al., 2007)</w:t>
      </w:r>
      <w:r w:rsidR="002338B0">
        <w:rPr>
          <w:color w:val="000000"/>
        </w:rPr>
        <w:fldChar w:fldCharType="end"/>
      </w:r>
      <w:r>
        <w:t xml:space="preserve">. Understanding the consequences of precipitation changes is particularly vital for forests, given their critical roles in the global carbon cycle </w:t>
      </w:r>
      <w:r w:rsidR="002338B0">
        <w:fldChar w:fldCharType="begin" w:fldLock="1"/>
      </w:r>
      <w:r w:rsidR="002338B0">
        <w:instrText>ADDIN paperpile_citation &lt;clusterId&gt;H426U774J254O877&lt;/clusterId&gt;&lt;metadata&gt;&lt;citation&gt;&lt;id&gt;AE83C78855F611EEB13779EBD2A92DCC&lt;/id&gt;&lt;/citation&gt;&lt;/metadata&gt;&lt;data&gt;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&lt;/data&gt; \* MERGEFORMAT</w:instrText>
      </w:r>
      <w:r w:rsidR="002338B0">
        <w:fldChar w:fldCharType="separate"/>
      </w:r>
      <w:r w:rsidR="002338B0">
        <w:rPr>
          <w:noProof/>
          <w:color w:val="000000"/>
        </w:rPr>
        <w:t>(Walker et al., 2021)</w:t>
      </w:r>
      <w:r w:rsidR="002338B0">
        <w:rPr>
          <w:color w:val="000000"/>
        </w:rPr>
        <w:fldChar w:fldCharType="end"/>
      </w:r>
      <w:r>
        <w:t xml:space="preserve"> and in supporting global biodiversity </w:t>
      </w:r>
      <w:r w:rsidR="002338B0">
        <w:fldChar w:fldCharType="begin" w:fldLock="1"/>
      </w:r>
      <w:r w:rsidR="002338B0">
        <w:instrText>ADDIN paperpile_citation &lt;clusterId&gt;G773U131Q421N214&lt;/clusterId&gt;&lt;metadata&gt;&lt;citation&gt;&lt;id&gt;C607F766AA2011EE8268C2A7D2A92DCC&lt;/id&gt;&lt;/citation&gt;&lt;/metadata&gt;&lt;data&gt;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&lt;/data&gt; \* MERGEFORMAT</w:instrText>
      </w:r>
      <w:r w:rsidR="002338B0">
        <w:fldChar w:fldCharType="separate"/>
      </w:r>
      <w:r w:rsidR="002338B0">
        <w:rPr>
          <w:noProof/>
          <w:color w:val="000000"/>
        </w:rPr>
        <w:t>(Benton et al., 2022)</w:t>
      </w:r>
      <w:r w:rsidR="002338B0">
        <w:rPr>
          <w:color w:val="000000"/>
        </w:rPr>
        <w:fldChar w:fldCharType="end"/>
      </w:r>
      <w:r>
        <w:t xml:space="preserve">. Impacts of precipitation changes on forests include increased tree mortality </w:t>
      </w:r>
      <w:r w:rsidR="002338B0">
        <w:fldChar w:fldCharType="begin" w:fldLock="1"/>
      </w:r>
      <w:r w:rsidR="002338B0">
        <w:instrText>ADDIN paperpile_citation &lt;clusterId&gt;W678K956G426D139&lt;/clusterId&gt;&lt;metadata&gt;&lt;citation&gt;&lt;id&gt;1087392653B611EEA1A379EBD2A92DCC&lt;/id&gt;&lt;/citation&gt;&lt;/metadata&gt;&lt;data&gt;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&lt;/data&gt; \* MERGEFORMAT</w:instrText>
      </w:r>
      <w:r w:rsidR="002338B0">
        <w:fldChar w:fldCharType="separate"/>
      </w:r>
      <w:r w:rsidR="002338B0">
        <w:rPr>
          <w:noProof/>
          <w:color w:val="000000"/>
        </w:rPr>
        <w:t>(Anderegg et al., 2019)</w:t>
      </w:r>
      <w:r w:rsidR="002338B0">
        <w:rPr>
          <w:color w:val="000000"/>
        </w:rPr>
        <w:fldChar w:fldCharType="end"/>
      </w:r>
      <w:r>
        <w:t xml:space="preserve"> and consequent increases in CO</w:t>
      </w:r>
      <w:r>
        <w:rPr>
          <w:vertAlign w:val="subscript"/>
        </w:rPr>
        <w:t>2</w:t>
      </w:r>
      <w:r>
        <w:t xml:space="preserve"> emissions </w:t>
      </w:r>
      <w:r w:rsidR="002338B0">
        <w:fldChar w:fldCharType="begin" w:fldLock="1"/>
      </w:r>
      <w:r w:rsidR="002338B0">
        <w:instrText>ADDIN paperpile_citation &lt;clusterId&gt;Z824G272C562Z285&lt;/clusterId&gt;&lt;metadata&gt;&lt;citation&gt;&lt;id&gt;A2C239DA585711EEB6D179EBD2A92DCC&lt;/id&gt;&lt;/citation&gt;&lt;citation&gt;&lt;id&gt;AA778D4C585711EE810779EBD2A92DCC&lt;/id&gt;&lt;/citation&gt;&lt;/metadata&gt;&lt;data&gt;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&lt;/data&gt; \* MERGEFORMAT</w:instrText>
      </w:r>
      <w:r w:rsidR="002338B0">
        <w:fldChar w:fldCharType="separate"/>
      </w:r>
      <w:r w:rsidR="002338B0">
        <w:rPr>
          <w:noProof/>
          <w:color w:val="000000"/>
        </w:rPr>
        <w:t>(Doughty et al., 2015; Yang et al., 2018)</w:t>
      </w:r>
      <w:r w:rsidR="002338B0">
        <w:rPr>
          <w:color w:val="000000"/>
        </w:rPr>
        <w:fldChar w:fldCharType="end"/>
      </w:r>
      <w:r>
        <w:t xml:space="preserve">, and mixed effects on aboveground forest biodiversity </w:t>
      </w:r>
      <w:r w:rsidR="002338B0">
        <w:fldChar w:fldCharType="begin" w:fldLock="1"/>
      </w:r>
      <w:r w:rsidR="002338B0">
        <w:instrText>ADDIN paperpile_citation &lt;clusterId&gt;Y183M441B831Y545&lt;/clusterId&gt;&lt;metadata&gt;&lt;citation&gt;&lt;id&gt;DBB6397453B811EEB1BCD18E945E4932&lt;/id&gt;&lt;/citation&gt;&lt;/metadata&gt;&lt;data&gt;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&lt;/data&gt; \* MERGEFORMAT</w:instrText>
      </w:r>
      <w:r w:rsidR="002338B0">
        <w:fldChar w:fldCharType="separate"/>
      </w:r>
      <w:r w:rsidR="002338B0">
        <w:rPr>
          <w:noProof/>
          <w:color w:val="000000"/>
        </w:rPr>
        <w:t>(Fleming et al., 2021)</w:t>
      </w:r>
      <w:r w:rsidR="002338B0">
        <w:rPr>
          <w:color w:val="000000"/>
        </w:rPr>
        <w:fldChar w:fldCharType="end"/>
      </w:r>
      <w:r>
        <w:t xml:space="preserve">. However, the effects of </w:t>
      </w:r>
      <w:del w:id="2" w:author="PHILIP ANTHONY MARTIN" w:date="2024-03-21T16:09:00Z">
        <w:r w:rsidDel="004F6948">
          <w:delText>precipitation changes</w:delText>
        </w:r>
      </w:del>
      <w:ins w:id="3" w:author="PHILIP ANTHONY MARTIN" w:date="2024-03-21T16:09:00Z">
        <w:r w:rsidR="004F6948">
          <w:t>disturbances</w:t>
        </w:r>
      </w:ins>
      <w:r>
        <w:t xml:space="preserve"> on </w:t>
      </w:r>
      <w:ins w:id="4" w:author="PHILIP ANTHONY MARTIN" w:date="2024-03-21T16:11:00Z">
        <w:r w:rsidR="00C82C28">
          <w:t xml:space="preserve">the </w:t>
        </w:r>
      </w:ins>
      <w:del w:id="5" w:author="PHILIP ANTHONY MARTIN" w:date="2024-03-21T16:11:00Z">
        <w:r w:rsidDel="00C82C28">
          <w:delText xml:space="preserve">belowground forest </w:delText>
        </w:r>
      </w:del>
      <w:r>
        <w:t>biodiversity</w:t>
      </w:r>
      <w:ins w:id="6" w:author="PHILIP ANTHONY MARTIN" w:date="2024-03-21T16:11:00Z">
        <w:r w:rsidR="00C82C28">
          <w:t xml:space="preserve"> of</w:t>
        </w:r>
      </w:ins>
      <w:ins w:id="7" w:author="PHILIP ANTHONY MARTIN" w:date="2024-03-21T16:09:00Z">
        <w:r w:rsidR="004F6948">
          <w:t xml:space="preserve"> soil and litter </w:t>
        </w:r>
      </w:ins>
      <w:ins w:id="8" w:author="PHILIP ANTHONY MARTIN" w:date="2024-03-21T16:10:00Z">
        <w:r w:rsidR="004F6948">
          <w:t>invertebrate fauna</w:t>
        </w:r>
      </w:ins>
      <w:ins w:id="9" w:author="PHILIP ANTHONY MARTIN" w:date="2024-03-21T16:11:00Z">
        <w:r w:rsidR="00C82C28">
          <w:t xml:space="preserve"> in forests</w:t>
        </w:r>
      </w:ins>
      <w:ins w:id="10" w:author="PHILIP ANTHONY MARTIN" w:date="2024-03-21T16:10:00Z">
        <w:r w:rsidR="004F6948">
          <w:t>,</w:t>
        </w:r>
      </w:ins>
      <w:r>
        <w:t xml:space="preserve"> remain</w:t>
      </w:r>
      <w:ins w:id="11" w:author="PHILIP ANTHONY MARTIN" w:date="2024-03-21T16:11:00Z">
        <w:r w:rsidR="00C82C28">
          <w:t>s</w:t>
        </w:r>
      </w:ins>
      <w:r>
        <w:t xml:space="preserve"> poorly known </w:t>
      </w:r>
      <w:del w:id="12" w:author="PHILIP ANTHONY MARTIN" w:date="2024-03-21T16:10:00Z">
        <w:r w:rsidR="002338B0" w:rsidDel="004F6948">
          <w:fldChar w:fldCharType="begin" w:fldLock="1"/>
        </w:r>
      </w:del>
      <w:ins w:id="13" w:author="PHILIP ANTHONY MARTIN" w:date="2024-03-21T16:10:00Z">
        <w:r w:rsidR="004F6948">
          <w:instrText>ADDIN paperpile_citation &lt;clusterId&gt;U318I386X976B769&lt;/clusterId&gt;&lt;metadata&gt;&lt;citation&gt;&lt;id&gt;413d4971-19ae-456c-850c-90d224d667b4&lt;/id&gt;&lt;/citation&gt;&lt;/metadata&gt;&lt;data&gt;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&lt;/data&gt; \* MERGEFORMAT</w:instrText>
        </w:r>
      </w:ins>
      <w:del w:id="14" w:author="PHILIP ANTHONY MARTIN" w:date="2024-03-21T16:10:00Z">
        <w:r w:rsidR="002338B0" w:rsidDel="004F6948">
          <w:delInstrText>ADDIN paperpile_citation &lt;clusterId&gt;U318I386X976B769&lt;/clusterId&gt;&lt;metadata&gt;&lt;citation&gt;&lt;id&gt;265FF99A57A811EEB7B0D18E945E4932&lt;/id&gt;&lt;/citation&gt;&lt;/metadata&gt;&lt;data&gt;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&lt;/data&gt; \* MERGEFORMAT</w:delInstrText>
        </w:r>
        <w:r w:rsidR="002338B0" w:rsidDel="004F6948">
          <w:fldChar w:fldCharType="separate"/>
        </w:r>
      </w:del>
      <w:ins w:id="15" w:author="PHILIP ANTHONY MARTIN" w:date="2024-03-21T16:10:00Z">
        <w:r w:rsidR="004F6948">
          <w:rPr>
            <w:noProof/>
            <w:color w:val="000000"/>
          </w:rPr>
          <w:t>(Pressler et al., 2019)</w:t>
        </w:r>
      </w:ins>
      <w:del w:id="16" w:author="PHILIP ANTHONY MARTIN" w:date="2024-03-21T16:10:00Z">
        <w:r w:rsidR="002338B0" w:rsidDel="004F6948">
          <w:rPr>
            <w:noProof/>
            <w:color w:val="000000"/>
          </w:rPr>
          <w:delText>(Fierer et al., 2009)</w:delText>
        </w:r>
        <w:r w:rsidR="002338B0" w:rsidDel="004F6948">
          <w:rPr>
            <w:color w:val="000000"/>
          </w:rPr>
          <w:fldChar w:fldCharType="end"/>
        </w:r>
        <w:r w:rsidDel="004F6948">
          <w:delText xml:space="preserve">, </w:delText>
        </w:r>
      </w:del>
      <w:r>
        <w:t xml:space="preserve">despite its importance in regulating organic matter decomposition, nutrient cycling, and plant health among other ecosystem functions </w:t>
      </w:r>
      <w:r w:rsidR="002338B0">
        <w:fldChar w:fldCharType="begin" w:fldLock="1"/>
      </w:r>
      <w:r w:rsidR="002338B0">
        <w:instrText>ADDIN paperpile_citation &lt;clusterId&gt;Q454E514A294X615&lt;/clusterId&gt;&lt;metadata&gt;&lt;citation&gt;&lt;id&gt;BD5183B4879509F1AC5075603322CACC&lt;/id&gt;&lt;/citation&gt;&lt;citation&gt;&lt;id&gt;BC0A648715770B0F87A293BF15B4CD09&lt;/id&gt;&lt;/citation&gt;&lt;/metadata&gt;&lt;data&gt;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&lt;/data&gt; \* MERGEFORMAT</w:instrText>
      </w:r>
      <w:r w:rsidR="002338B0">
        <w:fldChar w:fldCharType="separate"/>
      </w:r>
      <w:r w:rsidR="002338B0">
        <w:rPr>
          <w:noProof/>
          <w:color w:val="000000"/>
        </w:rPr>
        <w:t>(Handa et al., 2014; Nielsen et al., 2015)</w:t>
      </w:r>
      <w:r w:rsidR="002338B0">
        <w:rPr>
          <w:color w:val="000000"/>
        </w:rPr>
        <w:fldChar w:fldCharType="end"/>
      </w:r>
      <w:r>
        <w:t xml:space="preserve">. </w:t>
      </w:r>
    </w:p>
    <w:p w14:paraId="44C91375" w14:textId="77777777" w:rsidR="009439DD" w:rsidRDefault="008B032B" w:rsidP="00AA7A9F">
      <w:pPr>
        <w:shd w:val="clear" w:color="auto" w:fill="FFFFFF"/>
        <w:spacing w:line="480" w:lineRule="auto"/>
        <w:ind w:firstLine="720"/>
      </w:pPr>
      <w:ins w:id="17" w:author="PHILIP ANTHONY MARTIN" w:date="2024-02-20T10:08:00Z">
        <w:r>
          <w:t xml:space="preserve">Since </w:t>
        </w:r>
      </w:ins>
      <w:ins w:id="18" w:author="PHILIP ANTHONY MARTIN" w:date="2024-02-20T10:09:00Z">
        <w:r>
          <w:t>soil moisture is a key limiting factor to the fitness and behaviour of many soil and litter fauna</w:t>
        </w:r>
      </w:ins>
      <w:ins w:id="19" w:author="PHILIP ANTHONY MARTIN" w:date="2024-02-20T10:11:00Z">
        <w:r>
          <w:t>,</w:t>
        </w:r>
      </w:ins>
      <w:ins w:id="20" w:author="PHILIP ANTHONY MARTIN" w:date="2024-02-20T10:09:00Z">
        <w:r>
          <w:t xml:space="preserve"> </w:t>
        </w:r>
      </w:ins>
      <w:del w:id="21" w:author="PHILIP ANTHONY MARTIN" w:date="2024-02-20T10:09:00Z">
        <w:r w:rsidR="002813DB" w:rsidDel="008B032B">
          <w:delText>P</w:delText>
        </w:r>
      </w:del>
      <w:ins w:id="22" w:author="PHILIP ANTHONY MARTIN" w:date="2024-02-20T10:09:00Z">
        <w:r>
          <w:t>p</w:t>
        </w:r>
      </w:ins>
      <w:r w:rsidR="002813DB">
        <w:t xml:space="preserve">recipitation changes may threaten the processes </w:t>
      </w:r>
      <w:ins w:id="23" w:author="PHILIP ANTHONY MARTIN" w:date="2024-02-20T10:08:00Z">
        <w:r>
          <w:t xml:space="preserve">to which </w:t>
        </w:r>
      </w:ins>
      <w:del w:id="24" w:author="PHILIP ANTHONY MARTIN" w:date="2024-02-20T10:08:00Z">
        <w:r w:rsidR="002813DB" w:rsidDel="008B032B">
          <w:delText xml:space="preserve">that </w:delText>
        </w:r>
      </w:del>
      <w:del w:id="25" w:author="PHILIP ANTHONY MARTIN" w:date="2024-02-20T10:09:00Z">
        <w:r w:rsidR="002813DB" w:rsidDel="008B032B">
          <w:delText>soil and litter fauna</w:delText>
        </w:r>
      </w:del>
      <w:ins w:id="26" w:author="PHILIP ANTHONY MARTIN" w:date="2024-02-20T10:09:00Z">
        <w:r>
          <w:t>they</w:t>
        </w:r>
      </w:ins>
      <w:r w:rsidR="002813DB">
        <w:t xml:space="preserve"> contribute </w:t>
      </w:r>
      <w:del w:id="27" w:author="PHILIP ANTHONY MARTIN" w:date="2024-02-20T10:08:00Z">
        <w:r w:rsidR="002813DB" w:rsidDel="008B032B">
          <w:delText xml:space="preserve">to </w:delText>
        </w:r>
      </w:del>
      <w:del w:id="28" w:author="PHILIP ANTHONY MARTIN" w:date="2024-02-20T10:09:00Z">
        <w:r w:rsidR="002813DB" w:rsidDel="008B032B">
          <w:delText xml:space="preserve">because soil moisture is a key limiting factor to the fitness and behaviour of many taxa </w:delText>
        </w:r>
      </w:del>
      <w:r w:rsidR="002338B0">
        <w:fldChar w:fldCharType="begin" w:fldLock="1"/>
      </w:r>
      <w:r w:rsidR="002338B0">
        <w:instrText>ADDIN paperpile_citation &lt;clusterId&gt;P713D761Z451X874&lt;/clusterId&gt;&lt;metadata&gt;&lt;citation&gt;&lt;id&gt;58DA3C8855F911EE9F1AD18E945E4932&lt;/id&gt;&lt;/citation&gt;&lt;/metadata&gt;&lt;data&gt;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&lt;/data&gt; \* MERGEFORMAT</w:instrText>
      </w:r>
      <w:r w:rsidR="002338B0">
        <w:fldChar w:fldCharType="separate"/>
      </w:r>
      <w:r w:rsidR="002338B0">
        <w:rPr>
          <w:noProof/>
          <w:color w:val="000000"/>
        </w:rPr>
        <w:t>(Coyle et al., 2017)</w:t>
      </w:r>
      <w:r w:rsidR="002338B0">
        <w:rPr>
          <w:color w:val="000000"/>
        </w:rPr>
        <w:fldChar w:fldCharType="end"/>
      </w:r>
      <w:r w:rsidR="002813DB">
        <w:t xml:space="preserve">. Precipitation </w:t>
      </w:r>
      <w:ins w:id="29" w:author="PHILIP ANTHONY MARTIN" w:date="2024-02-20T10:18:00Z">
        <w:r w:rsidR="00DA7C90">
          <w:t xml:space="preserve">changes </w:t>
        </w:r>
      </w:ins>
      <w:del w:id="30" w:author="PHILIP ANTHONY MARTIN" w:date="2024-02-20T10:19:00Z">
        <w:r w:rsidR="002813DB" w:rsidDel="00DA7C90">
          <w:delText xml:space="preserve">reductions </w:delText>
        </w:r>
      </w:del>
      <w:r w:rsidR="002813DB">
        <w:t xml:space="preserve">and associated </w:t>
      </w:r>
      <w:ins w:id="31" w:author="PHILIP ANTHONY MARTIN" w:date="2024-02-20T10:19:00Z">
        <w:r w:rsidR="00DA7C90">
          <w:t xml:space="preserve">changes in </w:t>
        </w:r>
      </w:ins>
      <w:del w:id="32" w:author="PHILIP ANTHONY MARTIN" w:date="2024-02-20T10:19:00Z">
        <w:r w:rsidR="002813DB" w:rsidDel="00DA7C90">
          <w:delText xml:space="preserve">lower </w:delText>
        </w:r>
      </w:del>
      <w:r w:rsidR="002813DB">
        <w:t xml:space="preserve">soil moisture can </w:t>
      </w:r>
      <w:ins w:id="33" w:author="PHILIP ANTHONY MARTIN" w:date="2024-02-20T10:20:00Z">
        <w:r w:rsidR="00DA7C90">
          <w:t xml:space="preserve">alter </w:t>
        </w:r>
      </w:ins>
      <w:del w:id="34" w:author="PHILIP ANTHONY MARTIN" w:date="2024-02-20T10:12:00Z">
        <w:r w:rsidR="002813DB" w:rsidDel="008B032B">
          <w:delText>reduce water films, restricting</w:delText>
        </w:r>
      </w:del>
      <w:del w:id="35" w:author="PHILIP ANTHONY MARTIN" w:date="2024-02-20T10:20:00Z">
        <w:r w:rsidR="002813DB" w:rsidDel="00DA7C90">
          <w:delText xml:space="preserve"> </w:delText>
        </w:r>
      </w:del>
      <w:r w:rsidR="002813DB">
        <w:t xml:space="preserve">the movement of </w:t>
      </w:r>
      <w:proofErr w:type="spellStart"/>
      <w:r w:rsidR="002813DB">
        <w:t>microfauna</w:t>
      </w:r>
      <w:proofErr w:type="spellEnd"/>
      <w:r w:rsidR="002813DB">
        <w:t xml:space="preserve"> such as nematodes</w:t>
      </w:r>
      <w:ins w:id="36" w:author="PHILIP ANTHONY MARTIN" w:date="2024-02-20T10:25:00Z">
        <w:r w:rsidR="00DA7C90">
          <w:t xml:space="preserve">, and therefore their access to </w:t>
        </w:r>
      </w:ins>
      <w:ins w:id="37" w:author="PHILIP ANTHONY MARTIN" w:date="2024-02-20T10:26:00Z">
        <w:r w:rsidR="00DA7C90">
          <w:t>food sources,</w:t>
        </w:r>
      </w:ins>
      <w:r w:rsidR="002813DB">
        <w:t xml:space="preserve"> or </w:t>
      </w:r>
      <w:del w:id="38" w:author="PHILIP ANTHONY MARTIN" w:date="2024-02-20T10:25:00Z">
        <w:r w:rsidR="002813DB" w:rsidDel="00DA7C90">
          <w:delText xml:space="preserve">reduce </w:delText>
        </w:r>
      </w:del>
      <w:r w:rsidR="002813DB">
        <w:t xml:space="preserve">the humidity in pores which represent the habitat of mesofauna such as Collembola </w:t>
      </w:r>
      <w:r w:rsidR="002338B0">
        <w:fldChar w:fldCharType="begin" w:fldLock="1"/>
      </w:r>
      <w:r w:rsidR="002338B0">
        <w:instrText>ADDIN paperpile_citation &lt;clusterId&gt;Y483M463I854F545&lt;/clusterId&gt;&lt;metadata&gt;&lt;citation&gt;&lt;id&gt;58DA3C8855F911EE9F1AD18E945E4932&lt;/id&gt;&lt;/citation&gt;&lt;citation&gt;&lt;id&gt;4A81AD0471A811EEB9D3C2A7D2A92DCC&lt;/id&gt;&lt;/citation&gt;&lt;/metadata&gt;&lt;data&gt;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&lt;/data&gt; \* MERGEFORMAT</w:instrText>
      </w:r>
      <w:r w:rsidR="002338B0">
        <w:fldChar w:fldCharType="separate"/>
      </w:r>
      <w:r w:rsidR="002338B0">
        <w:rPr>
          <w:noProof/>
          <w:color w:val="000000"/>
        </w:rPr>
        <w:t>(Coyle et al., 2017; Erktan et al., 2020)</w:t>
      </w:r>
      <w:r w:rsidR="002338B0">
        <w:rPr>
          <w:color w:val="000000"/>
        </w:rPr>
        <w:fldChar w:fldCharType="end"/>
      </w:r>
      <w:r w:rsidR="002813DB">
        <w:t xml:space="preserve">. </w:t>
      </w:r>
      <w:del w:id="39" w:author="PHILIP ANTHONY MARTIN" w:date="2024-02-20T10:27:00Z">
        <w:r w:rsidR="002813DB" w:rsidDel="00DA7C90">
          <w:delText xml:space="preserve">Conversely, increased </w:delText>
        </w:r>
      </w:del>
      <w:del w:id="40" w:author="PHILIP ANTHONY MARTIN" w:date="2024-02-20T10:13:00Z">
        <w:r w:rsidR="002813DB" w:rsidDel="008B032B">
          <w:delText xml:space="preserve">soil moisture as a result of </w:delText>
        </w:r>
      </w:del>
      <w:del w:id="41" w:author="PHILIP ANTHONY MARTIN" w:date="2024-02-20T10:27:00Z">
        <w:r w:rsidR="002813DB" w:rsidDel="00DA7C90">
          <w:delText xml:space="preserve">precipitation </w:delText>
        </w:r>
      </w:del>
      <w:del w:id="42" w:author="PHILIP ANTHONY MARTIN" w:date="2024-02-20T10:13:00Z">
        <w:r w:rsidR="002813DB" w:rsidDel="008B032B">
          <w:delText xml:space="preserve">increases </w:delText>
        </w:r>
      </w:del>
      <w:del w:id="43" w:author="PHILIP ANTHONY MARTIN" w:date="2024-02-20T10:27:00Z">
        <w:r w:rsidR="002813DB" w:rsidDel="00DA7C90">
          <w:delText xml:space="preserve">can facilitate the mobility of fauna such as nematodes, potentially leading to increases in abundance due to increased ability to access food sources </w:delText>
        </w:r>
        <w:r w:rsidR="002338B0" w:rsidDel="00DA7C90">
          <w:fldChar w:fldCharType="begin"/>
        </w:r>
        <w:r w:rsidR="002338B0" w:rsidDel="00DA7C90">
          <w:delInstrText xml:space="preserve"> HYPERLINK "https://paperpile.com/c/oxLOOG/REnJ" \h </w:delInstrText>
        </w:r>
        <w:r w:rsidR="002338B0" w:rsidDel="00DA7C90">
          <w:fldChar w:fldCharType="separate"/>
        </w:r>
        <w:r w:rsidR="002813DB" w:rsidDel="00DA7C90">
          <w:rPr>
            <w:color w:val="000000"/>
          </w:rPr>
          <w:delText>(Erktan et al., 2020)</w:delText>
        </w:r>
        <w:r w:rsidR="002338B0" w:rsidDel="00DA7C90">
          <w:rPr>
            <w:color w:val="000000"/>
          </w:rPr>
          <w:fldChar w:fldCharType="end"/>
        </w:r>
        <w:r w:rsidR="002813DB" w:rsidDel="00DA7C90">
          <w:delText xml:space="preserve">. </w:delText>
        </w:r>
      </w:del>
      <w:r w:rsidR="002813DB">
        <w:t xml:space="preserve">These changes can alter reproduction and mortality of a wide range of soil and litter fauna </w:t>
      </w:r>
      <w:r w:rsidR="002338B0">
        <w:fldChar w:fldCharType="begin" w:fldLock="1"/>
      </w:r>
      <w:r w:rsidR="002338B0">
        <w:instrText>ADDIN paperpile_citation &lt;clusterId&gt;B531P688E978B793&lt;/clusterId&gt;&lt;metadata&gt;&lt;citation&gt;&lt;id&gt;6AB3141E588011EE927979EBD2A92DCC&lt;/id&gt;&lt;/citation&gt;&lt;citation&gt;&lt;id&gt;8C346CAE55DE11EE9F31D18E945E4932&lt;/id&gt;&lt;/citation&gt;&lt;citation&gt;&lt;id&gt;E4C9516655E011EEAA9B79EBD2A92DCC&lt;/id&gt;&lt;/citation&gt;&lt;/metadata&gt;&lt;data&gt;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&lt;/data&gt; \* MERGEFORMAT</w:instrText>
      </w:r>
      <w:r w:rsidR="002338B0">
        <w:fldChar w:fldCharType="separate"/>
      </w:r>
      <w:r w:rsidR="002338B0">
        <w:rPr>
          <w:noProof/>
          <w:color w:val="000000"/>
        </w:rPr>
        <w:t>(Kardol et al., 2011; Singh et al., 2019; Wang et al., 2022)</w:t>
      </w:r>
      <w:r w:rsidR="002338B0">
        <w:rPr>
          <w:color w:val="000000"/>
        </w:rPr>
        <w:fldChar w:fldCharType="end"/>
      </w:r>
      <w:r w:rsidR="002813DB">
        <w:t xml:space="preserve">. For example, extreme drought conditions can increase mortality for taxa such as Collembola </w:t>
      </w:r>
      <w:r w:rsidR="002338B0">
        <w:fldChar w:fldCharType="begin" w:fldLock="1"/>
      </w:r>
      <w:r w:rsidR="002338B0">
        <w:instrText>ADDIN paperpile_citation &lt;clusterId&gt;U565H623W113B736&lt;/clusterId&gt;&lt;metadata&gt;&lt;citation&gt;&lt;id&gt;8C346CAE55DE11EE9F31D18E945E4932&lt;/id&gt;&lt;/citation&gt;&lt;/metadata&gt;&lt;data&gt;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&lt;/data&gt; \* MERGEFORMAT</w:instrText>
      </w:r>
      <w:r w:rsidR="002338B0">
        <w:fldChar w:fldCharType="separate"/>
      </w:r>
      <w:r w:rsidR="002338B0">
        <w:rPr>
          <w:noProof/>
          <w:color w:val="000000"/>
        </w:rPr>
        <w:t>(Wang et al., 2022)</w:t>
      </w:r>
      <w:r w:rsidR="002338B0">
        <w:rPr>
          <w:color w:val="000000"/>
        </w:rPr>
        <w:fldChar w:fldCharType="end"/>
      </w:r>
      <w:r w:rsidR="002813DB">
        <w:t xml:space="preserve"> and </w:t>
      </w:r>
      <w:proofErr w:type="spellStart"/>
      <w:r w:rsidR="002813DB">
        <w:t>Enchytraeidae</w:t>
      </w:r>
      <w:proofErr w:type="spellEnd"/>
      <w:r w:rsidR="002813DB">
        <w:t xml:space="preserve"> </w:t>
      </w:r>
      <w:r w:rsidR="002338B0">
        <w:fldChar w:fldCharType="begin" w:fldLock="1"/>
      </w:r>
      <w:r w:rsidR="002338B0">
        <w:instrText>ADDIN paperpile_citation &lt;clusterId&gt;P713D761S251X854&lt;/clusterId&gt;&lt;metadata&gt;&lt;citation&gt;&lt;id&gt;12EC2AEC560311EEBA10D18E945E4932&lt;/id&gt;&lt;/citation&gt;&lt;/metadata&gt;&lt;data&gt;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&lt;/data&gt; \* MERGEFORMAT</w:instrText>
      </w:r>
      <w:r w:rsidR="002338B0">
        <w:fldChar w:fldCharType="separate"/>
      </w:r>
      <w:r w:rsidR="002338B0">
        <w:rPr>
          <w:noProof/>
          <w:color w:val="000000"/>
        </w:rPr>
        <w:t>(Maraldo et al., 2009)</w:t>
      </w:r>
      <w:r w:rsidR="002338B0">
        <w:rPr>
          <w:color w:val="000000"/>
        </w:rPr>
        <w:fldChar w:fldCharType="end"/>
      </w:r>
      <w:r w:rsidR="002813DB">
        <w:t xml:space="preserve">. Nonetheless, while some studies have reported </w:t>
      </w:r>
      <w:r w:rsidR="002813DB">
        <w:lastRenderedPageBreak/>
        <w:t xml:space="preserve">biodiversity losses as a result of precipitation reduction </w:t>
      </w:r>
      <w:r w:rsidR="002338B0">
        <w:fldChar w:fldCharType="begin" w:fldLock="1"/>
      </w:r>
      <w:r w:rsidR="002338B0">
        <w:instrText>ADDIN paperpile_citation &lt;clusterId&gt;L838Z985V376S199&lt;/clusterId&gt;&lt;metadata&gt;&lt;citation&gt;&lt;id&gt;C66731785D1711EE85DC79EBD2A92DCC&lt;/id&gt;&lt;/citation&gt;&lt;citation&gt;&lt;id&gt;366C47925D1811EEA794D18E945E4932&lt;/id&gt;&lt;/citation&gt;&lt;citation&gt;&lt;id&gt;3C3BE0425D1811EE9B18D18E945E4932&lt;/id&gt;&lt;/citation&gt;&lt;/metadata&gt;&lt;data&gt;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&lt;/data&gt; \* MERGEFORMAT</w:instrText>
      </w:r>
      <w:r w:rsidR="002338B0">
        <w:fldChar w:fldCharType="separate"/>
      </w:r>
      <w:r w:rsidR="002338B0">
        <w:rPr>
          <w:noProof/>
          <w:color w:val="000000"/>
        </w:rPr>
        <w:t>(Aupic-Samain, Santonja, et al., 2021; Chikoski et al., 2006; Lindberg et al., 2002)</w:t>
      </w:r>
      <w:r w:rsidR="002338B0">
        <w:rPr>
          <w:color w:val="000000"/>
        </w:rPr>
        <w:fldChar w:fldCharType="end"/>
      </w:r>
      <w:r w:rsidR="002813DB">
        <w:t xml:space="preserve"> others have reported increases </w:t>
      </w:r>
      <w:r w:rsidR="002338B0">
        <w:fldChar w:fldCharType="begin" w:fldLock="1"/>
      </w:r>
      <w:r w:rsidR="002338B0">
        <w:instrText>ADDIN paperpile_citation &lt;clusterId&gt;U538I688E978B799&lt;/clusterId&gt;&lt;metadata&gt;&lt;citation&gt;&lt;id&gt;8A565E245D1811EE8C64D18E945E4932&lt;/id&gt;&lt;/citation&gt;&lt;citation&gt;&lt;id&gt;9E44E5685D1811EEB989D18E945E4932&lt;/id&gt;&lt;/citation&gt;&lt;/metadata&gt;&lt;data&gt;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&lt;/data&gt; \* MERGEFORMAT</w:instrText>
      </w:r>
      <w:r w:rsidR="002338B0">
        <w:fldChar w:fldCharType="separate"/>
      </w:r>
      <w:r w:rsidR="002338B0">
        <w:rPr>
          <w:noProof/>
          <w:color w:val="000000"/>
        </w:rPr>
        <w:t>(Homet et al., 2021; Lensing et al., 2005)</w:t>
      </w:r>
      <w:r w:rsidR="002338B0">
        <w:rPr>
          <w:color w:val="000000"/>
        </w:rPr>
        <w:fldChar w:fldCharType="end"/>
      </w:r>
      <w:r w:rsidR="002813DB">
        <w:t xml:space="preserve">, with similarly mixed results for studies of precipitation increases </w:t>
      </w:r>
      <w:r w:rsidR="002338B0">
        <w:fldChar w:fldCharType="begin" w:fldLock="1"/>
      </w:r>
      <w:r w:rsidR="002338B0">
        <w:instrText>ADDIN paperpile_citation &lt;clusterId&gt;U565B623X113U796&lt;/clusterId&gt;&lt;metadata&gt;&lt;citation&gt;&lt;id&gt;3C3BE0425D1811EE9B18D18E945E4932&lt;/id&gt;&lt;/citation&gt;&lt;citation&gt;&lt;id&gt;FB533C0FA74F0C10BF4D3F2B4BC743E3&lt;/id&gt;&lt;/citation&gt;&lt;citation&gt;&lt;id&gt;8BF54C40733411EE83C25F9C945E4932&lt;/id&gt;&lt;/citation&gt;&lt;/metadata&gt;&lt;data&gt;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&lt;/data&gt; \* MERGEFORMAT</w:instrText>
      </w:r>
      <w:r w:rsidR="002338B0">
        <w:fldChar w:fldCharType="separate"/>
      </w:r>
      <w:r w:rsidR="002338B0">
        <w:rPr>
          <w:noProof/>
          <w:color w:val="000000"/>
        </w:rPr>
        <w:t>(Chikoski et al., 2006; Frew et al., 2013; Landesman et al., 2011)</w:t>
      </w:r>
      <w:r w:rsidR="002338B0">
        <w:rPr>
          <w:color w:val="000000"/>
        </w:rPr>
        <w:fldChar w:fldCharType="end"/>
      </w:r>
      <w:r w:rsidR="002813DB">
        <w:t xml:space="preserve"> making generalisation challenging. </w:t>
      </w:r>
    </w:p>
    <w:p w14:paraId="70FC3CC1" w14:textId="77777777" w:rsidR="009439DD" w:rsidRDefault="002813DB" w:rsidP="00AA7A9F">
      <w:pPr>
        <w:spacing w:line="480" w:lineRule="auto"/>
        <w:ind w:firstLine="720"/>
      </w:pPr>
      <w:r>
        <w:t xml:space="preserve">One obvious reason for heterogeneity among studies measuring soil faunal responses to precipitation change is the magnitude of the precipitation change itself. Most studies of precipitation change represent manipulative experiments often using rain exclusion devices for reduction treatments or irrigation for precipitation increases, with ambient conditions used as a control. Meta-analyses have failed to find a consistent relationship between the magnitude of precipitation changes and changes in either the abundance or taxonomic richness of soil fauna </w:t>
      </w:r>
      <w:r w:rsidR="002338B0">
        <w:fldChar w:fldCharType="begin" w:fldLock="1"/>
      </w:r>
      <w:r w:rsidR="002338B0">
        <w:instrText>ADDIN paperpile_citation &lt;clusterId&gt;Q581D841S231X852&lt;/clusterId&gt;&lt;metadata&gt;&lt;citation&gt;&lt;id&gt;BB867162560311EE9FBDD18E945E4932&lt;/id&gt;&lt;/citation&gt;&lt;/metadata&gt;&lt;data&gt;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&lt;/data&gt; \* MERGEFORMAT</w:instrText>
      </w:r>
      <w:r w:rsidR="002338B0">
        <w:fldChar w:fldCharType="separate"/>
      </w:r>
      <w:r w:rsidR="002338B0">
        <w:rPr>
          <w:noProof/>
          <w:color w:val="000000"/>
        </w:rPr>
        <w:t>(Peng et al., 2022)</w:t>
      </w:r>
      <w:r w:rsidR="002338B0">
        <w:rPr>
          <w:color w:val="000000"/>
        </w:rPr>
        <w:fldChar w:fldCharType="end"/>
      </w:r>
      <w:r>
        <w:t xml:space="preserve">. This could in part reflect diverging responses in taxonomic groups to precipitation changes </w:t>
      </w:r>
      <w:r w:rsidR="002338B0">
        <w:fldChar w:fldCharType="begin" w:fldLock="1"/>
      </w:r>
      <w:r w:rsidR="002338B0">
        <w:instrText>ADDIN paperpile_citation &lt;clusterId&gt;L638Z985O376T199&lt;/clusterId&gt;&lt;metadata&gt;&lt;citation&gt;&lt;id&gt;58DA3C8855F911EE9F1AD18E945E4932&lt;/id&gt;&lt;/citation&gt;&lt;/metadata&gt;&lt;data&gt;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&lt;/data&gt; \* MERGEFORMAT</w:instrText>
      </w:r>
      <w:r w:rsidR="002338B0">
        <w:fldChar w:fldCharType="separate"/>
      </w:r>
      <w:r w:rsidR="002338B0">
        <w:rPr>
          <w:noProof/>
          <w:color w:val="000000"/>
        </w:rPr>
        <w:t>(Coyle et al., 2017)</w:t>
      </w:r>
      <w:r w:rsidR="002338B0">
        <w:rPr>
          <w:color w:val="000000"/>
        </w:rPr>
        <w:fldChar w:fldCharType="end"/>
      </w:r>
      <w:r>
        <w:t xml:space="preserve">. Functional traits, </w:t>
      </w:r>
      <w:r>
        <w:rPr>
          <w:highlight w:val="white"/>
        </w:rPr>
        <w:t xml:space="preserve">morphological, physiological or phenological features measurable at the individual level </w:t>
      </w:r>
      <w:r w:rsidR="002338B0">
        <w:fldChar w:fldCharType="begin" w:fldLock="1"/>
      </w:r>
      <w:r w:rsidR="002338B0">
        <w:instrText>ADDIN paperpile_citation &lt;clusterId&gt;L995Z352V643S336&lt;/clusterId&gt;&lt;metadata&gt;&lt;citation&gt;&lt;id&gt;96E8D0C471A211EE9C17C2A7D2A92DCC&lt;/id&gt;&lt;/citation&gt;&lt;/metadata&gt;&lt;data&gt;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&lt;/data&gt; \* MERGEFORMAT</w:instrText>
      </w:r>
      <w:r w:rsidR="002338B0">
        <w:fldChar w:fldCharType="separate"/>
      </w:r>
      <w:r w:rsidR="002338B0">
        <w:rPr>
          <w:noProof/>
          <w:color w:val="000000"/>
          <w:highlight w:val="white"/>
        </w:rPr>
        <w:t>(Violle et al., 2007)</w:t>
      </w:r>
      <w:r w:rsidR="002338B0">
        <w:rPr>
          <w:color w:val="000000"/>
          <w:highlight w:val="white"/>
        </w:rPr>
        <w:fldChar w:fldCharType="end"/>
      </w:r>
      <w:r>
        <w:t>, might offer a tractable way to disentangle some of these differences.</w:t>
      </w:r>
    </w:p>
    <w:p w14:paraId="17B39C5F" w14:textId="77777777" w:rsidR="009439DD" w:rsidRDefault="002813DB" w:rsidP="00AA7A9F">
      <w:pPr>
        <w:spacing w:line="480" w:lineRule="auto"/>
        <w:ind w:firstLine="720"/>
      </w:pPr>
      <w:r>
        <w:t xml:space="preserve">There are many traits that could influence soil faunal responses to precipitation change. Here we focus on three. First, taxa that inhabit the litter layer are likely to be more exposed to extreme fluctuations in moisture, and thus to respond more strongly than taxa inhabiting deeper, more buffered soil horizons </w:t>
      </w:r>
      <w:r w:rsidR="002338B0">
        <w:fldChar w:fldCharType="begin" w:fldLock="1"/>
      </w:r>
      <w:r w:rsidR="002338B0">
        <w:instrText>ADDIN paperpile_citation &lt;clusterId&gt;O345B623X183V717&lt;/clusterId&gt;&lt;metadata&gt;&lt;citation&gt;&lt;id&gt;3D90DE5655FD11EEAD7D79EBD2A92DCC&lt;/id&gt;&lt;/citation&gt;&lt;/metadata&gt;&lt;data&gt;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&lt;/data&gt; \* MERGEFORMAT</w:instrText>
      </w:r>
      <w:r w:rsidR="002338B0">
        <w:fldChar w:fldCharType="separate"/>
      </w:r>
      <w:r w:rsidR="002338B0">
        <w:rPr>
          <w:noProof/>
          <w:color w:val="000000"/>
        </w:rPr>
        <w:t>(Fraser et al., 2012)</w:t>
      </w:r>
      <w:r w:rsidR="002338B0">
        <w:rPr>
          <w:color w:val="000000"/>
        </w:rPr>
        <w:fldChar w:fldCharType="end"/>
      </w:r>
      <w:r>
        <w:t xml:space="preserve">. Second, the presence of an exoskeleton and a cuticle layer that helps to reduce water loss and may hence render arthropods less prone to desiccation than soft-bodied annelids such as </w:t>
      </w:r>
      <w:proofErr w:type="spellStart"/>
      <w:r>
        <w:t>Enchytraeidae</w:t>
      </w:r>
      <w:proofErr w:type="spellEnd"/>
      <w:r>
        <w:t xml:space="preserve"> </w:t>
      </w:r>
      <w:r w:rsidR="002338B0">
        <w:fldChar w:fldCharType="begin" w:fldLock="1"/>
      </w:r>
      <w:r w:rsidR="002338B0">
        <w:instrText>ADDIN paperpile_citation &lt;clusterId&gt;U612B969X449U164&lt;/clusterId&gt;&lt;metadata&gt;&lt;citation&gt;&lt;id&gt;E4C9516655E011EEAA9B79EBD2A92DCC&lt;/id&gt;&lt;/citation&gt;&lt;citation&gt;&lt;id&gt;44CA84C255FF11EEB1F879EBD2A92DCC&lt;/id&gt;&lt;/citation&gt;&lt;/metadata&gt;&lt;data&gt;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&lt;/data&gt; \* MERGEFORMAT</w:instrText>
      </w:r>
      <w:r w:rsidR="002338B0">
        <w:fldChar w:fldCharType="separate"/>
      </w:r>
      <w:r w:rsidR="002338B0">
        <w:rPr>
          <w:noProof/>
          <w:color w:val="000000"/>
        </w:rPr>
        <w:t>(Evans, 2008; Singh et al., 2019)</w:t>
      </w:r>
      <w:r w:rsidR="002338B0">
        <w:rPr>
          <w:color w:val="000000"/>
        </w:rPr>
        <w:fldChar w:fldCharType="end"/>
      </w:r>
      <w:r>
        <w:t xml:space="preserve">. Third, body size relates to microhabitat preferences and therefore dependence on water availability. For example, </w:t>
      </w:r>
      <w:proofErr w:type="spellStart"/>
      <w:r>
        <w:t>microfauna</w:t>
      </w:r>
      <w:proofErr w:type="spellEnd"/>
      <w:r>
        <w:t xml:space="preserve">, such as nematodes, inhabit water films, so may be particularly vulnerable as they are essentially aquatic organisms </w:t>
      </w:r>
      <w:r w:rsidR="002338B0">
        <w:fldChar w:fldCharType="begin" w:fldLock="1"/>
      </w:r>
      <w:r w:rsidR="002338B0">
        <w:instrText>ADDIN paperpile_citation &lt;clusterId&gt;D395R653G943D766&lt;/clusterId&gt;&lt;metadata&gt;&lt;citation&gt;&lt;id&gt;AAF34BDA57A811EEBA71D18E945E4932&lt;/id&gt;&lt;/citation&gt;&lt;/metadata&gt;&lt;data&gt;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&lt;/data&gt; \* MERGEFORMAT</w:instrText>
      </w:r>
      <w:r w:rsidR="002338B0">
        <w:fldChar w:fldCharType="separate"/>
      </w:r>
      <w:r w:rsidR="002338B0">
        <w:rPr>
          <w:noProof/>
          <w:color w:val="000000"/>
        </w:rPr>
        <w:t>(Vandegehuchte et al., 2015)</w:t>
      </w:r>
      <w:r w:rsidR="002338B0">
        <w:rPr>
          <w:color w:val="000000"/>
        </w:rPr>
        <w:fldChar w:fldCharType="end"/>
      </w:r>
      <w:r>
        <w:t xml:space="preserve">, mesofauna, such as Collembola, are sensitive to changes in soil moisture because they are confined to existing air-filled pore spaces </w:t>
      </w:r>
      <w:r w:rsidR="002338B0">
        <w:fldChar w:fldCharType="begin" w:fldLock="1"/>
      </w:r>
      <w:r w:rsidR="002338B0">
        <w:instrText>ADDIN paperpile_citation &lt;clusterId&gt;G753T731J421N214&lt;/clusterId&gt;&lt;metadata&gt;&lt;citation&gt;&lt;id&gt;8C346CAE55DE11EE9F31D18E945E4932&lt;/id&gt;&lt;/citation&gt;&lt;/metadata&gt;&lt;data&gt;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&lt;/data&gt; \* MERGEFORMAT</w:instrText>
      </w:r>
      <w:r w:rsidR="002338B0">
        <w:fldChar w:fldCharType="separate"/>
      </w:r>
      <w:r w:rsidR="002338B0">
        <w:rPr>
          <w:noProof/>
          <w:color w:val="000000"/>
        </w:rPr>
        <w:t>(Wang et al., 2022)</w:t>
      </w:r>
      <w:r w:rsidR="002338B0">
        <w:rPr>
          <w:color w:val="000000"/>
        </w:rPr>
        <w:fldChar w:fldCharType="end"/>
      </w:r>
      <w:r>
        <w:t xml:space="preserve"> while macrofauna can create their own pore spaces (Lavelle et al., 2002) and </w:t>
      </w:r>
      <w:r>
        <w:lastRenderedPageBreak/>
        <w:t xml:space="preserve">are more capable of avoidant behaviour such as burrowing to deeper depths </w:t>
      </w:r>
      <w:r w:rsidR="002338B0">
        <w:fldChar w:fldCharType="begin" w:fldLock="1"/>
      </w:r>
      <w:r w:rsidR="002338B0">
        <w:instrText>ADDIN paperpile_citation &lt;clusterId&gt;F919T169P759M271&lt;/clusterId&gt;&lt;metadata&gt;&lt;citation&gt;&lt;id&gt;757261A857A811EE81F2D18E945E4932&lt;/id&gt;&lt;/citation&gt;&lt;/metadata&gt;&lt;data&gt;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&lt;/data&gt; \* MERGEFORMAT</w:instrText>
      </w:r>
      <w:r w:rsidR="002338B0">
        <w:fldChar w:fldCharType="separate"/>
      </w:r>
      <w:r w:rsidR="002338B0">
        <w:rPr>
          <w:noProof/>
          <w:color w:val="000000"/>
        </w:rPr>
        <w:t>(Gerard, 1967)</w:t>
      </w:r>
      <w:r w:rsidR="002338B0">
        <w:rPr>
          <w:color w:val="000000"/>
        </w:rPr>
        <w:fldChar w:fldCharType="end"/>
      </w:r>
      <w:r>
        <w:t>. Therefore, increasing body size likely yields greater resistance to changes in precipitation. Integrating information on these functional traits into research syntheses should allow for a mechanistic understanding as to why soil faunal responses to precipitation are heterogeneous.</w:t>
      </w:r>
    </w:p>
    <w:p w14:paraId="60829D7C" w14:textId="77777777" w:rsidR="009439DD" w:rsidRDefault="002813DB" w:rsidP="00AA7A9F">
      <w:pPr>
        <w:spacing w:line="480" w:lineRule="auto"/>
        <w:ind w:firstLine="720"/>
        <w:jc w:val="both"/>
      </w:pPr>
      <w:r>
        <w:t xml:space="preserve">Alongside a lack of understanding of between-study variability, it is also unclear how study design impacts study results. Meta-research in ecology has shown that differences in experimental and sampling designs can have large impacts on the accuracy of estimates of biodiversity change </w:t>
      </w:r>
      <w:r w:rsidR="002338B0">
        <w:fldChar w:fldCharType="begin" w:fldLock="1"/>
      </w:r>
      <w:r w:rsidR="002338B0">
        <w:instrText>ADDIN paperpile_citation &lt;clusterId&gt;B257P215L895I328&lt;/clusterId&gt;&lt;metadata&gt;&lt;citation&gt;&lt;id&gt;1DE5834A4C9D11EE9297D18E945E4932&lt;/id&gt;&lt;/citation&gt;&lt;citation&gt;&lt;id&gt;0FC510504C9D11EE93D3D18E945E4932&lt;/id&gt;&lt;/citation&gt;&lt;citation&gt;&lt;id&gt;E640F2D8668411EE8E69C2A7D2A92DCC&lt;/id&gt;&lt;/citation&gt;&lt;/metadata&gt;&lt;data&gt;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&lt;/data&gt; \* MERGEFORMAT</w:instrText>
      </w:r>
      <w:r w:rsidR="002338B0">
        <w:fldChar w:fldCharType="separate"/>
      </w:r>
      <w:r w:rsidR="002338B0">
        <w:rPr>
          <w:noProof/>
          <w:color w:val="000000"/>
        </w:rPr>
        <w:t>(Christie et al., 2019, 2020; Spake, Mori, Beckmann, Martin, et al., 2021)</w:t>
      </w:r>
      <w:r w:rsidR="002338B0">
        <w:rPr>
          <w:color w:val="000000"/>
        </w:rPr>
        <w:fldChar w:fldCharType="end"/>
      </w:r>
      <w:r>
        <w:t xml:space="preserve">. But methodological robustness is rarely assessed in ecological meta-analyses </w:t>
      </w:r>
      <w:r w:rsidR="002338B0">
        <w:fldChar w:fldCharType="begin" w:fldLock="1"/>
      </w:r>
      <w:r w:rsidR="002338B0">
        <w:instrText>ADDIN paperpile_citation &lt;clusterId&gt;B594O574K965I655&lt;/clusterId&gt;&lt;metadata&gt;&lt;citation&gt;&lt;id&gt;5E78BD5E561211EEBA5E79EBD2A92DCC&lt;/id&gt;&lt;/citation&gt;&lt;/metadata&gt;&lt;data&gt;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&lt;/data&gt; \* MERGEFORMAT</w:instrText>
      </w:r>
      <w:r w:rsidR="002338B0">
        <w:fldChar w:fldCharType="separate"/>
      </w:r>
      <w:r w:rsidR="002338B0">
        <w:rPr>
          <w:noProof/>
          <w:color w:val="000000"/>
        </w:rPr>
        <w:t>(Pullin et al., 2022)</w:t>
      </w:r>
      <w:r w:rsidR="002338B0">
        <w:rPr>
          <w:color w:val="000000"/>
        </w:rPr>
        <w:fldChar w:fldCharType="end"/>
      </w:r>
      <w:r>
        <w:t xml:space="preserve">. As well as methodological robustness, it is also unclear if experimental studies employ realistic future precipitation scenarios. This is a particularly serious issue, given existing concerns about the use of unrealistic precipitation manipulations in global change experiments which may result in under- or over- estimations of impact </w:t>
      </w:r>
      <w:r w:rsidR="002338B0">
        <w:fldChar w:fldCharType="begin" w:fldLock="1"/>
      </w:r>
      <w:r w:rsidR="002338B0">
        <w:instrText>ADDIN paperpile_citation &lt;clusterId&gt;D642R799G189E793&lt;/clusterId&gt;&lt;metadata&gt;&lt;citation&gt;&lt;id&gt;99EB18A057B611EE8245D18E945E4932&lt;/id&gt;&lt;/citation&gt;&lt;citation&gt;&lt;id&gt;860B5DDA5DCF11EEBCCDD18E945E4932&lt;/id&gt;&lt;/citation&gt;&lt;/metadata&gt;&lt;data&gt;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&lt;/data&gt; \* MERGEFORMAT</w:instrText>
      </w:r>
      <w:r w:rsidR="002338B0">
        <w:fldChar w:fldCharType="separate"/>
      </w:r>
      <w:r w:rsidR="002338B0">
        <w:rPr>
          <w:noProof/>
          <w:color w:val="000000"/>
        </w:rPr>
        <w:t>(Korell et al., 2020; Kröel-Dulay et al., 2022)</w:t>
      </w:r>
      <w:r w:rsidR="002338B0">
        <w:rPr>
          <w:color w:val="000000"/>
        </w:rPr>
        <w:fldChar w:fldCharType="end"/>
      </w:r>
      <w:r>
        <w:t>.</w:t>
      </w:r>
    </w:p>
    <w:p w14:paraId="0DE08800" w14:textId="77777777" w:rsidR="009439DD" w:rsidRDefault="002813DB" w:rsidP="00AA7A9F">
      <w:pPr>
        <w:spacing w:line="480" w:lineRule="auto"/>
        <w:ind w:firstLine="720"/>
        <w:jc w:val="both"/>
      </w:pPr>
      <w:r>
        <w:t xml:space="preserve">To address these knowledge gaps, we carried out the first meta-analysis of the effects of precipitation changes on soil and litter fauna in forests. In this study, we address three questions: (1) What are the impacts of precipitation changes on the abundance and diversity of forest soil and litter invertebrate fauna? (2) What are the major determinants of the impacts of precipitation changes on abundance and diversity? (3) What are the major biases in studies of the impacts of precipitation change on forest soil and litter invertebrate fauna? </w:t>
      </w:r>
    </w:p>
    <w:p w14:paraId="79CE1554" w14:textId="77777777" w:rsidR="009439DD" w:rsidRDefault="002813DB" w:rsidP="00AA7A9F">
      <w:pPr>
        <w:spacing w:after="240" w:line="480" w:lineRule="auto"/>
        <w:ind w:firstLine="720"/>
        <w:jc w:val="both"/>
        <w:rPr>
          <w:b/>
        </w:rPr>
      </w:pPr>
      <w:r>
        <w:t>For question 1, we hypothesised that precipitation reductions cause declines in the abundance and diversity of soil and litter fauna, whereas additional precipitation causes an increase in abundance and diversity (H1, Figure 1a). For question 2, we tested four hypotheses: (</w:t>
      </w:r>
      <w:proofErr w:type="spellStart"/>
      <w:r>
        <w:t>i</w:t>
      </w:r>
      <w:proofErr w:type="spellEnd"/>
      <w:r>
        <w:t xml:space="preserve">) an increased magnitude of changes in precipitation amplifies changes in abundance and diversity (H2, Figure 1b); or that the effect of precipitation magnitude is further amplified for organisms found in litter compared to soil dwellers (H3, Figure 1c), for organisms </w:t>
      </w:r>
      <w:r>
        <w:lastRenderedPageBreak/>
        <w:t xml:space="preserve">without an exoskeleton compared to those with </w:t>
      </w:r>
      <w:proofErr w:type="spellStart"/>
      <w:r>
        <w:t>en</w:t>
      </w:r>
      <w:proofErr w:type="spellEnd"/>
      <w:r>
        <w:t xml:space="preserve"> exoskeleton (H4, Figure 1d), or for organisms with smaller body sizes (H5, Figure 1e). There were no hypotheses for question 3.</w:t>
      </w:r>
    </w:p>
    <w:p w14:paraId="72153398" w14:textId="77777777" w:rsidR="009439DD" w:rsidRDefault="002813DB" w:rsidP="00AA7A9F">
      <w:pPr>
        <w:spacing w:before="240" w:after="240" w:line="480" w:lineRule="auto"/>
        <w:rPr>
          <w:b/>
        </w:rPr>
      </w:pPr>
      <w:r>
        <w:rPr>
          <w:b/>
          <w:noProof/>
        </w:rPr>
        <w:drawing>
          <wp:inline distT="114300" distB="114300" distL="114300" distR="114300" wp14:anchorId="22722E7A" wp14:editId="116DCC79">
            <wp:extent cx="5731200" cy="38227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1200" cy="3822700"/>
                    </a:xfrm>
                    <a:prstGeom prst="rect">
                      <a:avLst/>
                    </a:prstGeom>
                    <a:ln/>
                  </pic:spPr>
                </pic:pic>
              </a:graphicData>
            </a:graphic>
          </wp:inline>
        </w:drawing>
      </w:r>
    </w:p>
    <w:p w14:paraId="326946A1" w14:textId="77777777" w:rsidR="009439DD" w:rsidRDefault="002813DB" w:rsidP="00AA7A9F">
      <w:pPr>
        <w:spacing w:before="240" w:after="240" w:line="480" w:lineRule="auto"/>
        <w:rPr>
          <w:b/>
        </w:rPr>
      </w:pPr>
      <w:r>
        <w:rPr>
          <w:b/>
        </w:rPr>
        <w:t>Figure 1</w:t>
      </w:r>
      <w:r>
        <w:t xml:space="preserve"> - Conceptual diagram of the hypotheses we test in this study - (a) precipitation reductions negatively affect soil fauna abundance and diversity, while precipitation increases have positive impacts; (b) abundance and diversity changes with respect to control plots are driven by the magnitude of precipitation changes; (c) the effects of changes in precipitation depend on whether invertebrate fauna are found in the soil or the litter; (d) the effects of changes in precipitation depend on whether invertebrate fauna have an exoskeleton or not; (e) the effects of changes in precipitation depend on the body size of invertebrate fauna. Dashed lines represent points at which there is no change in precipitation or no change in effect sizes relating to soil and litter fauna biodiversity. Effect size refers to the differences in abundance or biodiversity between control and treatment groups, with positive changes representing increases in abundance or biodiversity and decreases representing a loss in </w:t>
      </w:r>
      <w:r>
        <w:lastRenderedPageBreak/>
        <w:t>abundance or biodiversity. For all of these hypotheses we assume that abundance and diversity did not change for the control groups.</w:t>
      </w:r>
      <w:r>
        <w:br w:type="page"/>
      </w:r>
    </w:p>
    <w:p w14:paraId="0BC7646F" w14:textId="77777777" w:rsidR="009439DD" w:rsidRDefault="002813DB" w:rsidP="00AA7A9F">
      <w:pPr>
        <w:spacing w:before="240" w:after="240" w:line="480" w:lineRule="auto"/>
        <w:rPr>
          <w:b/>
        </w:rPr>
      </w:pPr>
      <w:r>
        <w:rPr>
          <w:b/>
        </w:rPr>
        <w:lastRenderedPageBreak/>
        <w:t>Material and Methods</w:t>
      </w:r>
    </w:p>
    <w:p w14:paraId="7B64B6E9" w14:textId="77777777" w:rsidR="009439DD" w:rsidRDefault="002813DB" w:rsidP="00AA7A9F">
      <w:pPr>
        <w:spacing w:before="240" w:line="480" w:lineRule="auto"/>
        <w:rPr>
          <w:b/>
        </w:rPr>
      </w:pPr>
      <w:r>
        <w:rPr>
          <w:b/>
        </w:rPr>
        <w:t>Searches and screening</w:t>
      </w:r>
    </w:p>
    <w:p w14:paraId="61C9F883" w14:textId="77777777" w:rsidR="009439DD" w:rsidRDefault="002813DB" w:rsidP="00AA7A9F">
      <w:pPr>
        <w:spacing w:line="480" w:lineRule="auto"/>
        <w:ind w:firstLine="720"/>
      </w:pPr>
      <w:r>
        <w:t xml:space="preserve">This study focuses on the impacts of precipitation changes on forest soil and litter invertebrate fauna in field settings. We formally defined these as PECOS elements </w:t>
      </w:r>
      <w:r w:rsidR="002338B0">
        <w:fldChar w:fldCharType="begin" w:fldLock="1"/>
      </w:r>
      <w:r w:rsidR="002338B0">
        <w:instrText>ADDIN paperpile_citation &lt;clusterId&gt;T565H622W913A726&lt;/clusterId&gt;&lt;metadata&gt;&lt;citation&gt;&lt;id&gt;92280E224BCA11EEB60679EBD2A92DCC&lt;/id&gt;&lt;prefix&gt;Table 1, &lt;/prefix&gt;&lt;/citation&gt;&lt;/metadata&gt;&lt;data&gt;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&lt;/data&gt; \* MERGEFORMAT</w:instrText>
      </w:r>
      <w:r w:rsidR="002338B0">
        <w:fldChar w:fldCharType="separate"/>
      </w:r>
      <w:r w:rsidR="002338B0">
        <w:rPr>
          <w:noProof/>
          <w:color w:val="000000"/>
        </w:rPr>
        <w:t>(Table 1, Grames et al., 2019)</w:t>
      </w:r>
      <w:r w:rsidR="002338B0">
        <w:rPr>
          <w:color w:val="000000"/>
        </w:rPr>
        <w:fldChar w:fldCharType="end"/>
      </w:r>
      <w:r>
        <w:t xml:space="preserve">. More precise definitions of these elements can be found in the Supplementary methods. This study follows guidelines for synthesis in environmental management </w:t>
      </w:r>
      <w:r w:rsidR="002338B0">
        <w:fldChar w:fldCharType="begin" w:fldLock="1"/>
      </w:r>
      <w:r w:rsidR="002338B0">
        <w:instrText>ADDIN paperpile_citation &lt;clusterId&gt;T824G972W362A965&lt;/clusterId&gt;&lt;metadata&gt;&lt;citation&gt;&lt;id&gt;894169024BCA11EEAC1579EBD2A92DCC&lt;/id&gt;&lt;/citation&gt;&lt;/metadata&gt;&lt;data&gt;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&lt;/data&gt; \* MERGEFORMAT</w:instrText>
      </w:r>
      <w:r w:rsidR="002338B0">
        <w:fldChar w:fldCharType="separate"/>
      </w:r>
      <w:r w:rsidR="002338B0">
        <w:rPr>
          <w:noProof/>
          <w:color w:val="000000"/>
        </w:rPr>
        <w:t>(Collaboration for Environmental Evidence, 2018)</w:t>
      </w:r>
      <w:r w:rsidR="002338B0">
        <w:rPr>
          <w:color w:val="000000"/>
        </w:rPr>
        <w:fldChar w:fldCharType="end"/>
      </w:r>
      <w:r>
        <w:t xml:space="preserve">, for more details of this see the completed ROSES checklist (Supplementary file 1). </w:t>
      </w:r>
    </w:p>
    <w:p w14:paraId="1C4F9AC6" w14:textId="77777777" w:rsidR="009439DD" w:rsidRDefault="009439DD" w:rsidP="00AA7A9F">
      <w:pPr>
        <w:spacing w:line="480" w:lineRule="auto"/>
      </w:pPr>
    </w:p>
    <w:p w14:paraId="34F167F6" w14:textId="77777777" w:rsidR="009439DD" w:rsidRDefault="002813DB" w:rsidP="00AA7A9F">
      <w:pPr>
        <w:spacing w:line="480" w:lineRule="auto"/>
      </w:pPr>
      <w:r>
        <w:rPr>
          <w:b/>
        </w:rPr>
        <w:t>Table 1</w:t>
      </w:r>
      <w:r>
        <w:t xml:space="preserve"> - Different PECOS elements used to define the scope of the meta-analysis</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439DD" w14:paraId="3FEF5FAA" w14:textId="77777777">
        <w:tc>
          <w:tcPr>
            <w:tcW w:w="4514" w:type="dxa"/>
            <w:shd w:val="clear" w:color="auto" w:fill="auto"/>
            <w:tcMar>
              <w:top w:w="100" w:type="dxa"/>
              <w:left w:w="100" w:type="dxa"/>
              <w:bottom w:w="100" w:type="dxa"/>
              <w:right w:w="100" w:type="dxa"/>
            </w:tcMar>
          </w:tcPr>
          <w:p w14:paraId="2C2E0D87" w14:textId="77777777" w:rsidR="009439DD" w:rsidRDefault="002813DB" w:rsidP="00351348">
            <w:pPr>
              <w:widowControl w:val="0"/>
              <w:pBdr>
                <w:top w:val="nil"/>
                <w:left w:val="nil"/>
                <w:bottom w:val="nil"/>
                <w:right w:val="nil"/>
                <w:between w:val="nil"/>
              </w:pBdr>
              <w:spacing w:line="240" w:lineRule="auto"/>
              <w:rPr>
                <w:b/>
              </w:rPr>
            </w:pPr>
            <w:r>
              <w:rPr>
                <w:b/>
              </w:rPr>
              <w:t>PECOS element</w:t>
            </w:r>
          </w:p>
        </w:tc>
        <w:tc>
          <w:tcPr>
            <w:tcW w:w="4514" w:type="dxa"/>
            <w:shd w:val="clear" w:color="auto" w:fill="auto"/>
            <w:tcMar>
              <w:top w:w="100" w:type="dxa"/>
              <w:left w:w="100" w:type="dxa"/>
              <w:bottom w:w="100" w:type="dxa"/>
              <w:right w:w="100" w:type="dxa"/>
            </w:tcMar>
          </w:tcPr>
          <w:p w14:paraId="7DC9C09E" w14:textId="77777777" w:rsidR="009439DD" w:rsidRDefault="002813DB" w:rsidP="00351348">
            <w:pPr>
              <w:widowControl w:val="0"/>
              <w:pBdr>
                <w:top w:val="nil"/>
                <w:left w:val="nil"/>
                <w:bottom w:val="nil"/>
                <w:right w:val="nil"/>
                <w:between w:val="nil"/>
              </w:pBdr>
              <w:spacing w:line="240" w:lineRule="auto"/>
              <w:rPr>
                <w:b/>
              </w:rPr>
            </w:pPr>
            <w:r>
              <w:rPr>
                <w:b/>
              </w:rPr>
              <w:t>Description</w:t>
            </w:r>
          </w:p>
        </w:tc>
      </w:tr>
      <w:tr w:rsidR="009439DD" w14:paraId="3A3CD3C9" w14:textId="77777777">
        <w:tc>
          <w:tcPr>
            <w:tcW w:w="4514" w:type="dxa"/>
            <w:shd w:val="clear" w:color="auto" w:fill="auto"/>
            <w:tcMar>
              <w:top w:w="100" w:type="dxa"/>
              <w:left w:w="100" w:type="dxa"/>
              <w:bottom w:w="100" w:type="dxa"/>
              <w:right w:w="100" w:type="dxa"/>
            </w:tcMar>
          </w:tcPr>
          <w:p w14:paraId="5D35D6BF" w14:textId="77777777" w:rsidR="009439DD" w:rsidRDefault="002813DB" w:rsidP="00351348">
            <w:pPr>
              <w:widowControl w:val="0"/>
              <w:pBdr>
                <w:top w:val="nil"/>
                <w:left w:val="nil"/>
                <w:bottom w:val="nil"/>
                <w:right w:val="nil"/>
                <w:between w:val="nil"/>
              </w:pBdr>
              <w:spacing w:line="240" w:lineRule="auto"/>
            </w:pPr>
            <w:r>
              <w:t>Population</w:t>
            </w:r>
          </w:p>
        </w:tc>
        <w:tc>
          <w:tcPr>
            <w:tcW w:w="4514" w:type="dxa"/>
            <w:shd w:val="clear" w:color="auto" w:fill="auto"/>
            <w:tcMar>
              <w:top w:w="100" w:type="dxa"/>
              <w:left w:w="100" w:type="dxa"/>
              <w:bottom w:w="100" w:type="dxa"/>
              <w:right w:w="100" w:type="dxa"/>
            </w:tcMar>
          </w:tcPr>
          <w:p w14:paraId="757C3CFE" w14:textId="77777777" w:rsidR="009439DD" w:rsidRDefault="002813DB" w:rsidP="00351348">
            <w:pPr>
              <w:spacing w:line="240" w:lineRule="auto"/>
            </w:pPr>
            <w:r>
              <w:t>Soil and litter fauna found in forest ecosystems. We defined these as invertebrates which spend a significant proportion of their life in litter and/or soil, excluding ants. Details of the selected taxonomic groups are in Table S1.</w:t>
            </w:r>
          </w:p>
        </w:tc>
      </w:tr>
      <w:tr w:rsidR="009439DD" w14:paraId="65DCEC5A" w14:textId="77777777">
        <w:tc>
          <w:tcPr>
            <w:tcW w:w="4514" w:type="dxa"/>
            <w:shd w:val="clear" w:color="auto" w:fill="auto"/>
            <w:tcMar>
              <w:top w:w="100" w:type="dxa"/>
              <w:left w:w="100" w:type="dxa"/>
              <w:bottom w:w="100" w:type="dxa"/>
              <w:right w:w="100" w:type="dxa"/>
            </w:tcMar>
          </w:tcPr>
          <w:p w14:paraId="4A959512" w14:textId="77777777" w:rsidR="009439DD" w:rsidRDefault="002813DB" w:rsidP="00351348">
            <w:pPr>
              <w:spacing w:line="240" w:lineRule="auto"/>
            </w:pPr>
            <w:r>
              <w:t>Exposure</w:t>
            </w:r>
          </w:p>
        </w:tc>
        <w:tc>
          <w:tcPr>
            <w:tcW w:w="4514" w:type="dxa"/>
            <w:shd w:val="clear" w:color="auto" w:fill="auto"/>
            <w:tcMar>
              <w:top w:w="100" w:type="dxa"/>
              <w:left w:w="100" w:type="dxa"/>
              <w:bottom w:w="100" w:type="dxa"/>
              <w:right w:w="100" w:type="dxa"/>
            </w:tcMar>
          </w:tcPr>
          <w:p w14:paraId="67849F37" w14:textId="77777777" w:rsidR="009439DD" w:rsidRDefault="002813DB" w:rsidP="00351348">
            <w:pPr>
              <w:spacing w:line="240" w:lineRule="auto"/>
            </w:pPr>
            <w:r>
              <w:t xml:space="preserve">Reductions and increases in precipitation. </w:t>
            </w:r>
          </w:p>
        </w:tc>
      </w:tr>
      <w:tr w:rsidR="009439DD" w14:paraId="1548E127" w14:textId="77777777">
        <w:tc>
          <w:tcPr>
            <w:tcW w:w="4514" w:type="dxa"/>
            <w:shd w:val="clear" w:color="auto" w:fill="auto"/>
            <w:tcMar>
              <w:top w:w="100" w:type="dxa"/>
              <w:left w:w="100" w:type="dxa"/>
              <w:bottom w:w="100" w:type="dxa"/>
              <w:right w:w="100" w:type="dxa"/>
            </w:tcMar>
          </w:tcPr>
          <w:p w14:paraId="67641DB2" w14:textId="77777777" w:rsidR="009439DD" w:rsidRDefault="002813DB" w:rsidP="00351348">
            <w:pPr>
              <w:spacing w:line="240" w:lineRule="auto"/>
            </w:pPr>
            <w:r>
              <w:t>Comparison</w:t>
            </w:r>
          </w:p>
        </w:tc>
        <w:tc>
          <w:tcPr>
            <w:tcW w:w="4514" w:type="dxa"/>
            <w:shd w:val="clear" w:color="auto" w:fill="auto"/>
            <w:tcMar>
              <w:top w:w="100" w:type="dxa"/>
              <w:left w:w="100" w:type="dxa"/>
              <w:bottom w:w="100" w:type="dxa"/>
              <w:right w:w="100" w:type="dxa"/>
            </w:tcMar>
          </w:tcPr>
          <w:p w14:paraId="06D4302D" w14:textId="77777777" w:rsidR="009439DD" w:rsidRDefault="002813DB" w:rsidP="00351348">
            <w:pPr>
              <w:spacing w:line="240" w:lineRule="auto"/>
            </w:pPr>
            <w:r>
              <w:t>Any comparison between forests that vary in the frequency or intensity of precipitation that they are subject to. This comparison may be spatial or temporal.</w:t>
            </w:r>
          </w:p>
        </w:tc>
      </w:tr>
      <w:tr w:rsidR="009439DD" w14:paraId="1840AAE6" w14:textId="77777777">
        <w:tc>
          <w:tcPr>
            <w:tcW w:w="4514" w:type="dxa"/>
            <w:shd w:val="clear" w:color="auto" w:fill="auto"/>
            <w:tcMar>
              <w:top w:w="100" w:type="dxa"/>
              <w:left w:w="100" w:type="dxa"/>
              <w:bottom w:w="100" w:type="dxa"/>
              <w:right w:w="100" w:type="dxa"/>
            </w:tcMar>
          </w:tcPr>
          <w:p w14:paraId="27F24E7D" w14:textId="77777777" w:rsidR="009439DD" w:rsidRDefault="002813DB" w:rsidP="00351348">
            <w:pPr>
              <w:spacing w:line="240" w:lineRule="auto"/>
            </w:pPr>
            <w:r>
              <w:t>Outcomes</w:t>
            </w:r>
          </w:p>
        </w:tc>
        <w:tc>
          <w:tcPr>
            <w:tcW w:w="4514" w:type="dxa"/>
            <w:shd w:val="clear" w:color="auto" w:fill="auto"/>
            <w:tcMar>
              <w:top w:w="100" w:type="dxa"/>
              <w:left w:w="100" w:type="dxa"/>
              <w:bottom w:w="100" w:type="dxa"/>
              <w:right w:w="100" w:type="dxa"/>
            </w:tcMar>
          </w:tcPr>
          <w:p w14:paraId="15B9E987" w14:textId="77777777" w:rsidR="009439DD" w:rsidRDefault="002813DB" w:rsidP="00351348">
            <w:pPr>
              <w:spacing w:line="240" w:lineRule="auto"/>
            </w:pPr>
            <w:r>
              <w:t>Abundance, biomass, and diversity of soil and litter fauna.</w:t>
            </w:r>
          </w:p>
        </w:tc>
      </w:tr>
      <w:tr w:rsidR="009439DD" w14:paraId="278DBC69" w14:textId="77777777">
        <w:tc>
          <w:tcPr>
            <w:tcW w:w="4514" w:type="dxa"/>
            <w:shd w:val="clear" w:color="auto" w:fill="auto"/>
            <w:tcMar>
              <w:top w:w="100" w:type="dxa"/>
              <w:left w:w="100" w:type="dxa"/>
              <w:bottom w:w="100" w:type="dxa"/>
              <w:right w:w="100" w:type="dxa"/>
            </w:tcMar>
          </w:tcPr>
          <w:p w14:paraId="03E8FEA4" w14:textId="77777777" w:rsidR="009439DD" w:rsidRDefault="002813DB" w:rsidP="00351348">
            <w:pPr>
              <w:spacing w:line="240" w:lineRule="auto"/>
            </w:pPr>
            <w:r>
              <w:t>Space</w:t>
            </w:r>
          </w:p>
        </w:tc>
        <w:tc>
          <w:tcPr>
            <w:tcW w:w="4514" w:type="dxa"/>
            <w:shd w:val="clear" w:color="auto" w:fill="auto"/>
            <w:tcMar>
              <w:top w:w="100" w:type="dxa"/>
              <w:left w:w="100" w:type="dxa"/>
              <w:bottom w:w="100" w:type="dxa"/>
              <w:right w:w="100" w:type="dxa"/>
            </w:tcMar>
          </w:tcPr>
          <w:p w14:paraId="1C7D9F30" w14:textId="77777777" w:rsidR="009439DD" w:rsidRDefault="002813DB" w:rsidP="00351348">
            <w:pPr>
              <w:spacing w:line="240" w:lineRule="auto"/>
            </w:pPr>
            <w:r>
              <w:t xml:space="preserve">Studies carried out in the field. All types of forest and woodland are considered relevant. </w:t>
            </w:r>
          </w:p>
          <w:p w14:paraId="1A50C477" w14:textId="77777777" w:rsidR="009439DD" w:rsidRDefault="009439DD" w:rsidP="00351348">
            <w:pPr>
              <w:widowControl w:val="0"/>
              <w:pBdr>
                <w:top w:val="nil"/>
                <w:left w:val="nil"/>
                <w:bottom w:val="nil"/>
                <w:right w:val="nil"/>
                <w:between w:val="nil"/>
              </w:pBdr>
              <w:spacing w:line="240" w:lineRule="auto"/>
            </w:pPr>
          </w:p>
        </w:tc>
      </w:tr>
    </w:tbl>
    <w:p w14:paraId="0381BDF2" w14:textId="77777777" w:rsidR="009439DD" w:rsidRDefault="009439DD" w:rsidP="00AA7A9F">
      <w:pPr>
        <w:spacing w:line="480" w:lineRule="auto"/>
      </w:pPr>
    </w:p>
    <w:p w14:paraId="2360B06D" w14:textId="77777777" w:rsidR="009439DD" w:rsidRDefault="002813DB" w:rsidP="00AA7A9F">
      <w:pPr>
        <w:spacing w:line="480" w:lineRule="auto"/>
        <w:ind w:firstLine="720"/>
      </w:pPr>
      <w:r>
        <w:t xml:space="preserve">The searches for this study were carried out on 25/11/2021 as part of a systematic map on the impacts of natural disturbances on forest soil and litter fauna </w:t>
      </w:r>
      <w:r w:rsidR="002338B0">
        <w:fldChar w:fldCharType="begin" w:fldLock="1"/>
      </w:r>
      <w:r w:rsidR="002338B0">
        <w:instrText>ADDIN paperpile_citation &lt;clusterId&gt;V372J339F729D434&lt;/clusterId&gt;&lt;metadata&gt;&lt;citation&gt;&lt;id&gt;C9D24B0C4BCB11EE88A479EBD2A92DCC&lt;/id&gt;&lt;/citation&gt;&lt;/metadata&gt;&lt;data&gt;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&lt;/data&gt; \* MERGEFORMAT</w:instrText>
      </w:r>
      <w:r w:rsidR="002338B0">
        <w:fldChar w:fldCharType="separate"/>
      </w:r>
      <w:r w:rsidR="002338B0">
        <w:rPr>
          <w:noProof/>
          <w:color w:val="000000"/>
        </w:rPr>
        <w:t>(Martin et al., 2021)</w:t>
      </w:r>
      <w:r w:rsidR="002338B0">
        <w:rPr>
          <w:color w:val="000000"/>
        </w:rPr>
        <w:fldChar w:fldCharType="end"/>
      </w:r>
      <w:r>
        <w:t xml:space="preserve">. To identify search terms, we used </w:t>
      </w:r>
      <w:proofErr w:type="spellStart"/>
      <w:r>
        <w:t>Grames</w:t>
      </w:r>
      <w:proofErr w:type="spellEnd"/>
      <w:r>
        <w:t xml:space="preserve"> et </w:t>
      </w:r>
      <w:proofErr w:type="spellStart"/>
      <w:r>
        <w:t>al’s</w:t>
      </w:r>
      <w:proofErr w:type="spellEnd"/>
      <w:r>
        <w:t xml:space="preserve"> </w:t>
      </w:r>
      <w:r w:rsidR="002338B0">
        <w:fldChar w:fldCharType="begin" w:fldLock="1"/>
      </w:r>
      <w:r w:rsidR="002338B0">
        <w:instrText>ADDIN paperpile_citation &lt;clusterId&gt;V538J688F179C791&lt;/clusterId&gt;&lt;metadata&gt;&lt;citation&gt;&lt;id&gt;92280E224BCA11EEB60679EBD2A92DCC&lt;/id&gt;&lt;no_author&gt;true&lt;/no_author&gt;&lt;/citation&gt;&lt;/metadata&gt;&lt;data&gt;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&lt;/data&gt; \* MERGEFORMAT</w:instrText>
      </w:r>
      <w:r w:rsidR="002338B0">
        <w:fldChar w:fldCharType="separate"/>
      </w:r>
      <w:r w:rsidR="002338B0">
        <w:rPr>
          <w:noProof/>
          <w:color w:val="000000"/>
        </w:rPr>
        <w:t>(2019)</w:t>
      </w:r>
      <w:r w:rsidR="002338B0">
        <w:rPr>
          <w:color w:val="000000"/>
        </w:rPr>
        <w:fldChar w:fldCharType="end"/>
      </w:r>
      <w:r>
        <w:t xml:space="preserve"> method by creating search terms, using the R package </w:t>
      </w:r>
      <w:proofErr w:type="spellStart"/>
      <w:r>
        <w:t>litsearchr</w:t>
      </w:r>
      <w:proofErr w:type="spellEnd"/>
      <w:r>
        <w:t xml:space="preserve"> to suggest useful terms, and refining final search </w:t>
      </w:r>
      <w:r>
        <w:lastRenderedPageBreak/>
        <w:t xml:space="preserve">terms based on these suggestions (see supplementary methods for more details). Once search terms were identified, we searched four bibliographic platforms: Web of Science, Scopus, Google Scholar, and Open Access Theses and Dissertations. Since different bibliographic platforms and databases have different rules for the formatting of searches, we developed platform-specific searches (see Table S2). When searching Google Scholar, we used the R package </w:t>
      </w:r>
      <w:proofErr w:type="spellStart"/>
      <w:r>
        <w:t>gsscraper</w:t>
      </w:r>
      <w:proofErr w:type="spellEnd"/>
      <w:r>
        <w:t xml:space="preserve"> </w:t>
      </w:r>
      <w:r w:rsidR="002338B0">
        <w:fldChar w:fldCharType="begin" w:fldLock="1"/>
      </w:r>
      <w:r w:rsidR="002338B0">
        <w:instrText>ADDIN paperpile_citation &lt;clusterId&gt;Y787F744B224Y828&lt;/clusterId&gt;&lt;metadata&gt;&lt;citation&gt;&lt;id&gt;A0AE1BB44CC211EEA541D18E945E4932&lt;/id&gt;&lt;/citation&gt;&lt;/metadata&gt;&lt;data&gt;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&lt;/data&gt; \* MERGEFORMAT</w:instrText>
      </w:r>
      <w:r w:rsidR="002338B0">
        <w:fldChar w:fldCharType="separate"/>
      </w:r>
      <w:r w:rsidR="002338B0">
        <w:rPr>
          <w:noProof/>
          <w:color w:val="000000"/>
        </w:rPr>
        <w:t>(Haddaway, 2020)</w:t>
      </w:r>
      <w:r w:rsidR="002338B0">
        <w:rPr>
          <w:color w:val="000000"/>
        </w:rPr>
        <w:fldChar w:fldCharType="end"/>
      </w:r>
      <w:r>
        <w:t xml:space="preserve"> to download the first 1000 relevant references we found. By searching for unpublished grey literature as well as published, peer-reviewed literature, we aimed to minimise the risk of publication bias which could lead inaccurate estimates of disturbance impacts </w:t>
      </w:r>
      <w:r w:rsidR="002338B0">
        <w:fldChar w:fldCharType="begin" w:fldLock="1"/>
      </w:r>
      <w:r w:rsidR="002338B0">
        <w:instrText>ADDIN paperpile_citation &lt;clusterId&gt;X724L173A564E275&lt;/clusterId&gt;&lt;metadata&gt;&lt;citation&gt;&lt;id&gt;6E31A5880B850D23B584458CF74C0944&lt;/id&gt;&lt;/citation&gt;&lt;/metadata&gt;&lt;data&gt;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&lt;/data&gt; \* MERGEFORMAT</w:instrText>
      </w:r>
      <w:r w:rsidR="002338B0">
        <w:fldChar w:fldCharType="separate"/>
      </w:r>
      <w:r w:rsidR="002338B0">
        <w:rPr>
          <w:noProof/>
          <w:color w:val="000000"/>
        </w:rPr>
        <w:t>(Konno &amp; Pullin, 2020)</w:t>
      </w:r>
      <w:r w:rsidR="002338B0">
        <w:rPr>
          <w:color w:val="000000"/>
        </w:rPr>
        <w:fldChar w:fldCharType="end"/>
      </w:r>
      <w:r>
        <w:t xml:space="preserve">. In addition to formal searches, we contacted expert researchers to help identify potentially relevant studies and included references from primary studies that met our inclusion criteria using the R package </w:t>
      </w:r>
      <w:proofErr w:type="spellStart"/>
      <w:r>
        <w:t>citationchaser</w:t>
      </w:r>
      <w:proofErr w:type="spellEnd"/>
      <w:r>
        <w:t xml:space="preserve"> (</w:t>
      </w:r>
      <w:proofErr w:type="spellStart"/>
      <w:r>
        <w:t>Haddaway</w:t>
      </w:r>
      <w:proofErr w:type="spellEnd"/>
      <w:r>
        <w:t xml:space="preserve">, Grainger &amp; </w:t>
      </w:r>
      <w:proofErr w:type="spellStart"/>
      <w:r>
        <w:t>Gray</w:t>
      </w:r>
      <w:proofErr w:type="spellEnd"/>
      <w:r>
        <w:t xml:space="preserve"> 2021). </w:t>
      </w:r>
    </w:p>
    <w:p w14:paraId="4F5D1253" w14:textId="77777777" w:rsidR="009439DD" w:rsidRDefault="002813DB" w:rsidP="00AA7A9F">
      <w:pPr>
        <w:spacing w:line="480" w:lineRule="auto"/>
        <w:ind w:firstLine="720"/>
      </w:pPr>
      <w:r>
        <w:t>Once searches were complete, we downloaded all references found as .bib or .</w:t>
      </w:r>
      <w:proofErr w:type="spellStart"/>
      <w:r>
        <w:t>ris</w:t>
      </w:r>
      <w:proofErr w:type="spellEnd"/>
      <w:r>
        <w:t xml:space="preserve"> files and used the R package </w:t>
      </w:r>
      <w:proofErr w:type="spellStart"/>
      <w:r>
        <w:t>synthesisr</w:t>
      </w:r>
      <w:proofErr w:type="spellEnd"/>
      <w:r>
        <w:t xml:space="preserve"> to remove duplicate articles </w:t>
      </w:r>
      <w:r w:rsidR="002338B0">
        <w:fldChar w:fldCharType="begin" w:fldLock="1"/>
      </w:r>
      <w:r w:rsidR="002338B0">
        <w:instrText>ADDIN paperpile_citation &lt;clusterId&gt;H426V774K264O878&lt;/clusterId&gt;&lt;metadata&gt;&lt;citation&gt;&lt;id&gt;F197733E4C0611EEB9D379EBD2A92DCC&lt;/id&gt;&lt;/citation&gt;&lt;/metadata&gt;&lt;data&gt;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&lt;/data&gt; \* MERGEFORMAT</w:instrText>
      </w:r>
      <w:r w:rsidR="002338B0">
        <w:fldChar w:fldCharType="separate"/>
      </w:r>
      <w:r w:rsidR="002338B0">
        <w:rPr>
          <w:noProof/>
          <w:color w:val="000000"/>
        </w:rPr>
        <w:t>(Westgate &amp; Grames, 2020)</w:t>
      </w:r>
      <w:r w:rsidR="002338B0">
        <w:rPr>
          <w:color w:val="000000"/>
        </w:rPr>
        <w:fldChar w:fldCharType="end"/>
      </w:r>
      <w:r>
        <w:t xml:space="preserve">. The </w:t>
      </w:r>
      <w:proofErr w:type="spellStart"/>
      <w:r>
        <w:t>bibfix</w:t>
      </w:r>
      <w:proofErr w:type="spellEnd"/>
      <w:r>
        <w:t xml:space="preserve"> package </w:t>
      </w:r>
      <w:r w:rsidR="002338B0">
        <w:fldChar w:fldCharType="begin" w:fldLock="1"/>
      </w:r>
      <w:r w:rsidR="002338B0">
        <w:instrText>ADDIN paperpile_citation &lt;clusterId&gt;G773U131Q421O215&lt;/clusterId&gt;&lt;metadata&gt;&lt;citation&gt;&lt;id&gt;D063B70C60FD11EE8ED879EBD2A92DCC&lt;/id&gt;&lt;/citation&gt;&lt;/metadata&gt;&lt;data&gt;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&lt;/data&gt; \* MERGEFORMAT</w:instrText>
      </w:r>
      <w:r w:rsidR="002338B0">
        <w:fldChar w:fldCharType="separate"/>
      </w:r>
      <w:r w:rsidR="002338B0">
        <w:rPr>
          <w:noProof/>
          <w:color w:val="000000"/>
        </w:rPr>
        <w:t>(Haddaway et al., 2021)</w:t>
      </w:r>
      <w:r w:rsidR="002338B0">
        <w:rPr>
          <w:color w:val="000000"/>
        </w:rPr>
        <w:fldChar w:fldCharType="end"/>
      </w:r>
      <w:r>
        <w:t xml:space="preserve"> was used to repair bibliographic files with incomplete data. Files were then uploaded to </w:t>
      </w:r>
      <w:proofErr w:type="spellStart"/>
      <w:r>
        <w:t>sysrev</w:t>
      </w:r>
      <w:proofErr w:type="spellEnd"/>
      <w:r>
        <w:t xml:space="preserve"> </w:t>
      </w:r>
      <w:r w:rsidR="002338B0">
        <w:fldChar w:fldCharType="begin" w:fldLock="1"/>
      </w:r>
      <w:r w:rsidR="002338B0">
        <w:instrText>ADDIN paperpile_citation &lt;clusterId&gt;W678K956G426D141&lt;/clusterId&gt;&lt;metadata&gt;&lt;citation&gt;&lt;id&gt;B1951B3EA1A403B59BE1AC0A21C21A22&lt;/id&gt;&lt;/citation&gt;&lt;/metadata&gt;&lt;data&gt;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&lt;/data&gt; \* MERGEFORMAT</w:instrText>
      </w:r>
      <w:r w:rsidR="002338B0">
        <w:fldChar w:fldCharType="separate"/>
      </w:r>
      <w:r w:rsidR="002338B0">
        <w:rPr>
          <w:noProof/>
          <w:color w:val="000000"/>
        </w:rPr>
        <w:t>(Bozada et al., 2021)</w:t>
      </w:r>
      <w:r w:rsidR="002338B0">
        <w:rPr>
          <w:color w:val="000000"/>
        </w:rPr>
        <w:fldChar w:fldCharType="end"/>
      </w:r>
      <w:r>
        <w:t xml:space="preserve"> - an online tool that allows for screening and data extraction by review teams </w:t>
      </w:r>
      <w:r w:rsidR="002338B0">
        <w:fldChar w:fldCharType="begin" w:fldLock="1"/>
      </w:r>
      <w:r w:rsidR="002338B0">
        <w:instrText>ADDIN paperpile_citation &lt;clusterId&gt;D945J393F673D497&lt;/clusterId&gt;&lt;metadata&gt;&lt;citation&gt;&lt;id&gt;0DAA74D84E3011EEB12879EBD2A92DCC&lt;/id&gt;&lt;prefix&gt;see &lt;/prefix&gt;&lt;/citation&gt;&lt;/metadata&gt;&lt;data&gt;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&lt;/data&gt; \* MERGEFORMAT</w:instrText>
      </w:r>
      <w:r w:rsidR="002338B0">
        <w:fldChar w:fldCharType="separate"/>
      </w:r>
      <w:r w:rsidR="002338B0">
        <w:rPr>
          <w:noProof/>
          <w:color w:val="000000"/>
        </w:rPr>
        <w:t>(see Martin, 2021)</w:t>
      </w:r>
      <w:r w:rsidR="002338B0">
        <w:rPr>
          <w:color w:val="000000"/>
        </w:rPr>
        <w:fldChar w:fldCharType="end"/>
      </w:r>
      <w:r>
        <w:t xml:space="preserve">. Article titles and abstracts were screened for relevance, and articles that met inclusion criteria were retained and their full text reviewed. To meet our eligibility criteria studies needed to: (1) Relate to soil and litter fauna in forests; (2) Address the impact of changes in precipitation; (3) Be field-based (i.e. not be carried out in greenhouses or mesocosms); (4) Quantitatively assess soil fauna biomass, abundance, or diversity; (5) Have a comparison between sites that vary in the intensity or frequency of the precipitation that they were exposed to; (6) Be written in English; (7) Report measures of centrality (mean or median) for relevant litter or soil fauna outcomes. </w:t>
      </w:r>
    </w:p>
    <w:p w14:paraId="4094D3FE" w14:textId="77777777" w:rsidR="009439DD" w:rsidRDefault="002813DB" w:rsidP="00AA7A9F">
      <w:pPr>
        <w:spacing w:line="480" w:lineRule="auto"/>
        <w:ind w:firstLine="720"/>
      </w:pPr>
      <w:r>
        <w:t xml:space="preserve">At the title and abstract screening stage, in order to be retained, articles needed to be likely to meet criteria 1-3 and criterion 5. At the full-text stage criteria 1-7 needed to be met in order for an article to be retained. At the full-text screening stage, we provided reasons for </w:t>
      </w:r>
      <w:r>
        <w:lastRenderedPageBreak/>
        <w:t xml:space="preserve">the exclusion of all articles that did not meet our inclusion criteria in accordance with ROSES guidelines </w:t>
      </w:r>
      <w:r w:rsidR="002338B0">
        <w:fldChar w:fldCharType="begin" w:fldLock="1"/>
      </w:r>
      <w:r w:rsidR="002338B0">
        <w:instrText>ADDIN paperpile_citation &lt;clusterId&gt;F416T763I154G877&lt;/clusterId&gt;&lt;metadata&gt;&lt;citation&gt;&lt;id&gt;80B890E101900AD09D9232AAE7700EC9&lt;/id&gt;&lt;suffix&gt;; Figure S2&lt;/suffix&gt;&lt;/citation&gt;&lt;/metadata&gt;&lt;data&gt;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&lt;/data&gt; \* MERGEFORMAT</w:instrText>
      </w:r>
      <w:r w:rsidR="002338B0">
        <w:fldChar w:fldCharType="separate"/>
      </w:r>
      <w:r w:rsidR="002338B0">
        <w:rPr>
          <w:noProof/>
          <w:color w:val="000000"/>
        </w:rPr>
        <w:t>(Haddaway et al., 2018; Figure S2)</w:t>
      </w:r>
      <w:r w:rsidR="002338B0">
        <w:rPr>
          <w:color w:val="000000"/>
        </w:rPr>
        <w:fldChar w:fldCharType="end"/>
      </w:r>
      <w:r>
        <w:t xml:space="preserve">. Despite being a multilingual team, we focussed only on English-language literature because the inclusion of non-English language literature would have made carrying out consistency checks between reviewers challenging. We acknowledge that excluding literature written in non-English languages is a shortcoming that may lead to biases </w:t>
      </w:r>
      <w:r w:rsidR="002338B0">
        <w:fldChar w:fldCharType="begin" w:fldLock="1"/>
      </w:r>
      <w:r w:rsidR="002338B0">
        <w:instrText>ADDIN paperpile_citation &lt;clusterId&gt;F643T739I421M114&lt;/clusterId&gt;&lt;metadata&gt;&lt;citation&gt;&lt;id&gt;C8EFF6A7A8160B9B9E8020D694F5D4D0&lt;/id&gt;&lt;/citation&gt;&lt;citation&gt;&lt;id&gt;CAD9BDFEAAE511EEB9865F9C945E4932&lt;/id&gt;&lt;/citation&gt;&lt;/metadata&gt;&lt;data&gt;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&lt;/data&gt; \* MERGEFORMAT</w:instrText>
      </w:r>
      <w:r w:rsidR="002338B0">
        <w:fldChar w:fldCharType="separate"/>
      </w:r>
      <w:r w:rsidR="002338B0">
        <w:rPr>
          <w:noProof/>
          <w:color w:val="000000"/>
        </w:rPr>
        <w:t>(Amano et al., 2021; Konno et al., 2020)</w:t>
      </w:r>
      <w:r w:rsidR="002338B0">
        <w:rPr>
          <w:color w:val="000000"/>
        </w:rPr>
        <w:fldChar w:fldCharType="end"/>
      </w:r>
      <w:r>
        <w:t>.</w:t>
      </w:r>
    </w:p>
    <w:p w14:paraId="289588F2" w14:textId="77777777" w:rsidR="009439DD" w:rsidRDefault="002813DB" w:rsidP="00AA7A9F">
      <w:pPr>
        <w:spacing w:line="480" w:lineRule="auto"/>
        <w:ind w:firstLine="720"/>
      </w:pPr>
      <w:r>
        <w:t xml:space="preserve">To ensure consistency, a random sample of 10% of titles and abstracts were screened by two team members, using our inclusion criteria. Any disagreements between the two people were discussed, and eligibility criteria were revised where appropriate. Cohen’s Kappa scores were calculated to test the agreement between the two people </w:t>
      </w:r>
      <w:r w:rsidR="002338B0">
        <w:fldChar w:fldCharType="begin" w:fldLock="1"/>
      </w:r>
      <w:r w:rsidR="002338B0">
        <w:instrText>ADDIN paperpile_citation &lt;clusterId&gt;I121V271R861P382&lt;/clusterId&gt;&lt;metadata&gt;&lt;citation&gt;&lt;id&gt;78B035824368015292895CC06DBB2797&lt;/id&gt;&lt;/citation&gt;&lt;/metadata&gt;&lt;data&gt;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&lt;/data&gt; \* MERGEFORMAT</w:instrText>
      </w:r>
      <w:r w:rsidR="002338B0">
        <w:fldChar w:fldCharType="separate"/>
      </w:r>
      <w:r w:rsidR="002338B0">
        <w:rPr>
          <w:noProof/>
          <w:color w:val="000000"/>
        </w:rPr>
        <w:t>(Cohen, 1960)</w:t>
      </w:r>
      <w:r w:rsidR="002338B0">
        <w:rPr>
          <w:color w:val="000000"/>
        </w:rPr>
        <w:fldChar w:fldCharType="end"/>
      </w:r>
      <w:r>
        <w:t>. If Kappa scores were below 0.6, another 10% of titles and abstracts were screened by the same two team members with the process repeated until Kappa scores were &gt;0.6. The same process was repeated for the full texts of publications that met inclusion criteria. After screening of titles and abstracts, inter-reviewer agreement was 96.6% and the Kappa score was 0.84. For full text screening agreement was 96.6% and the Kappa score was 0.92. We found 19296 papers during searches, 1020 of which were retained after screening of titles and abstracts, and 30 of which were used for critical appraisal and data extraction. We used 352 comparisons between control and treatment groups extracted from these studies. This process is summarised in more detail in Figure S1.</w:t>
      </w:r>
    </w:p>
    <w:p w14:paraId="0BB3854F" w14:textId="77777777" w:rsidR="009439DD" w:rsidRDefault="002813DB" w:rsidP="00AA7A9F">
      <w:pPr>
        <w:spacing w:before="240" w:line="480" w:lineRule="auto"/>
        <w:rPr>
          <w:b/>
        </w:rPr>
      </w:pPr>
      <w:r>
        <w:rPr>
          <w:b/>
        </w:rPr>
        <w:t xml:space="preserve">Critical appraisal </w:t>
      </w:r>
    </w:p>
    <w:p w14:paraId="010DCF91" w14:textId="19AFC914" w:rsidR="009439DD" w:rsidRDefault="002813DB" w:rsidP="00AA7A9F">
      <w:pPr>
        <w:spacing w:line="480" w:lineRule="auto"/>
        <w:ind w:firstLine="720"/>
      </w:pPr>
      <w:r>
        <w:t xml:space="preserve">Critical appraisal of studies to assess their methodological robustness is a vital part of synthesis </w:t>
      </w:r>
      <w:r w:rsidR="002338B0">
        <w:fldChar w:fldCharType="begin" w:fldLock="1"/>
      </w:r>
      <w:r w:rsidR="002338B0">
        <w:instrText>ADDIN paperpile_citation &lt;clusterId&gt;H479V537R127O541&lt;/clusterId&gt;&lt;metadata&gt;&lt;citation&gt;&lt;id&gt;894169024BCA11EEAC1579EBD2A92DCC&lt;/id&gt;&lt;/citation&gt;&lt;/metadata&gt;&lt;data&gt;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&lt;/data&gt; \* MERGEFORMAT</w:instrText>
      </w:r>
      <w:r w:rsidR="002338B0">
        <w:fldChar w:fldCharType="separate"/>
      </w:r>
      <w:r w:rsidR="002338B0">
        <w:rPr>
          <w:noProof/>
          <w:color w:val="000000"/>
        </w:rPr>
        <w:t>(Collaboration for Environmental Evidence, 2018)</w:t>
      </w:r>
      <w:r w:rsidR="002338B0">
        <w:rPr>
          <w:color w:val="000000"/>
        </w:rPr>
        <w:fldChar w:fldCharType="end"/>
      </w:r>
      <w:r>
        <w:t xml:space="preserve">. We did this by assessing the following threats to the internal validity of a study based on Martin et al. </w:t>
      </w:r>
      <w:r w:rsidR="002338B0">
        <w:fldChar w:fldCharType="begin" w:fldLock="1"/>
      </w:r>
      <w:r w:rsidR="002338B0">
        <w:instrText>ADDIN paperpile_citation &lt;clusterId&gt;K837Y817U398R989&lt;/clusterId&gt;&lt;metadata&gt;&lt;citation&gt;&lt;id&gt;731A75C44D5011EEBC86D18E945E4932&lt;/id&gt;&lt;no_author&gt;true&lt;/no_author&gt;&lt;/citation&gt;&lt;/metadata&gt;&lt;data&gt;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&lt;/data&gt; \* MERGEFORMAT</w:instrText>
      </w:r>
      <w:r w:rsidR="002338B0">
        <w:fldChar w:fldCharType="separate"/>
      </w:r>
      <w:r w:rsidR="002338B0">
        <w:rPr>
          <w:noProof/>
          <w:color w:val="000000"/>
        </w:rPr>
        <w:t>(2020)</w:t>
      </w:r>
      <w:r w:rsidR="002338B0">
        <w:rPr>
          <w:color w:val="000000"/>
        </w:rPr>
        <w:fldChar w:fldCharType="end"/>
      </w:r>
      <w:r>
        <w:t xml:space="preserve"> (</w:t>
      </w:r>
      <w:proofErr w:type="spellStart"/>
      <w:r>
        <w:t>i</w:t>
      </w:r>
      <w:proofErr w:type="spellEnd"/>
      <w:r>
        <w:t xml:space="preserve">) selection bias: when selection of study sites leads to a result that is systematically different to the target population; (ii) confounding: where systematic distortion of the effect of a treatment caused by mixing of the treatment of interest with other disturbances (e.g. plots where precipitation was manipulated were in plantations while control plots were in natural forests); </w:t>
      </w:r>
      <w:r>
        <w:lastRenderedPageBreak/>
        <w:t>and (iii) performance bias, differences that occur due to knowledge by researchers about treatment allocation. We therefore determined whether studies (</w:t>
      </w:r>
      <w:proofErr w:type="spellStart"/>
      <w:r>
        <w:t>i</w:t>
      </w:r>
      <w:proofErr w:type="spellEnd"/>
      <w:r>
        <w:t xml:space="preserve">) consisted of both spatial </w:t>
      </w:r>
      <w:ins w:id="44" w:author="PHILIP ANTHONY MARTIN" w:date="2024-03-21T16:15:00Z">
        <w:r w:rsidR="00C82C28">
          <w:t>(i.e. comparisons between control and treatment</w:t>
        </w:r>
      </w:ins>
      <w:ins w:id="45" w:author="PHILIP ANTHONY MARTIN" w:date="2024-03-21T16:16:00Z">
        <w:r w:rsidR="00C82C28">
          <w:t xml:space="preserve"> groups) </w:t>
        </w:r>
      </w:ins>
      <w:r>
        <w:t>and temporal comparisons</w:t>
      </w:r>
      <w:ins w:id="46" w:author="PHILIP ANTHONY MARTIN" w:date="2024-03-21T16:16:00Z">
        <w:r w:rsidR="00C82C28">
          <w:t xml:space="preserve"> (i.e. comparisons before and after a precipitation change)</w:t>
        </w:r>
      </w:ins>
      <w:r>
        <w:t xml:space="preserve">, (ii) used randomisation to assign treatment and control units, (iii) avoided confounding factors, and (iv) whether studies were manipulative experiments that allow determination of causality. We assigned studies an overall score of low, medium, or high validity depending on the fulfilment of a priori criteria (see Table S5). These scores were later used in </w:t>
      </w:r>
      <w:del w:id="47" w:author="PHILIP ANTHONY MARTIN" w:date="2024-03-21T16:22:00Z">
        <w:r w:rsidDel="00C82C28">
          <w:delText>statistical analyses</w:delText>
        </w:r>
      </w:del>
      <w:ins w:id="48" w:author="PHILIP ANTHONY MARTIN" w:date="2024-03-21T16:22:00Z">
        <w:r w:rsidR="00C82C28">
          <w:t>sensitivity analyses (see section on Statistical analyses)</w:t>
        </w:r>
      </w:ins>
      <w:r>
        <w:t>.</w:t>
      </w:r>
    </w:p>
    <w:p w14:paraId="09E09312" w14:textId="77777777" w:rsidR="009439DD" w:rsidRDefault="009439DD" w:rsidP="00AA7A9F">
      <w:pPr>
        <w:spacing w:line="480" w:lineRule="auto"/>
        <w:ind w:firstLine="720"/>
      </w:pPr>
    </w:p>
    <w:p w14:paraId="0776BF28" w14:textId="77777777" w:rsidR="009439DD" w:rsidRDefault="002813DB" w:rsidP="00AA7A9F">
      <w:pPr>
        <w:spacing w:before="240" w:line="480" w:lineRule="auto"/>
      </w:pPr>
      <w:r>
        <w:rPr>
          <w:b/>
        </w:rPr>
        <w:t>Data extraction and coding</w:t>
      </w:r>
    </w:p>
    <w:p w14:paraId="7190278D" w14:textId="77777777" w:rsidR="009439DD" w:rsidRDefault="002813DB" w:rsidP="00AA7A9F">
      <w:pPr>
        <w:spacing w:line="480" w:lineRule="auto"/>
        <w:ind w:firstLine="720"/>
      </w:pPr>
      <w:r>
        <w:t xml:space="preserve">We extracted data on the means, measures of variation, and sample sizes for each relevant biodiversity measure both in control and treatment groups. When data for more than one time period or site was presented in the same study we extracted all available data. When variation around the mean was presented as standard errors we converted it to standard deviation using the equation </w:t>
      </w:r>
      <m:oMath>
        <m:r>
          <w:rPr>
            <w:rFonts w:ascii="Cambria Math" w:hAnsi="Cambria Math"/>
            <w:sz w:val="20"/>
            <w:szCs w:val="20"/>
          </w:rPr>
          <m:t>SD= SE ×</m:t>
        </m:r>
        <m:rad>
          <m:radPr>
            <m:degHide m:val="1"/>
            <m:ctrlPr>
              <w:rPr>
                <w:rFonts w:ascii="Cambria Math" w:hAnsi="Cambria Math"/>
                <w:sz w:val="20"/>
                <w:szCs w:val="20"/>
              </w:rPr>
            </m:ctrlPr>
          </m:radPr>
          <m:deg/>
          <m:e>
            <m:r>
              <w:rPr>
                <w:rFonts w:ascii="Cambria Math" w:hAnsi="Cambria Math"/>
                <w:sz w:val="20"/>
                <w:szCs w:val="20"/>
              </w:rPr>
              <m:t>n</m:t>
            </m:r>
          </m:e>
        </m:rad>
        <m:r>
          <w:rPr>
            <w:rFonts w:ascii="Cambria Math" w:hAnsi="Cambria Math"/>
            <w:sz w:val="20"/>
            <w:szCs w:val="20"/>
          </w:rPr>
          <m:t xml:space="preserve"> </m:t>
        </m:r>
      </m:oMath>
      <w:r>
        <w:t xml:space="preserve"> where </w:t>
      </w:r>
      <m:oMath>
        <m:r>
          <w:rPr>
            <w:rFonts w:ascii="Cambria Math" w:hAnsi="Cambria Math"/>
            <w:sz w:val="20"/>
            <w:szCs w:val="20"/>
          </w:rPr>
          <m:t>SE</m:t>
        </m:r>
      </m:oMath>
      <w:r>
        <w:t xml:space="preserve"> refers to the standard error and </w:t>
      </w:r>
      <m:oMath>
        <m:r>
          <w:rPr>
            <w:rFonts w:ascii="Cambria Math" w:hAnsi="Cambria Math"/>
          </w:rPr>
          <m:t>n</m:t>
        </m:r>
      </m:oMath>
      <w:r>
        <w:t xml:space="preserve"> refers to the sample size. Where data was presented in the form of figures we extracted this using the R package metadigitise </w:t>
      </w:r>
      <w:r w:rsidR="002338B0">
        <w:fldChar w:fldCharType="begin" w:fldLock="1"/>
      </w:r>
      <w:r w:rsidR="002338B0">
        <w:instrText>ADDIN paperpile_citation &lt;clusterId&gt;Q187E244T635R358&lt;/clusterId&gt;&lt;metadata&gt;&lt;citation&gt;&lt;id&gt;0BBD03664D5411EE9482D18E945E4932&lt;/id&gt;&lt;/citation&gt;&lt;/metadata&gt;&lt;data&gt;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&lt;/data&gt; \* MERGEFORMAT</w:instrText>
      </w:r>
      <w:r w:rsidR="002338B0">
        <w:fldChar w:fldCharType="separate"/>
      </w:r>
      <w:r w:rsidR="002338B0">
        <w:rPr>
          <w:noProof/>
          <w:color w:val="000000"/>
        </w:rPr>
        <w:t>(Pick et al., 2018)</w:t>
      </w:r>
      <w:r w:rsidR="002338B0">
        <w:rPr>
          <w:color w:val="000000"/>
        </w:rPr>
        <w:fldChar w:fldCharType="end"/>
      </w:r>
      <w:r>
        <w:t xml:space="preserve">. In total 16% of studies lacked data on variation and 14% lacked data on sample sizes and so to avoid problems associated with excluding studies with missing data </w:t>
      </w:r>
      <w:r w:rsidR="002338B0">
        <w:fldChar w:fldCharType="begin" w:fldLock="1"/>
      </w:r>
      <w:r w:rsidR="002338B0">
        <w:instrText>ADDIN paperpile_citation &lt;clusterId&gt;G119U167J557N272&lt;/clusterId&gt;&lt;metadata&gt;&lt;citation&gt;&lt;id&gt;E5888B064D5411EE96DBD18E945E4932&lt;/id&gt;&lt;/citation&gt;&lt;/metadata&gt;&lt;data&gt;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&lt;/data&gt; \* MERGEFORMAT</w:instrText>
      </w:r>
      <w:r w:rsidR="002338B0">
        <w:fldChar w:fldCharType="separate"/>
      </w:r>
      <w:r w:rsidR="002338B0">
        <w:rPr>
          <w:noProof/>
          <w:color w:val="000000"/>
        </w:rPr>
        <w:t>(Nakagawa &amp; Freckleton, 2008)</w:t>
      </w:r>
      <w:r w:rsidR="002338B0">
        <w:rPr>
          <w:color w:val="000000"/>
        </w:rPr>
        <w:fldChar w:fldCharType="end"/>
      </w:r>
      <w:r>
        <w:t xml:space="preserve"> we chose to impute these values using the method of Nakagawa et al. </w:t>
      </w:r>
      <w:r w:rsidR="002338B0">
        <w:fldChar w:fldCharType="begin" w:fldLock="1"/>
      </w:r>
      <w:r w:rsidR="002338B0">
        <w:instrText>ADDIN paperpile_citation &lt;clusterId&gt;G379T436J827N511&lt;/clusterId&gt;&lt;metadata&gt;&lt;citation&gt;&lt;id&gt;5F8DECDA4D6311EE8C99D18E945E4932&lt;/id&gt;&lt;no_author&gt;true&lt;/no_author&gt;&lt;/citation&gt;&lt;/metadata&gt;&lt;data&gt;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&lt;/data&gt; \* MERGEFORMAT</w:instrText>
      </w:r>
      <w:r w:rsidR="002338B0">
        <w:fldChar w:fldCharType="separate"/>
      </w:r>
      <w:r w:rsidR="002338B0">
        <w:rPr>
          <w:noProof/>
          <w:color w:val="000000"/>
        </w:rPr>
        <w:t>(2022)</w:t>
      </w:r>
      <w:r w:rsidR="002338B0">
        <w:rPr>
          <w:color w:val="000000"/>
        </w:rPr>
        <w:fldChar w:fldCharType="end"/>
      </w:r>
      <w:r>
        <w:t xml:space="preserve">. Using these data we then calculated the log response ratio and its variance </w:t>
      </w:r>
      <w:r w:rsidR="002338B0">
        <w:fldChar w:fldCharType="begin" w:fldLock="1"/>
      </w:r>
      <w:r w:rsidR="002338B0">
        <w:instrText>ADDIN paperpile_citation &lt;clusterId&gt;I727W874S265Q988&lt;/clusterId&gt;&lt;metadata&gt;&lt;citation&gt;&lt;id&gt;826184284D5511EEBDEB79EBD2A92DCC&lt;/id&gt;&lt;/citation&gt;&lt;/metadata&gt;&lt;data&gt;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&lt;/data&gt; \* MERGEFORMAT</w:instrText>
      </w:r>
      <w:r w:rsidR="002338B0">
        <w:fldChar w:fldCharType="separate"/>
      </w:r>
      <w:r w:rsidR="002338B0">
        <w:rPr>
          <w:noProof/>
          <w:color w:val="000000"/>
        </w:rPr>
        <w:t>(Hedges et al., 1999)</w:t>
      </w:r>
      <w:r w:rsidR="002338B0">
        <w:rPr>
          <w:color w:val="000000"/>
        </w:rPr>
        <w:fldChar w:fldCharType="end"/>
      </w:r>
      <w:r>
        <w:t xml:space="preserve"> as implemented by Nakagawa et al. </w:t>
      </w:r>
      <w:r w:rsidR="002338B0">
        <w:fldChar w:fldCharType="begin" w:fldLock="1"/>
      </w:r>
      <w:r w:rsidR="002338B0">
        <w:instrText>ADDIN paperpile_citation &lt;clusterId&gt;I184W244S534P245&lt;/clusterId&gt;&lt;metadata&gt;&lt;citation&gt;&lt;id&gt;5F8DECDA4D6311EE8C99D18E945E4932&lt;/id&gt;&lt;no_author&gt;true&lt;/no_author&gt;&lt;/citation&gt;&lt;/metadata&gt;&lt;data&gt;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&lt;/data&gt; \* MERGEFORMAT</w:instrText>
      </w:r>
      <w:r w:rsidR="002338B0">
        <w:fldChar w:fldCharType="separate"/>
      </w:r>
      <w:r w:rsidR="002338B0">
        <w:rPr>
          <w:noProof/>
          <w:color w:val="000000"/>
        </w:rPr>
        <w:t>(2022)</w:t>
      </w:r>
      <w:r w:rsidR="002338B0">
        <w:rPr>
          <w:color w:val="000000"/>
        </w:rPr>
        <w:fldChar w:fldCharType="end"/>
      </w:r>
      <w:r>
        <w:t xml:space="preserve"> for use as an effect size, which improves the accuracy and precision of meta-analyses especially when sample sizes are small.</w:t>
      </w:r>
    </w:p>
    <w:p w14:paraId="424A2F64" w14:textId="7E99E924" w:rsidR="009439DD" w:rsidRDefault="002813DB" w:rsidP="00AA7A9F">
      <w:pPr>
        <w:spacing w:after="240" w:line="480" w:lineRule="auto"/>
        <w:ind w:firstLine="720"/>
        <w:rPr>
          <w:b/>
          <w:highlight w:val="yellow"/>
        </w:rPr>
      </w:pPr>
      <w:r>
        <w:t xml:space="preserve">Regarding explanatory variables and contextual data, we extracted information on the geographic location of studies, the perturbation type (precipitation reduction or precipitation increase), the magnitude of precipitation change (% change compared to </w:t>
      </w:r>
      <w:r>
        <w:lastRenderedPageBreak/>
        <w:t>control), the relevant taxonomic groups reported in a study, the size class of fauna (</w:t>
      </w:r>
      <w:proofErr w:type="spellStart"/>
      <w:r>
        <w:t>microfauna</w:t>
      </w:r>
      <w:proofErr w:type="spellEnd"/>
      <w:r>
        <w:t xml:space="preserve">, mesofauna, and macrofauna) based on Nielsen </w:t>
      </w:r>
      <w:r w:rsidR="002338B0">
        <w:fldChar w:fldCharType="begin" w:fldLock="1"/>
      </w:r>
      <w:r w:rsidR="002338B0">
        <w:instrText>ADDIN paperpile_citation &lt;clusterId&gt;S554Y512U992S696&lt;/clusterId&gt;&lt;metadata&gt;&lt;citation&gt;&lt;id&gt;47462C266F9D0CA88AE0176E7B9DD871&lt;/id&gt;&lt;no_author&gt;true&lt;/no_author&gt;&lt;/citation&gt;&lt;/metadata&gt;&lt;data&gt;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&lt;/data&gt; \* MERGEFORMAT</w:instrText>
      </w:r>
      <w:r w:rsidR="002338B0">
        <w:fldChar w:fldCharType="separate"/>
      </w:r>
      <w:r w:rsidR="002338B0">
        <w:rPr>
          <w:noProof/>
          <w:color w:val="000000"/>
        </w:rPr>
        <w:t>(2019)</w:t>
      </w:r>
      <w:r w:rsidR="002338B0">
        <w:rPr>
          <w:color w:val="000000"/>
        </w:rPr>
        <w:fldChar w:fldCharType="end"/>
      </w:r>
      <w:r>
        <w:t xml:space="preserve">, the kind of outcome measured (abundance, </w:t>
      </w:r>
      <w:ins w:id="49" w:author="PHILIP ANTHONY MARTIN" w:date="2024-03-21T16:40:00Z">
        <w:r w:rsidR="004A4CFC">
          <w:t xml:space="preserve">Shannon-Weiner </w:t>
        </w:r>
      </w:ins>
      <w:r>
        <w:t xml:space="preserve">diversity, or species richness), the sampling design of the study based on Christie </w:t>
      </w:r>
      <w:r>
        <w:rPr>
          <w:i/>
        </w:rPr>
        <w:t>et al</w:t>
      </w:r>
      <w:r>
        <w:t xml:space="preserve">. </w:t>
      </w:r>
      <w:r w:rsidR="002338B0">
        <w:fldChar w:fldCharType="begin" w:fldLock="1"/>
      </w:r>
      <w:r w:rsidR="002338B0">
        <w:instrText>ADDIN paperpile_citation &lt;clusterId&gt;R591F851U232Y953&lt;/clusterId&gt;&lt;metadata&gt;&lt;citation&gt;&lt;id&gt;0FC510504C9D11EE93D3D18E945E4932&lt;/id&gt;&lt;no_author&gt;true&lt;/no_author&gt;&lt;/citation&gt;&lt;citation&gt;&lt;id&gt;1DE5834A4C9D11EE9297D18E945E4932&lt;/id&gt;&lt;no_author&gt;true&lt;/no_author&gt;&lt;/citation&gt;&lt;/metadata&gt;&lt;data&gt;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&lt;/data&gt; \* MERGEFORMAT</w:instrText>
      </w:r>
      <w:r w:rsidR="002338B0">
        <w:fldChar w:fldCharType="separate"/>
      </w:r>
      <w:r w:rsidR="002338B0">
        <w:rPr>
          <w:noProof/>
          <w:color w:val="000000"/>
        </w:rPr>
        <w:t>(2019, 2020)</w:t>
      </w:r>
      <w:r w:rsidR="002338B0">
        <w:rPr>
          <w:color w:val="000000"/>
        </w:rPr>
        <w:fldChar w:fldCharType="end"/>
      </w:r>
      <w:r>
        <w:t>, the sampling method (e.g. soil core, soil monolith, pitfall trap), the duration of study, the time after the beginning of perturbation in precipitation at which fauna was sampled, and whether the fauna sampled possessed an exoskeleton. For more detail and definitions of each data element that was extracted see the supplementary methods.</w:t>
      </w:r>
    </w:p>
    <w:p w14:paraId="3308E56C" w14:textId="77777777" w:rsidR="009439DD" w:rsidRDefault="002813DB" w:rsidP="00AA7A9F">
      <w:pPr>
        <w:spacing w:before="240" w:line="480" w:lineRule="auto"/>
        <w:rPr>
          <w:b/>
        </w:rPr>
      </w:pPr>
      <w:r>
        <w:rPr>
          <w:b/>
        </w:rPr>
        <w:t>Statistical analyses</w:t>
      </w:r>
    </w:p>
    <w:p w14:paraId="77562EC2" w14:textId="77777777" w:rsidR="009439DD" w:rsidRDefault="002813DB" w:rsidP="00AA7A9F">
      <w:pPr>
        <w:spacing w:line="480" w:lineRule="auto"/>
      </w:pPr>
      <w:r>
        <w:t xml:space="preserve">We used multilevel meta-analytical models with inverse variance weighting as implemented in the R package </w:t>
      </w:r>
      <w:proofErr w:type="spellStart"/>
      <w:r>
        <w:t>metafor</w:t>
      </w:r>
      <w:proofErr w:type="spellEnd"/>
      <w:r>
        <w:t xml:space="preserve"> </w:t>
      </w:r>
      <w:r w:rsidR="002338B0">
        <w:fldChar w:fldCharType="begin" w:fldLock="1"/>
      </w:r>
      <w:r w:rsidR="002338B0">
        <w:instrText>ADDIN paperpile_citation &lt;clusterId&gt;U962I328X619B433&lt;/clusterId&gt;&lt;metadata&gt;&lt;citation&gt;&lt;id&gt;39CB4F024E2511EE8A4F79EBD2A92DCC&lt;/id&gt;&lt;/citation&gt;&lt;/metadata&gt;&lt;data&gt;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&lt;/data&gt; \* MERGEFORMAT</w:instrText>
      </w:r>
      <w:r w:rsidR="002338B0">
        <w:fldChar w:fldCharType="separate"/>
      </w:r>
      <w:r w:rsidR="002338B0">
        <w:rPr>
          <w:noProof/>
          <w:color w:val="000000"/>
        </w:rPr>
        <w:t>(Viechtbauer, 2010)</w:t>
      </w:r>
      <w:r w:rsidR="002338B0">
        <w:rPr>
          <w:color w:val="000000"/>
        </w:rPr>
        <w:fldChar w:fldCharType="end"/>
      </w:r>
      <w:r>
        <w:t xml:space="preserve">. To examine the impacts of precipitation reduction or increase on soil and litter fauna abundance, taxonomic richness, and Shannon-Wiener diversity index (Figure 1a), we built models with no modifiers that included study and site as nested random effects to account for the lack of independence between observations from the same study and site </w:t>
      </w:r>
      <w:r w:rsidR="002338B0">
        <w:fldChar w:fldCharType="begin" w:fldLock="1"/>
      </w:r>
      <w:r w:rsidR="002338B0">
        <w:instrText>ADDIN paperpile_citation &lt;clusterId&gt;T338H685D976B669&lt;/clusterId&gt;&lt;metadata&gt;&lt;citation&gt;&lt;id&gt;8E3B6EA44E2611EEB5ECD18E945E4932&lt;/id&gt;&lt;/citation&gt;&lt;/metadata&gt;&lt;data&gt;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&lt;/data&gt; \* MERGEFORMAT</w:instrText>
      </w:r>
      <w:r w:rsidR="002338B0">
        <w:fldChar w:fldCharType="separate"/>
      </w:r>
      <w:r w:rsidR="002338B0">
        <w:rPr>
          <w:noProof/>
          <w:color w:val="000000"/>
        </w:rPr>
        <w:t>(Nakagawa et al., 2023)</w:t>
      </w:r>
      <w:r w:rsidR="002338B0">
        <w:rPr>
          <w:color w:val="000000"/>
        </w:rPr>
        <w:fldChar w:fldCharType="end"/>
      </w:r>
      <w:r>
        <w:t xml:space="preserve">. We chose not to combine the different outcomes for diversity as doing so can blur responses and limit interpretability of results </w:t>
      </w:r>
      <w:r w:rsidR="002338B0">
        <w:fldChar w:fldCharType="begin" w:fldLock="1"/>
      </w:r>
      <w:r w:rsidR="002338B0">
        <w:instrText>ADDIN paperpile_citation &lt;clusterId&gt;J224X511T862Q685&lt;/clusterId&gt;&lt;metadata&gt;&lt;citation&gt;&lt;id&gt;46D798104E2811EE83C179EBD2A92DCC&lt;/id&gt;&lt;no_author&gt;true&lt;/no_author&gt;&lt;prefix&gt;Liu et al.&lt;/prefix&gt;&lt;/citation&gt;&lt;/metadata&gt;&lt;data&gt;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&lt;/data&gt; \* MERGEFORMAT</w:instrText>
      </w:r>
      <w:r w:rsidR="002338B0">
        <w:fldChar w:fldCharType="separate"/>
      </w:r>
      <w:r w:rsidR="002338B0">
        <w:rPr>
          <w:noProof/>
          <w:color w:val="000000"/>
        </w:rPr>
        <w:t>(Liu et al. 2023)</w:t>
      </w:r>
      <w:r w:rsidR="002338B0">
        <w:rPr>
          <w:color w:val="000000"/>
        </w:rPr>
        <w:fldChar w:fldCharType="end"/>
      </w:r>
      <w:r>
        <w:t>. We calculated the I</w:t>
      </w:r>
      <w:r>
        <w:rPr>
          <w:vertAlign w:val="superscript"/>
        </w:rPr>
        <w:t>2</w:t>
      </w:r>
      <w:r>
        <w:t xml:space="preserve"> statistic to estimate the percentage of the total variability in effect size values that was due to real heterogeneity. At this stage we also performed two sensitivity analyses to test (</w:t>
      </w:r>
      <w:proofErr w:type="spellStart"/>
      <w:r>
        <w:t>i</w:t>
      </w:r>
      <w:proofErr w:type="spellEnd"/>
      <w:r>
        <w:t xml:space="preserve">) the impact of removing studies that failed Geary’s test of normality </w:t>
      </w:r>
      <w:r w:rsidR="002338B0">
        <w:fldChar w:fldCharType="begin" w:fldLock="1"/>
      </w:r>
      <w:r w:rsidR="002338B0">
        <w:instrText>ADDIN paperpile_citation &lt;clusterId&gt;Q481W747S238Q852&lt;/clusterId&gt;&lt;metadata&gt;&lt;citation&gt;&lt;id&gt;5F8DECDA4D6311EE8C99D18E945E4932&lt;/id&gt;&lt;/citation&gt;&lt;/metadata&gt;&lt;data&gt;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&lt;/data&gt; \* MERGEFORMAT</w:instrText>
      </w:r>
      <w:r w:rsidR="002338B0">
        <w:fldChar w:fldCharType="separate"/>
      </w:r>
      <w:r w:rsidR="002338B0">
        <w:rPr>
          <w:noProof/>
          <w:color w:val="000000"/>
        </w:rPr>
        <w:t>(Nakagawa et al., 2022)</w:t>
      </w:r>
      <w:r w:rsidR="002338B0">
        <w:rPr>
          <w:color w:val="000000"/>
        </w:rPr>
        <w:fldChar w:fldCharType="end"/>
      </w:r>
      <w:r>
        <w:t>; (ii) the impact of removing studies that we classified as having low validity in our critical appraisal.</w:t>
      </w:r>
    </w:p>
    <w:p w14:paraId="404CB01A" w14:textId="77777777" w:rsidR="009439DD" w:rsidRDefault="002813DB" w:rsidP="00AA7A9F">
      <w:pPr>
        <w:spacing w:line="480" w:lineRule="auto"/>
      </w:pPr>
      <w:r>
        <w:tab/>
        <w:t>To test our hypotheses about how precipitation change alters soil and litter fauna biodiversity, we ran models that included the percentage change in annual precipitation (Figure 1b). All of our other hypotheses involved interactions between changes in precipitation and other variables, and so we also ran models including interactions with the traits: (</w:t>
      </w:r>
      <w:proofErr w:type="spellStart"/>
      <w:r>
        <w:t>i</w:t>
      </w:r>
      <w:proofErr w:type="spellEnd"/>
      <w:r>
        <w:t xml:space="preserve">) microhabitat (litter or soil, Figure 1c), (ii) presence of an exoskeleton (Figure 1d); and (iii) body size of study taxon (Figure 1e). To account for the potential impacts of </w:t>
      </w:r>
      <w:r>
        <w:lastRenderedPageBreak/>
        <w:t xml:space="preserve">publication bias, we included a model parameter representing the square root of the inverse of effective sample size </w:t>
      </w:r>
      <w:r w:rsidR="002338B0">
        <w:fldChar w:fldCharType="begin" w:fldLock="1"/>
      </w:r>
      <w:r w:rsidR="002338B0">
        <w:instrText>ADDIN paperpile_citation &lt;clusterId&gt;S861G228V618T322&lt;/clusterId&gt;&lt;metadata&gt;&lt;citation&gt;&lt;id&gt;A32028104E2A11EE838ED18E945E4932&lt;/id&gt;&lt;/citation&gt;&lt;/metadata&gt;&lt;data&gt;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&lt;/data&gt; \* MERGEFORMAT</w:instrText>
      </w:r>
      <w:r w:rsidR="002338B0">
        <w:fldChar w:fldCharType="separate"/>
      </w:r>
      <w:r w:rsidR="002338B0">
        <w:rPr>
          <w:noProof/>
          <w:color w:val="000000"/>
        </w:rPr>
        <w:t>(Nakagawa et al., 2021)</w:t>
      </w:r>
      <w:r w:rsidR="002338B0">
        <w:rPr>
          <w:color w:val="000000"/>
        </w:rPr>
        <w:fldChar w:fldCharType="end"/>
      </w:r>
      <w:r>
        <w:t xml:space="preserve">, to test the impact of the small-study effect, in which smaller studies have different - often larger - effect sizes when compared to larger studies. We also tested the potential of a decline effect, in which the effect sizes reported by studies declines over time </w:t>
      </w:r>
      <w:r w:rsidR="002338B0">
        <w:fldChar w:fldCharType="begin" w:fldLock="1"/>
      </w:r>
      <w:r w:rsidR="002338B0">
        <w:instrText>ADDIN paperpile_citation &lt;clusterId&gt;S297G375V865Z658&lt;/clusterId&gt;&lt;metadata&gt;&lt;citation&gt;&lt;id&gt;A32028104E2A11EE838ED18E945E4932&lt;/id&gt;&lt;/citation&gt;&lt;citation&gt;&lt;id&gt;CBA2AE524E2A11EEBF3179EBD2A92DCC&lt;/id&gt;&lt;/citation&gt;&lt;/metadata&gt;&lt;data&gt;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&lt;/data&gt; \* MERGEFORMAT</w:instrText>
      </w:r>
      <w:r w:rsidR="002338B0">
        <w:fldChar w:fldCharType="separate"/>
      </w:r>
      <w:r w:rsidR="002338B0">
        <w:rPr>
          <w:noProof/>
          <w:color w:val="000000"/>
        </w:rPr>
        <w:t>(Koricheva &amp; Kulinskaya, 2019; Nakagawa et al., 2021)</w:t>
      </w:r>
      <w:r w:rsidR="002338B0">
        <w:rPr>
          <w:color w:val="000000"/>
        </w:rPr>
        <w:fldChar w:fldCharType="end"/>
      </w:r>
      <w:r>
        <w:t>. Model selection was carried out using Akaike's Information Criterion adjusted for small sample sizes (</w:t>
      </w:r>
      <w:proofErr w:type="spellStart"/>
      <w:r>
        <w:t>AICc</w:t>
      </w:r>
      <w:proofErr w:type="spellEnd"/>
      <w:r>
        <w:t xml:space="preserve">) with models with a </w:t>
      </w:r>
      <w:proofErr w:type="spellStart"/>
      <w:r>
        <w:t>ΔAICc</w:t>
      </w:r>
      <w:proofErr w:type="spellEnd"/>
      <w:r>
        <w:t xml:space="preserve">&lt;2 considered to have similar support. We carried out model-averaging for models with a </w:t>
      </w:r>
      <w:proofErr w:type="spellStart"/>
      <w:r>
        <w:t>ΔAICc</w:t>
      </w:r>
      <w:proofErr w:type="spellEnd"/>
      <w:r>
        <w:t xml:space="preserve">&lt;2 using the ‘zero method’ </w:t>
      </w:r>
      <w:r w:rsidR="002338B0">
        <w:fldChar w:fldCharType="begin" w:fldLock="1"/>
      </w:r>
      <w:r w:rsidR="002338B0">
        <w:instrText>ADDIN paperpile_citation &lt;clusterId&gt;V665I625E316C737&lt;/clusterId&gt;&lt;metadata&gt;&lt;citation&gt;&lt;id&gt;1715BCF0682811EE809B5F9C945E4932&lt;/id&gt;&lt;/citation&gt;&lt;/metadata&gt;&lt;data&gt;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&lt;/data&gt; \* MERGEFORMAT</w:instrText>
      </w:r>
      <w:r w:rsidR="002338B0">
        <w:fldChar w:fldCharType="separate"/>
      </w:r>
      <w:r w:rsidR="002338B0">
        <w:rPr>
          <w:noProof/>
          <w:color w:val="000000"/>
        </w:rPr>
        <w:t>(Grueber et al., 2011)</w:t>
      </w:r>
      <w:r w:rsidR="002338B0">
        <w:rPr>
          <w:color w:val="000000"/>
        </w:rPr>
        <w:fldChar w:fldCharType="end"/>
      </w:r>
      <w:r>
        <w:t xml:space="preserve"> in the R package </w:t>
      </w:r>
      <w:proofErr w:type="spellStart"/>
      <w:r>
        <w:t>MuMIn</w:t>
      </w:r>
      <w:proofErr w:type="spellEnd"/>
      <w:r>
        <w:t xml:space="preserve"> </w:t>
      </w:r>
      <w:r w:rsidR="002338B0">
        <w:fldChar w:fldCharType="begin" w:fldLock="1"/>
      </w:r>
      <w:r w:rsidR="002338B0">
        <w:instrText>ADDIN paperpile_citation &lt;clusterId&gt;U835I982E673B196&lt;/clusterId&gt;&lt;metadata&gt;&lt;citation&gt;&lt;id&gt;21D01852682811EEAC03C2A7D2A92DCC&lt;/id&gt;&lt;/citation&gt;&lt;/metadata&gt;&lt;data&gt;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&lt;/data&gt; \* MERGEFORMAT</w:instrText>
      </w:r>
      <w:r w:rsidR="002338B0">
        <w:fldChar w:fldCharType="separate"/>
      </w:r>
      <w:r w:rsidR="002338B0">
        <w:rPr>
          <w:noProof/>
          <w:color w:val="000000"/>
        </w:rPr>
        <w:t>(Barton, 2015)</w:t>
      </w:r>
      <w:r w:rsidR="002338B0">
        <w:rPr>
          <w:color w:val="000000"/>
        </w:rPr>
        <w:fldChar w:fldCharType="end"/>
      </w:r>
      <w:r>
        <w:t xml:space="preserve"> in order to produce model coefficients and associated statistics.</w:t>
      </w:r>
    </w:p>
    <w:p w14:paraId="590CB760" w14:textId="77777777" w:rsidR="009439DD" w:rsidRDefault="002813DB" w:rsidP="00AA7A9F">
      <w:pPr>
        <w:spacing w:after="240" w:line="480" w:lineRule="auto"/>
        <w:ind w:firstLine="720"/>
      </w:pPr>
      <w:r>
        <w:t xml:space="preserve">We assessed three different types of bias that may undermine the realism and accuracy of estimates of biodiversity changes as a result of precipitation change. To determine geographic </w:t>
      </w:r>
      <w:proofErr w:type="gramStart"/>
      <w:r>
        <w:t>biases</w:t>
      </w:r>
      <w:proofErr w:type="gramEnd"/>
      <w:r>
        <w:t xml:space="preserve"> we plotted study locations on a map. We derived annual precipitation and temperature data from the geographic coordinates of the sites and used the R package </w:t>
      </w:r>
      <w:proofErr w:type="spellStart"/>
      <w:r>
        <w:t>plotbiomes</w:t>
      </w:r>
      <w:proofErr w:type="spellEnd"/>
      <w:r>
        <w:t xml:space="preserve"> to assess biases in the forest biomes that have been studied </w:t>
      </w:r>
      <w:r w:rsidR="002338B0">
        <w:fldChar w:fldCharType="begin" w:fldLock="1"/>
      </w:r>
      <w:r w:rsidR="002338B0">
        <w:instrText>ADDIN paperpile_citation &lt;clusterId&gt;Q151E139A521X212&lt;/clusterId&gt;&lt;metadata&gt;&lt;citation&gt;&lt;id&gt;CDD762244E2C11EE873279EBD2A92DCC&lt;/id&gt;&lt;/citation&gt;&lt;/metadata&gt;&lt;data&gt;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&lt;/data&gt; \* MERGEFORMAT</w:instrText>
      </w:r>
      <w:r w:rsidR="002338B0">
        <w:fldChar w:fldCharType="separate"/>
      </w:r>
      <w:r w:rsidR="002338B0">
        <w:rPr>
          <w:noProof/>
          <w:color w:val="000000"/>
        </w:rPr>
        <w:t>(Ștefan &amp; Levin, 2018)</w:t>
      </w:r>
      <w:r w:rsidR="002338B0">
        <w:rPr>
          <w:color w:val="000000"/>
        </w:rPr>
        <w:fldChar w:fldCharType="end"/>
      </w:r>
      <w:r>
        <w:t xml:space="preserve">. </w:t>
      </w:r>
      <w:proofErr w:type="gramStart"/>
      <w:r>
        <w:t>Next</w:t>
      </w:r>
      <w:proofErr w:type="gramEnd"/>
      <w:r>
        <w:t xml:space="preserve"> we assessed the similarity of the precipitation changes simulated in experiments to future projections of precipitation change in the same location. To do this we calculated the change in precipitation imposed by experiments and compared this to projected values for the same location using the HadGEM3-GC31-LL climate model for the period 2041-2060 for pathway ssp245 - a medium carbon emissions scenario. We compared the precipitation rate for experiments to those projected to occur under our selected emissions scenario by calculating the log response ratio of the two. We then ran a linear mixed effects model with a random term for each study to assess whether experiments that reduced or increased precipitation were similar in precipitation rates to predicted changes. Finally, given the importance of spatial scale when estimating biodiversity changes </w:t>
      </w:r>
      <w:r w:rsidR="002338B0">
        <w:fldChar w:fldCharType="begin" w:fldLock="1"/>
      </w:r>
      <w:r w:rsidR="002338B0">
        <w:instrText>ADDIN paperpile_citation &lt;clusterId&gt;W419K466Z857X571&lt;/clusterId&gt;&lt;metadata&gt;&lt;citation&gt;&lt;id&gt;0101C9265C4E11EEBBF979EBD2A92DCC&lt;/id&gt;&lt;/citation&gt;&lt;citation&gt;&lt;id&gt;92E70EC85C4E11EEB47879EBD2A92DCC&lt;/id&gt;&lt;/citation&gt;&lt;/metadata&gt;&lt;data&gt;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&lt;/data&gt; \* MERGEFORMAT</w:instrText>
      </w:r>
      <w:r w:rsidR="002338B0">
        <w:fldChar w:fldCharType="separate"/>
      </w:r>
      <w:r w:rsidR="002338B0">
        <w:rPr>
          <w:noProof/>
          <w:color w:val="000000"/>
        </w:rPr>
        <w:t>(Chase &amp; Knight, 2013; Spake, Mori, Beckmann, &amp; Martin, 2021)</w:t>
      </w:r>
      <w:r w:rsidR="002338B0">
        <w:rPr>
          <w:color w:val="000000"/>
        </w:rPr>
        <w:fldChar w:fldCharType="end"/>
      </w:r>
      <w:r>
        <w:t xml:space="preserve"> we assessed the plot size at which treatments were applied in experiments for fauna with different body sizes to identify where there may be a mismatch between the mobility of taxa and the scale of experiments.</w:t>
      </w:r>
    </w:p>
    <w:p w14:paraId="57E3C739" w14:textId="77777777" w:rsidR="009439DD" w:rsidRDefault="002813DB" w:rsidP="00AA7A9F">
      <w:pPr>
        <w:spacing w:before="240" w:after="240" w:line="480" w:lineRule="auto"/>
        <w:rPr>
          <w:b/>
        </w:rPr>
      </w:pPr>
      <w:r>
        <w:lastRenderedPageBreak/>
        <w:br w:type="page"/>
      </w:r>
    </w:p>
    <w:p w14:paraId="585EBE61" w14:textId="77777777" w:rsidR="009439DD" w:rsidRDefault="002813DB" w:rsidP="00AA7A9F">
      <w:pPr>
        <w:spacing w:before="240" w:after="240" w:line="480" w:lineRule="auto"/>
        <w:rPr>
          <w:b/>
        </w:rPr>
      </w:pPr>
      <w:r>
        <w:rPr>
          <w:b/>
        </w:rPr>
        <w:lastRenderedPageBreak/>
        <w:t>Results</w:t>
      </w:r>
    </w:p>
    <w:p w14:paraId="62AD29F2" w14:textId="3DBA70B4" w:rsidR="00292353" w:rsidRDefault="00292353" w:rsidP="00AA7A9F">
      <w:pPr>
        <w:spacing w:before="240" w:after="240" w:line="480" w:lineRule="auto"/>
        <w:rPr>
          <w:ins w:id="50" w:author="PHILIP ANTHONY MARTIN" w:date="2024-03-22T14:21:00Z"/>
          <w:b/>
        </w:rPr>
      </w:pPr>
      <w:ins w:id="51" w:author="PHILIP ANTHONY MARTIN" w:date="2024-03-22T14:20:00Z">
        <w:r>
          <w:rPr>
            <w:b/>
          </w:rPr>
          <w:t>Description of data</w:t>
        </w:r>
      </w:ins>
      <w:ins w:id="52" w:author="PHILIP ANTHONY MARTIN" w:date="2024-03-22T14:21:00Z">
        <w:r>
          <w:rPr>
            <w:b/>
          </w:rPr>
          <w:t xml:space="preserve"> </w:t>
        </w:r>
      </w:ins>
      <w:ins w:id="53" w:author="PHILIP ANTHONY MARTIN" w:date="2024-03-22T14:20:00Z">
        <w:r>
          <w:rPr>
            <w:b/>
          </w:rPr>
          <w:t>set</w:t>
        </w:r>
      </w:ins>
    </w:p>
    <w:p w14:paraId="545A1181" w14:textId="77777777" w:rsidR="008B204B" w:rsidRDefault="008B204B" w:rsidP="008B204B">
      <w:pPr>
        <w:spacing w:before="240" w:line="480" w:lineRule="auto"/>
        <w:rPr>
          <w:ins w:id="54" w:author="PHILIP ANTHONY MARTIN" w:date="2024-03-22T21:57:00Z"/>
        </w:rPr>
        <w:pPrChange w:id="55" w:author="PHILIP ANTHONY MARTIN" w:date="2024-03-22T21:57:00Z">
          <w:pPr>
            <w:spacing w:before="240" w:after="240" w:line="480" w:lineRule="auto"/>
          </w:pPr>
        </w:pPrChange>
      </w:pPr>
      <w:ins w:id="56" w:author="PHILIP ANTHONY MARTIN" w:date="2024-03-22T21:55:00Z">
        <w:r>
          <w:t>Our</w:t>
        </w:r>
      </w:ins>
      <w:ins w:id="57" w:author="PHILIP ANTHONY MARTIN" w:date="2024-03-22T14:57:00Z">
        <w:r w:rsidR="00766030">
          <w:t xml:space="preserve"> </w:t>
        </w:r>
      </w:ins>
      <w:ins w:id="58" w:author="PHILIP ANTHONY MARTIN" w:date="2024-03-22T14:58:00Z">
        <w:r w:rsidR="00766030">
          <w:t>dataset comprises</w:t>
        </w:r>
      </w:ins>
      <w:ins w:id="59" w:author="PHILIP ANTHONY MARTIN" w:date="2024-03-22T14:57:00Z">
        <w:r w:rsidR="00766030">
          <w:t xml:space="preserve"> 37 primary </w:t>
        </w:r>
      </w:ins>
      <w:ins w:id="60" w:author="PHILIP ANTHONY MARTIN" w:date="2024-03-22T14:58:00Z">
        <w:r w:rsidR="00766030">
          <w:t>studies</w:t>
        </w:r>
      </w:ins>
      <w:ins w:id="61" w:author="PHILIP ANTHONY MARTIN" w:date="2024-03-22T15:03:00Z">
        <w:r w:rsidR="00C443DB">
          <w:t>, re</w:t>
        </w:r>
      </w:ins>
      <w:ins w:id="62" w:author="PHILIP ANTHONY MARTIN" w:date="2024-03-22T15:04:00Z">
        <w:r w:rsidR="00C443DB">
          <w:t>presenting 46 sites</w:t>
        </w:r>
      </w:ins>
      <w:ins w:id="63" w:author="PHILIP ANTHONY MARTIN" w:date="2024-03-22T15:35:00Z">
        <w:r w:rsidR="00792104">
          <w:t>, and 429 effect sizes</w:t>
        </w:r>
      </w:ins>
      <w:ins w:id="64" w:author="PHILIP ANTHONY MARTIN" w:date="2024-03-22T14:58:00Z">
        <w:r w:rsidR="00766030">
          <w:t xml:space="preserve">. </w:t>
        </w:r>
      </w:ins>
      <w:ins w:id="65" w:author="PHILIP ANTHONY MARTIN" w:date="2024-03-22T15:02:00Z">
        <w:r w:rsidR="00C443DB">
          <w:t>Almost half</w:t>
        </w:r>
      </w:ins>
      <w:ins w:id="66" w:author="PHILIP ANTHONY MARTIN" w:date="2024-03-22T14:58:00Z">
        <w:r w:rsidR="00766030">
          <w:t xml:space="preserve"> of </w:t>
        </w:r>
      </w:ins>
      <w:ins w:id="67" w:author="PHILIP ANTHONY MARTIN" w:date="2024-03-22T15:05:00Z">
        <w:r w:rsidR="00C443DB">
          <w:t>sites</w:t>
        </w:r>
      </w:ins>
      <w:ins w:id="68" w:author="PHILIP ANTHONY MARTIN" w:date="2024-03-22T14:58:00Z">
        <w:r w:rsidR="00766030">
          <w:t xml:space="preserve"> </w:t>
        </w:r>
      </w:ins>
      <w:ins w:id="69" w:author="PHILIP ANTHONY MARTIN" w:date="2024-03-22T15:02:00Z">
        <w:r w:rsidR="00C443DB">
          <w:t>were</w:t>
        </w:r>
      </w:ins>
      <w:ins w:id="70" w:author="PHILIP ANTHONY MARTIN" w:date="2024-03-22T14:58:00Z">
        <w:r w:rsidR="00766030">
          <w:t xml:space="preserve"> </w:t>
        </w:r>
      </w:ins>
      <w:ins w:id="71" w:author="PHILIP ANTHONY MARTIN" w:date="2024-03-22T15:01:00Z">
        <w:r w:rsidR="00C443DB">
          <w:t xml:space="preserve">found in </w:t>
        </w:r>
      </w:ins>
      <w:ins w:id="72" w:author="PHILIP ANTHONY MARTIN" w:date="2024-03-22T15:02:00Z">
        <w:r w:rsidR="00C443DB">
          <w:t>Europe (</w:t>
        </w:r>
      </w:ins>
      <w:ins w:id="73" w:author="PHILIP ANTHONY MARTIN" w:date="2024-03-22T15:04:00Z">
        <w:r w:rsidR="00C443DB">
          <w:t xml:space="preserve">22 sites, </w:t>
        </w:r>
      </w:ins>
      <w:ins w:id="74" w:author="PHILIP ANTHONY MARTIN" w:date="2024-03-22T15:02:00Z">
        <w:r w:rsidR="00C443DB">
          <w:t xml:space="preserve">47%), </w:t>
        </w:r>
      </w:ins>
      <w:ins w:id="75" w:author="PHILIP ANTHONY MARTIN" w:date="2024-03-22T21:56:00Z">
        <w:r>
          <w:t>followed by</w:t>
        </w:r>
      </w:ins>
      <w:ins w:id="76" w:author="PHILIP ANTHONY MARTIN" w:date="2024-03-22T15:03:00Z">
        <w:r w:rsidR="00C443DB">
          <w:t xml:space="preserve"> North America (</w:t>
        </w:r>
      </w:ins>
      <w:ins w:id="77" w:author="PHILIP ANTHONY MARTIN" w:date="2024-03-22T15:04:00Z">
        <w:r w:rsidR="00C443DB">
          <w:t>10 sites, 22%)</w:t>
        </w:r>
      </w:ins>
      <w:ins w:id="78" w:author="PHILIP ANTHONY MARTIN" w:date="2024-03-22T15:05:00Z">
        <w:r w:rsidR="00C443DB">
          <w:t>, and Asia (7 sites, 15%)</w:t>
        </w:r>
      </w:ins>
      <w:ins w:id="79" w:author="PHILIP ANTHONY MARTIN" w:date="2024-03-22T15:06:00Z">
        <w:r w:rsidR="00C443DB">
          <w:t xml:space="preserve">, </w:t>
        </w:r>
      </w:ins>
      <w:ins w:id="80" w:author="PHILIP ANTHONY MARTIN" w:date="2024-03-22T21:56:00Z">
        <w:r>
          <w:t xml:space="preserve">with </w:t>
        </w:r>
      </w:ins>
      <w:ins w:id="81" w:author="PHILIP ANTHONY MARTIN" w:date="2024-03-22T15:05:00Z">
        <w:r w:rsidR="00C443DB">
          <w:t>relatively few in South America (</w:t>
        </w:r>
      </w:ins>
      <w:ins w:id="82" w:author="PHILIP ANTHONY MARTIN" w:date="2024-03-22T15:06:00Z">
        <w:r w:rsidR="00C443DB">
          <w:t>4 sites, 8%) and Oceania (3 sites, 7%) and no sit</w:t>
        </w:r>
      </w:ins>
      <w:ins w:id="83" w:author="PHILIP ANTHONY MARTIN" w:date="2024-03-22T15:15:00Z">
        <w:r w:rsidR="00C443DB">
          <w:t>e</w:t>
        </w:r>
      </w:ins>
      <w:ins w:id="84" w:author="PHILIP ANTHONY MARTIN" w:date="2024-03-22T15:06:00Z">
        <w:r w:rsidR="00C443DB">
          <w:t>s in Africa</w:t>
        </w:r>
      </w:ins>
      <w:ins w:id="85" w:author="PHILIP ANTHONY MARTIN" w:date="2024-03-22T15:07:00Z">
        <w:r w:rsidR="00C443DB">
          <w:t>.</w:t>
        </w:r>
      </w:ins>
      <w:ins w:id="86" w:author="PHILIP ANTHONY MARTIN" w:date="2024-03-22T15:12:00Z">
        <w:r w:rsidR="00C443DB">
          <w:t xml:space="preserve"> </w:t>
        </w:r>
      </w:ins>
      <w:proofErr w:type="spellStart"/>
      <w:ins w:id="87" w:author="PHILIP ANTHONY MARTIN" w:date="2024-03-22T15:13:00Z">
        <w:r w:rsidR="00C443DB">
          <w:t>Acari</w:t>
        </w:r>
        <w:proofErr w:type="spellEnd"/>
        <w:r w:rsidR="00C443DB">
          <w:t xml:space="preserve"> were the most studied taxonomic group (</w:t>
        </w:r>
      </w:ins>
      <w:ins w:id="88" w:author="PHILIP ANTHONY MARTIN" w:date="2024-03-22T15:14:00Z">
        <w:r w:rsidR="00C443DB">
          <w:t>3</w:t>
        </w:r>
      </w:ins>
      <w:ins w:id="89" w:author="PHILIP ANTHONY MARTIN" w:date="2024-03-22T15:22:00Z">
        <w:r w:rsidR="00792104">
          <w:t>3</w:t>
        </w:r>
      </w:ins>
      <w:ins w:id="90" w:author="PHILIP ANTHONY MARTIN" w:date="2024-03-22T15:14:00Z">
        <w:r w:rsidR="00C443DB">
          <w:t xml:space="preserve">% of effect sizes), followed by Collembola </w:t>
        </w:r>
      </w:ins>
      <w:ins w:id="91" w:author="PHILIP ANTHONY MARTIN" w:date="2024-03-22T15:15:00Z">
        <w:r w:rsidR="00C443DB">
          <w:t>(21%), Nematoda (7%) and Diplopoda (3%).</w:t>
        </w:r>
      </w:ins>
      <w:ins w:id="92" w:author="PHILIP ANTHONY MARTIN" w:date="2024-03-22T15:24:00Z">
        <w:r w:rsidR="00792104">
          <w:t xml:space="preserve"> The remaining </w:t>
        </w:r>
      </w:ins>
      <w:ins w:id="93" w:author="PHILIP ANTHONY MARTIN" w:date="2024-03-22T15:25:00Z">
        <w:r w:rsidR="00792104">
          <w:t>31 taxonomic groups</w:t>
        </w:r>
      </w:ins>
      <w:ins w:id="94" w:author="PHILIP ANTHONY MARTIN" w:date="2024-03-22T15:31:00Z">
        <w:r w:rsidR="00792104">
          <w:t xml:space="preserve"> </w:t>
        </w:r>
      </w:ins>
      <w:ins w:id="95" w:author="PHILIP ANTHONY MARTIN" w:date="2024-03-22T21:56:00Z">
        <w:r>
          <w:t xml:space="preserve">for which </w:t>
        </w:r>
      </w:ins>
      <w:ins w:id="96" w:author="PHILIP ANTHONY MARTIN" w:date="2024-03-22T15:31:00Z">
        <w:r w:rsidR="00792104">
          <w:t xml:space="preserve">we found data </w:t>
        </w:r>
      </w:ins>
      <w:ins w:id="97" w:author="PHILIP ANTHONY MARTIN" w:date="2024-03-22T15:25:00Z">
        <w:r w:rsidR="00792104">
          <w:t xml:space="preserve">make up 37% </w:t>
        </w:r>
      </w:ins>
      <w:ins w:id="98" w:author="PHILIP ANTHONY MARTIN" w:date="2024-03-22T15:31:00Z">
        <w:r w:rsidR="00792104">
          <w:t xml:space="preserve">of our </w:t>
        </w:r>
      </w:ins>
      <w:ins w:id="99" w:author="PHILIP ANTHONY MARTIN" w:date="2024-03-22T15:25:00Z">
        <w:r w:rsidR="00792104">
          <w:t>effect sizes.</w:t>
        </w:r>
      </w:ins>
      <w:ins w:id="100" w:author="PHILIP ANTHONY MARTIN" w:date="2024-03-22T15:35:00Z">
        <w:r w:rsidR="00792104">
          <w:t xml:space="preserve"> The vast majority of </w:t>
        </w:r>
      </w:ins>
      <w:ins w:id="101" w:author="PHILIP ANTHONY MARTIN" w:date="2024-03-22T15:36:00Z">
        <w:r w:rsidR="00792104">
          <w:t>effect sizes related to faunal abundance (328 effect sizes, 77%), with relatively few effect sizes fo</w:t>
        </w:r>
      </w:ins>
      <w:ins w:id="102" w:author="PHILIP ANTHONY MARTIN" w:date="2024-03-22T15:37:00Z">
        <w:r w:rsidR="00792104">
          <w:t>r the Shannon-Weiner index (48, 11%) and taxonomic richness (53, 12%).</w:t>
        </w:r>
      </w:ins>
      <w:ins w:id="103" w:author="PHILIP ANTHONY MARTIN" w:date="2024-03-22T15:43:00Z">
        <w:r w:rsidR="00B17449">
          <w:t xml:space="preserve"> </w:t>
        </w:r>
      </w:ins>
    </w:p>
    <w:p w14:paraId="77ECF67F" w14:textId="20C8D9D9" w:rsidR="00766030" w:rsidRPr="00292353" w:rsidRDefault="00B17449" w:rsidP="008B204B">
      <w:pPr>
        <w:spacing w:after="240" w:line="480" w:lineRule="auto"/>
        <w:rPr>
          <w:ins w:id="104" w:author="PHILIP ANTHONY MARTIN" w:date="2024-03-22T14:20:00Z"/>
          <w:rPrChange w:id="105" w:author="PHILIP ANTHONY MARTIN" w:date="2024-03-22T14:21:00Z">
            <w:rPr>
              <w:ins w:id="106" w:author="PHILIP ANTHONY MARTIN" w:date="2024-03-22T14:20:00Z"/>
              <w:b/>
            </w:rPr>
          </w:rPrChange>
        </w:rPr>
        <w:pPrChange w:id="107" w:author="PHILIP ANTHONY MARTIN" w:date="2024-03-22T21:57:00Z">
          <w:pPr>
            <w:spacing w:before="240" w:after="240" w:line="480" w:lineRule="auto"/>
          </w:pPr>
        </w:pPrChange>
      </w:pPr>
      <w:ins w:id="108" w:author="PHILIP ANTHONY MARTIN" w:date="2024-03-22T15:43:00Z">
        <w:r>
          <w:t xml:space="preserve">Most studies were experimental manipulations </w:t>
        </w:r>
      </w:ins>
      <w:ins w:id="109" w:author="PHILIP ANTHONY MARTIN" w:date="2024-03-22T15:44:00Z">
        <w:r>
          <w:t>(87%) while there were relatively few observational studies (13%).</w:t>
        </w:r>
      </w:ins>
      <w:ins w:id="110" w:author="PHILIP ANTHONY MARTIN" w:date="2024-03-22T21:35:00Z">
        <w:r w:rsidR="0069312D">
          <w:t xml:space="preserve"> Most effect sizes came from sampling carried out less than three years after </w:t>
        </w:r>
      </w:ins>
      <w:ins w:id="111" w:author="PHILIP ANTHONY MARTIN" w:date="2024-03-22T21:36:00Z">
        <w:r w:rsidR="0069312D">
          <w:t xml:space="preserve">initial precipitation changes (60%) while </w:t>
        </w:r>
      </w:ins>
      <w:ins w:id="112" w:author="PHILIP ANTHONY MARTIN" w:date="2024-03-22T21:37:00Z">
        <w:r w:rsidR="0069312D">
          <w:t>15% of effect sizes were from samples &gt;10 years after precipitation changes occurred.</w:t>
        </w:r>
      </w:ins>
      <w:ins w:id="113" w:author="PHILIP ANTHONY MARTIN" w:date="2024-03-22T21:40:00Z">
        <w:r w:rsidR="0069312D">
          <w:t xml:space="preserve"> </w:t>
        </w:r>
      </w:ins>
      <w:commentRangeStart w:id="114"/>
      <w:ins w:id="115" w:author="PHILIP ANTHONY MARTIN" w:date="2024-03-22T21:41:00Z">
        <w:r w:rsidR="0069312D">
          <w:t xml:space="preserve">Following critical appraisal, only one study was classified as having high validity, 16 had medium validity, and 16 </w:t>
        </w:r>
      </w:ins>
      <w:ins w:id="116" w:author="PHILIP ANTHONY MARTIN" w:date="2024-03-22T21:42:00Z">
        <w:r w:rsidR="0069312D">
          <w:t>had low validity.</w:t>
        </w:r>
      </w:ins>
      <w:commentRangeEnd w:id="114"/>
      <w:ins w:id="117" w:author="PHILIP ANTHONY MARTIN" w:date="2024-03-22T21:48:00Z">
        <w:r w:rsidR="008B204B">
          <w:rPr>
            <w:rStyle w:val="CommentReference"/>
          </w:rPr>
          <w:commentReference w:id="114"/>
        </w:r>
      </w:ins>
      <w:ins w:id="118" w:author="PHILIP ANTHONY MARTIN" w:date="2024-03-22T21:42:00Z">
        <w:r w:rsidR="0069312D">
          <w:t xml:space="preserve"> The major reason</w:t>
        </w:r>
      </w:ins>
      <w:ins w:id="119" w:author="PHILIP ANTHONY MARTIN" w:date="2024-03-22T21:49:00Z">
        <w:r w:rsidR="008B204B">
          <w:t>s</w:t>
        </w:r>
      </w:ins>
      <w:ins w:id="120" w:author="PHILIP ANTHONY MARTIN" w:date="2024-03-22T21:42:00Z">
        <w:r w:rsidR="0069312D">
          <w:t xml:space="preserve"> for stu</w:t>
        </w:r>
      </w:ins>
      <w:ins w:id="121" w:author="PHILIP ANTHONY MARTIN" w:date="2024-03-22T21:43:00Z">
        <w:r w:rsidR="0069312D">
          <w:t xml:space="preserve">dies </w:t>
        </w:r>
      </w:ins>
      <w:ins w:id="122" w:author="PHILIP ANTHONY MARTIN" w:date="2024-03-22T21:49:00Z">
        <w:r w:rsidR="008B204B">
          <w:t>failing to achieve high validity were a lack of randomisation of treatments</w:t>
        </w:r>
      </w:ins>
      <w:ins w:id="123" w:author="PHILIP ANTHONY MARTIN" w:date="2024-03-22T21:50:00Z">
        <w:r w:rsidR="008B204B">
          <w:t xml:space="preserve"> </w:t>
        </w:r>
      </w:ins>
      <w:ins w:id="124" w:author="PHILIP ANTHONY MARTIN" w:date="2024-03-22T21:51:00Z">
        <w:r w:rsidR="008B204B">
          <w:t xml:space="preserve">and </w:t>
        </w:r>
      </w:ins>
      <w:ins w:id="125" w:author="PHILIP ANTHONY MARTIN" w:date="2024-03-22T21:52:00Z">
        <w:r w:rsidR="008B204B">
          <w:t xml:space="preserve">risk of </w:t>
        </w:r>
      </w:ins>
      <w:ins w:id="126" w:author="PHILIP ANTHONY MARTIN" w:date="2024-03-22T21:51:00Z">
        <w:r w:rsidR="008B204B">
          <w:t>co</w:t>
        </w:r>
      </w:ins>
      <w:ins w:id="127" w:author="PHILIP ANTHONY MARTIN" w:date="2024-03-22T21:52:00Z">
        <w:r w:rsidR="008B204B">
          <w:t>nfounding variables.</w:t>
        </w:r>
      </w:ins>
      <w:ins w:id="128" w:author="PHILIP ANTHONY MARTIN" w:date="2024-03-22T21:53:00Z">
        <w:r w:rsidR="008B204B">
          <w:t xml:space="preserve"> </w:t>
        </w:r>
      </w:ins>
      <w:ins w:id="129" w:author="PHILIP ANTHONY MARTIN" w:date="2024-03-22T21:54:00Z">
        <w:r w:rsidR="008B204B">
          <w:t xml:space="preserve">Samples were mainly taken during Autumn (132 effect sizes, 31%) or Summer (92, 21%), with relatively few in </w:t>
        </w:r>
      </w:ins>
      <w:ins w:id="130" w:author="PHILIP ANTHONY MARTIN" w:date="2024-03-22T21:55:00Z">
        <w:r w:rsidR="008B204B">
          <w:t>Winter (55, 13%) and Spring (38, 9%).</w:t>
        </w:r>
      </w:ins>
      <w:bookmarkStart w:id="131" w:name="_GoBack"/>
      <w:bookmarkEnd w:id="131"/>
    </w:p>
    <w:p w14:paraId="45BA85ED" w14:textId="3D042285" w:rsidR="009439DD" w:rsidRDefault="002813DB" w:rsidP="00AA7A9F">
      <w:pPr>
        <w:spacing w:before="240" w:after="240" w:line="480" w:lineRule="auto"/>
        <w:rPr>
          <w:b/>
        </w:rPr>
      </w:pPr>
      <w:r>
        <w:rPr>
          <w:b/>
        </w:rPr>
        <w:t>Impacts of precipitation change</w:t>
      </w:r>
    </w:p>
    <w:p w14:paraId="1FB0A426" w14:textId="77777777" w:rsidR="009439DD" w:rsidRDefault="002813DB" w:rsidP="00AA7A9F">
      <w:pPr>
        <w:spacing w:line="480" w:lineRule="auto"/>
        <w:rPr>
          <w:b/>
        </w:rPr>
      </w:pPr>
      <w:r>
        <w:rPr>
          <w:b/>
          <w:noProof/>
        </w:rPr>
        <w:lastRenderedPageBreak/>
        <w:drawing>
          <wp:inline distT="114300" distB="114300" distL="114300" distR="114300" wp14:anchorId="3C4A02BE" wp14:editId="7E58031E">
            <wp:extent cx="3240000" cy="4989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240000" cy="4989600"/>
                    </a:xfrm>
                    <a:prstGeom prst="rect">
                      <a:avLst/>
                    </a:prstGeom>
                    <a:ln/>
                  </pic:spPr>
                </pic:pic>
              </a:graphicData>
            </a:graphic>
          </wp:inline>
        </w:drawing>
      </w:r>
    </w:p>
    <w:p w14:paraId="5696117B" w14:textId="77777777" w:rsidR="009439DD" w:rsidRDefault="002813DB" w:rsidP="00AA7A9F">
      <w:pPr>
        <w:spacing w:line="480" w:lineRule="auto"/>
      </w:pPr>
      <w:r>
        <w:rPr>
          <w:b/>
        </w:rPr>
        <w:t>Figure 2</w:t>
      </w:r>
      <w:r>
        <w:t xml:space="preserve"> - Changes in the (a) abundance (b) Shannon-Wiener diversity index, and (c) taxonomic richness of soil and litter fauna in forests as a result of precipitation change. Large points refer to the summary effect size, thicker bars around them representing the 95% confidence intervals, and the thinner bars the 95% prediction intervals. Smaller, semi-transparent points represent individual comparisons. Differences in their size refer to the weight they supply to each analysis. The vertical dashed line represents where the effect size is equal to zero (i.e. where there is no difference between control and treatment groups). Annotations on the left of the plot refer to the number of comparisons in each analysis (k) and, in parentheses, the number of studies they are taken from. Annotations on the right of the plot refer to the mean weighted percentage change for each analysis and asterisks (*) indicate when effect sizes are significantly different from zero.</w:t>
      </w:r>
    </w:p>
    <w:p w14:paraId="5629870E" w14:textId="77777777" w:rsidR="009439DD" w:rsidRDefault="009439DD" w:rsidP="00AA7A9F">
      <w:pPr>
        <w:spacing w:line="480" w:lineRule="auto"/>
      </w:pPr>
    </w:p>
    <w:p w14:paraId="122F0918" w14:textId="77777777" w:rsidR="009439DD" w:rsidRDefault="002813DB" w:rsidP="00AA7A9F">
      <w:pPr>
        <w:spacing w:before="240" w:line="480" w:lineRule="auto"/>
      </w:pPr>
      <w:r>
        <w:lastRenderedPageBreak/>
        <w:t>Precipitation reductions led to a 38% reduction in soil and litter fauna abundance (Figure 2a, coefficient = -0.48, confidence intervals = -0.78, -0.17, p-value = 0.002, k = 170). There was significant between-study heterogeneity (</w:t>
      </w:r>
      <w:r>
        <w:rPr>
          <w:i/>
        </w:rPr>
        <w:t xml:space="preserve">Q </w:t>
      </w:r>
      <w:r>
        <w:t>= 1059, p-value = &lt;0.001) and the proportion of this heterogeneity that was due between-study differences was high (</w:t>
      </w:r>
      <w:r>
        <w:rPr>
          <w:i/>
        </w:rPr>
        <w:t>I</w:t>
      </w:r>
      <w:r>
        <w:rPr>
          <w:i/>
          <w:vertAlign w:val="superscript"/>
        </w:rPr>
        <w:t>2</w:t>
      </w:r>
      <w:r>
        <w:rPr>
          <w:i/>
        </w:rPr>
        <w:t xml:space="preserve"> </w:t>
      </w:r>
      <w:r>
        <w:t>= 84%). Precipitation increases led to a 35% increase in abundance in soil and litter fauna (Figure 2a, coefficient = 0.31, confidence intervals = 0.19, 0.59, p-value = 0.037, k = 105). Variation in effect size was again significant (</w:t>
      </w:r>
      <w:r>
        <w:rPr>
          <w:i/>
        </w:rPr>
        <w:t xml:space="preserve">Q </w:t>
      </w:r>
      <w:r>
        <w:t>= 1542, p-value = &lt;0.001) and a large amount of this was due to real heterogeneity (</w:t>
      </w:r>
      <w:r>
        <w:rPr>
          <w:i/>
        </w:rPr>
        <w:t>I</w:t>
      </w:r>
      <w:r>
        <w:rPr>
          <w:i/>
          <w:vertAlign w:val="superscript"/>
        </w:rPr>
        <w:t>2</w:t>
      </w:r>
      <w:r>
        <w:rPr>
          <w:i/>
        </w:rPr>
        <w:t xml:space="preserve"> </w:t>
      </w:r>
      <w:r>
        <w:t>= 82). For both precipitation reduction and increases, removing effect sizes that failed Geary’s test of normality did not qualitatively alter the results (Table S5). However, in the case of precipitation reduction, removing studies with low validity markedly reduced the summary effect size (Table S6). Further investigation revealed that this was likely to be due to higher validity studies reducing precipitation in a more extreme manner.</w:t>
      </w:r>
    </w:p>
    <w:p w14:paraId="317C8B80" w14:textId="77777777" w:rsidR="009439DD" w:rsidRDefault="002813DB" w:rsidP="00AA7A9F">
      <w:pPr>
        <w:spacing w:line="480" w:lineRule="auto"/>
        <w:ind w:firstLine="720"/>
      </w:pPr>
      <w:r>
        <w:t>The impacts of precipitation changes on both taxonomic richness and Shannon-Wiener diversity were less pronounced than those seen for abundance. Precipitation reduction reduced taxonomic richness by 3%, but this effect was not statistically significant (Figure 2c, coefficient = -0.03, confidence intervals = -0.10, 0.04, p-value = 0.352, k = 37). Precipitation increase caused an increase in taxonomic richness of 5%, but this effect was again not statistically significant (Figure 2c, coefficient = 0.05, confidence intervals = -0.17, 0.26, p-value = 0.664, k = 11). Shannon-Weiner diversity showed a non-significant reduction with decreased precipitation (Figure 2b, coefficient = -0.06, confidence intervals= -0.13, 0.02, p-value = 0.097, k = 31) but a significant decrease with increased precipitation (Figure 2b, coefficient = -0.08, confidence intervals = -0.14, -0.02, p-value = 0.014, k = 9). Although most of these models indicated significant variability in effect sizes, the proportion of heterogeneity due to between-study differences was much lower than for the analyses of abundance (</w:t>
      </w:r>
      <w:r>
        <w:rPr>
          <w:i/>
        </w:rPr>
        <w:t>I</w:t>
      </w:r>
      <w:r>
        <w:rPr>
          <w:i/>
          <w:vertAlign w:val="superscript"/>
        </w:rPr>
        <w:t xml:space="preserve">2 </w:t>
      </w:r>
      <w:r>
        <w:t>= 0-56%,</w:t>
      </w:r>
      <w:r w:rsidR="00351348">
        <w:t xml:space="preserve"> </w:t>
      </w:r>
      <w:r>
        <w:t>Table S6). Removing effect sizes that failed Geary’s test of normality did not qualitatively alter the results but again removing studies with low validity tended to lead to more extreme summary effect sizes (Table S6).</w:t>
      </w:r>
    </w:p>
    <w:p w14:paraId="120086AB" w14:textId="77777777" w:rsidR="009439DD" w:rsidRDefault="009439DD" w:rsidP="00AA7A9F">
      <w:pPr>
        <w:spacing w:line="480" w:lineRule="auto"/>
        <w:ind w:firstLine="720"/>
      </w:pPr>
    </w:p>
    <w:p w14:paraId="393B0771" w14:textId="77777777" w:rsidR="009439DD" w:rsidRDefault="002813DB" w:rsidP="00AA7A9F">
      <w:pPr>
        <w:spacing w:line="480" w:lineRule="auto"/>
        <w:rPr>
          <w:b/>
        </w:rPr>
      </w:pPr>
      <w:r>
        <w:rPr>
          <w:b/>
        </w:rPr>
        <w:lastRenderedPageBreak/>
        <w:t>Drivers of precipitation change impact</w:t>
      </w:r>
    </w:p>
    <w:p w14:paraId="2899522B" w14:textId="77777777" w:rsidR="009439DD" w:rsidRDefault="002813DB" w:rsidP="00AA7A9F">
      <w:pPr>
        <w:spacing w:after="240" w:line="480" w:lineRule="auto"/>
        <w:ind w:firstLine="720"/>
      </w:pPr>
      <w:r>
        <w:t xml:space="preserve">When investigating the reasons for differences in the impact of precipitation changes on abundance, the most parsimonious models included an interaction between the magnitude of precipitation change and organism body size as well as moderators to account for study size and whether effect sizes change over time (Table S6). Model-averaging suggested that mesofauna abundance responded to changes in the magnitude of precipitation, while this was not the case for </w:t>
      </w:r>
      <w:proofErr w:type="spellStart"/>
      <w:r>
        <w:t>microfauna</w:t>
      </w:r>
      <w:proofErr w:type="spellEnd"/>
      <w:r>
        <w:t xml:space="preserve"> and macrofauna (Figure 3). Of the moderators </w:t>
      </w:r>
      <w:proofErr w:type="gramStart"/>
      <w:r>
        <w:t>only</w:t>
      </w:r>
      <w:proofErr w:type="gramEnd"/>
      <w:r>
        <w:t xml:space="preserve"> the interaction between mesofauna and the magnitude of precipitation change was statistically significant (coefficient = 0.005, SE = 0.002, p-value = 0.026), while for </w:t>
      </w:r>
      <w:proofErr w:type="spellStart"/>
      <w:r>
        <w:t>microfauna</w:t>
      </w:r>
      <w:proofErr w:type="spellEnd"/>
      <w:r>
        <w:t xml:space="preserve"> and macrofauna the slopes were much less steep and not statistically significant (Table S6). The effects of study size and publication year were not statistically significant either. We tested whether the impact of precipitation change differed between two of the most well-studied taxonomic groups, Collembola and </w:t>
      </w:r>
      <w:proofErr w:type="spellStart"/>
      <w:r>
        <w:t>Acari</w:t>
      </w:r>
      <w:proofErr w:type="spellEnd"/>
      <w:r>
        <w:t xml:space="preserve"> (Figure S4). While we found that both groups showed a response to changes in precipitation magnitude, there was no statistically significant difference between the responses (Table S9).</w:t>
      </w:r>
    </w:p>
    <w:p w14:paraId="1CF2067A" w14:textId="77777777" w:rsidR="009439DD" w:rsidRDefault="009439DD" w:rsidP="00AA7A9F">
      <w:pPr>
        <w:spacing w:line="480" w:lineRule="auto"/>
        <w:rPr>
          <w:b/>
        </w:rPr>
      </w:pPr>
    </w:p>
    <w:p w14:paraId="0BEF3B68" w14:textId="77777777" w:rsidR="009439DD" w:rsidRDefault="002813DB" w:rsidP="00AA7A9F">
      <w:pPr>
        <w:spacing w:line="480" w:lineRule="auto"/>
        <w:rPr>
          <w:b/>
        </w:rPr>
      </w:pPr>
      <w:r>
        <w:rPr>
          <w:b/>
          <w:noProof/>
        </w:rPr>
        <w:drawing>
          <wp:inline distT="114300" distB="114300" distL="114300" distR="114300" wp14:anchorId="117C9CC6" wp14:editId="7497099B">
            <wp:extent cx="5731200" cy="2286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2286000"/>
                    </a:xfrm>
                    <a:prstGeom prst="rect">
                      <a:avLst/>
                    </a:prstGeom>
                    <a:ln/>
                  </pic:spPr>
                </pic:pic>
              </a:graphicData>
            </a:graphic>
          </wp:inline>
        </w:drawing>
      </w:r>
    </w:p>
    <w:p w14:paraId="73C6CA63" w14:textId="77777777" w:rsidR="009439DD" w:rsidRDefault="002813DB" w:rsidP="00AA7A9F">
      <w:pPr>
        <w:spacing w:line="480" w:lineRule="auto"/>
      </w:pPr>
      <w:r>
        <w:rPr>
          <w:b/>
        </w:rPr>
        <w:t>Figure 3</w:t>
      </w:r>
      <w:r>
        <w:t xml:space="preserve"> - Changes in the abundance of soil and litter fauna in forests relative to changes in precipitation for different faunal size classes. Points represent individual comparisons with different point sizes representing the different weights of comparisons to the analysis. Solid </w:t>
      </w:r>
      <w:r>
        <w:lastRenderedPageBreak/>
        <w:t>lines represent predictions from the most parsimonious model (R</w:t>
      </w:r>
      <w:r>
        <w:rPr>
          <w:vertAlign w:val="superscript"/>
        </w:rPr>
        <w:t>2</w:t>
      </w:r>
      <w:r>
        <w:t>=0.13), with darker coloured bands representing the 95% confidence intervals, and the lighter bands the 95% prediction intervals. Dashed lines represent points at which there is no change in precipitation (x equal to zero) or in effect size (y equal to zero). Annotations on the plot refer to the number of comparisons in each analysis (k) and, in parentheses, the number of studies they are taken from.</w:t>
      </w:r>
    </w:p>
    <w:p w14:paraId="2C4F2E5A" w14:textId="77777777" w:rsidR="009439DD" w:rsidRDefault="002813DB" w:rsidP="00AA7A9F">
      <w:pPr>
        <w:spacing w:before="240" w:line="480" w:lineRule="auto"/>
      </w:pPr>
      <w:r>
        <w:tab/>
        <w:t>The most parsimonious models for changes in taxonomic richness included only the magnitude of precipitation change or the year of publication (Table S11). Model-averaging showed a non-significant positive relationship with precipitation change (coefficient = 0.002, SE = 0.002, p-value = 0.349, Figure 4, Table S12), indicating weak support for the impact of precipitation change magnitude. Similarly, for Shannon-Wiener diversity the most parsimonious models included different combinations of the magnitude of precipitation change and/or the year of publication (Table S13). Model averaging showed a non-significant negative effect of precipitation magnitude on Shannon-Wiener diversity (coefficient = -0.002, SE = 0.004, p-value = 0.703, Figure S5, Table S14).</w:t>
      </w:r>
    </w:p>
    <w:p w14:paraId="74B20C3B" w14:textId="77777777" w:rsidR="009439DD" w:rsidRDefault="009439DD" w:rsidP="00AA7A9F">
      <w:pPr>
        <w:spacing w:before="240" w:line="480" w:lineRule="auto"/>
      </w:pPr>
    </w:p>
    <w:p w14:paraId="6D8C35F5" w14:textId="77777777" w:rsidR="009439DD" w:rsidRDefault="009439DD" w:rsidP="00AA7A9F">
      <w:pPr>
        <w:spacing w:before="240" w:line="480" w:lineRule="auto"/>
      </w:pPr>
    </w:p>
    <w:p w14:paraId="36FEE207" w14:textId="77777777" w:rsidR="009439DD" w:rsidRDefault="002813DB" w:rsidP="00AA7A9F">
      <w:pPr>
        <w:spacing w:line="480" w:lineRule="auto"/>
        <w:rPr>
          <w:b/>
        </w:rPr>
      </w:pPr>
      <w:r>
        <w:rPr>
          <w:b/>
          <w:noProof/>
        </w:rPr>
        <w:drawing>
          <wp:inline distT="114300" distB="114300" distL="114300" distR="114300" wp14:anchorId="6158698E" wp14:editId="17D65C4F">
            <wp:extent cx="4320000" cy="2894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320000" cy="2894400"/>
                    </a:xfrm>
                    <a:prstGeom prst="rect">
                      <a:avLst/>
                    </a:prstGeom>
                    <a:ln/>
                  </pic:spPr>
                </pic:pic>
              </a:graphicData>
            </a:graphic>
          </wp:inline>
        </w:drawing>
      </w:r>
    </w:p>
    <w:p w14:paraId="6B320147" w14:textId="77777777" w:rsidR="009439DD" w:rsidRDefault="002813DB" w:rsidP="00AA7A9F">
      <w:pPr>
        <w:spacing w:line="480" w:lineRule="auto"/>
      </w:pPr>
      <w:r>
        <w:rPr>
          <w:b/>
        </w:rPr>
        <w:lastRenderedPageBreak/>
        <w:t>Figure 4</w:t>
      </w:r>
      <w:r>
        <w:t xml:space="preserve"> - Changes in taxonomic richness relative to changes in precipitation. Points represent individual comparisons with different point sizes representing the different weights of points in the analysis. The solid line represents predictions from the most parsimonious model (R</w:t>
      </w:r>
      <w:r>
        <w:rPr>
          <w:vertAlign w:val="superscript"/>
        </w:rPr>
        <w:t>2</w:t>
      </w:r>
      <w:r>
        <w:t>=0.26), with darker coloured bands representing the 95% confidence intervals, and the lighter bands the 95% prediction intervals. Dashed lines represent points at which the x and y axes are equal to zero. Annotations on the plot refer to the number of comparisons in the analysis (k) and, in parentheses, the number of studies they are taken from.</w:t>
      </w:r>
    </w:p>
    <w:p w14:paraId="7867FFB8" w14:textId="77777777" w:rsidR="009439DD" w:rsidRDefault="009439DD" w:rsidP="00AA7A9F">
      <w:pPr>
        <w:spacing w:line="480" w:lineRule="auto"/>
      </w:pPr>
    </w:p>
    <w:p w14:paraId="48CA2AA8" w14:textId="77777777" w:rsidR="009439DD" w:rsidRDefault="002813DB" w:rsidP="00AA7A9F">
      <w:pPr>
        <w:spacing w:line="480" w:lineRule="auto"/>
        <w:rPr>
          <w:b/>
        </w:rPr>
      </w:pPr>
      <w:r>
        <w:rPr>
          <w:b/>
        </w:rPr>
        <w:t>Study biases</w:t>
      </w:r>
    </w:p>
    <w:p w14:paraId="0ED34FC4" w14:textId="77777777" w:rsidR="00351348" w:rsidRDefault="002813DB" w:rsidP="00AA7A9F">
      <w:pPr>
        <w:spacing w:after="240" w:line="480" w:lineRule="auto"/>
        <w:ind w:firstLine="720"/>
      </w:pPr>
      <w:r>
        <w:t xml:space="preserve">There are clear biases in the geographic distribution of studies, with a large number of studies carried out in western Europe and the USA, but relatively few in South America and Asia, and no studies found for Africa (Figure 5a). This translates to an underrepresentation of tropical forest biomes, with most studies carried out in temperate seasonal forests or woodland/shrubland biomes found in </w:t>
      </w:r>
      <w:proofErr w:type="spellStart"/>
      <w:r>
        <w:t>mediterranean</w:t>
      </w:r>
      <w:proofErr w:type="spellEnd"/>
      <w:r>
        <w:t xml:space="preserve"> climates (Figure 5b). In addition to geographic biases, there were also a number of biases that could impact the validity of study results. First, studies of the effects of precipitation reduction reduced precipitation by 92% more than projected changes for the same location (Figure 6a, coefficient = -2.59, SE = 0.64, p-value = 0.002), while studies of precipitation increase increased precipitation by 204% more than projected changes, although this difference was not statistically significant (Figure 6a, coefficient = 1.11, SE = 0.805, p-value = 0.197). Second, the plots used for experimental manipulations tended to be small for studies of micro-, meso-, and macrofauna (Figure 6b), with median areas of 460 m</w:t>
      </w:r>
      <w:r>
        <w:rPr>
          <w:vertAlign w:val="superscript"/>
        </w:rPr>
        <w:t>2</w:t>
      </w:r>
      <w:r>
        <w:t>, 300 m</w:t>
      </w:r>
      <w:r>
        <w:rPr>
          <w:vertAlign w:val="superscript"/>
        </w:rPr>
        <w:t>2</w:t>
      </w:r>
      <w:r>
        <w:t>, and 36 m</w:t>
      </w:r>
      <w:r>
        <w:rPr>
          <w:vertAlign w:val="superscript"/>
        </w:rPr>
        <w:t>2</w:t>
      </w:r>
      <w:r>
        <w:t xml:space="preserve"> respectively.</w:t>
      </w:r>
    </w:p>
    <w:p w14:paraId="5BA7D8C9" w14:textId="77777777" w:rsidR="00351348" w:rsidRDefault="00351348">
      <w:r>
        <w:br w:type="page"/>
      </w:r>
    </w:p>
    <w:p w14:paraId="513474E7" w14:textId="77777777" w:rsidR="009439DD" w:rsidRDefault="009439DD" w:rsidP="00AA7A9F">
      <w:pPr>
        <w:spacing w:after="240" w:line="480" w:lineRule="auto"/>
        <w:ind w:firstLine="720"/>
      </w:pPr>
    </w:p>
    <w:p w14:paraId="6475B29C" w14:textId="77777777" w:rsidR="009439DD" w:rsidRDefault="002813DB" w:rsidP="00AA7A9F">
      <w:pPr>
        <w:spacing w:before="240" w:after="240" w:line="480" w:lineRule="auto"/>
        <w:rPr>
          <w:b/>
        </w:rPr>
      </w:pPr>
      <w:r>
        <w:rPr>
          <w:b/>
          <w:noProof/>
        </w:rPr>
        <w:drawing>
          <wp:inline distT="114300" distB="114300" distL="114300" distR="114300" wp14:anchorId="159FEF82" wp14:editId="33B41988">
            <wp:extent cx="5731200" cy="4775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4775200"/>
                    </a:xfrm>
                    <a:prstGeom prst="rect">
                      <a:avLst/>
                    </a:prstGeom>
                    <a:ln/>
                  </pic:spPr>
                </pic:pic>
              </a:graphicData>
            </a:graphic>
          </wp:inline>
        </w:drawing>
      </w:r>
    </w:p>
    <w:p w14:paraId="1251EBB5" w14:textId="77777777" w:rsidR="009439DD" w:rsidRDefault="002813DB" w:rsidP="00AA7A9F">
      <w:pPr>
        <w:spacing w:before="240" w:after="240" w:line="480" w:lineRule="auto"/>
        <w:jc w:val="both"/>
        <w:rPr>
          <w:b/>
        </w:rPr>
      </w:pPr>
      <w:r>
        <w:rPr>
          <w:b/>
        </w:rPr>
        <w:t xml:space="preserve">Figure 5 </w:t>
      </w:r>
      <w:r>
        <w:t>- (a) The location of study sites and (b) distribution within biomes. Studies of precipitation increase are shown by blue upward-pointing triangle symbols, studies of precipitation decrease by red downward-pointing triangles, and studies that investigated both increases and decreases are shown by purple diamonds. The size of the symbols indicates the number of comparisons made at each location (minimum: 1, maximum: 88). In (b) the location of each site in a Whittaker biome diagram is defined by mean annual temperature and mean annual precipitation.</w:t>
      </w:r>
    </w:p>
    <w:p w14:paraId="6BCC3AD8" w14:textId="77777777" w:rsidR="009439DD" w:rsidRDefault="009439DD" w:rsidP="00AA7A9F">
      <w:pPr>
        <w:spacing w:line="480" w:lineRule="auto"/>
        <w:rPr>
          <w:b/>
        </w:rPr>
      </w:pPr>
    </w:p>
    <w:p w14:paraId="14FA643C" w14:textId="77777777" w:rsidR="009439DD" w:rsidRDefault="009439DD" w:rsidP="00AA7A9F">
      <w:pPr>
        <w:spacing w:line="480" w:lineRule="auto"/>
        <w:rPr>
          <w:b/>
        </w:rPr>
      </w:pPr>
    </w:p>
    <w:p w14:paraId="64E41DB3" w14:textId="77777777" w:rsidR="009439DD" w:rsidRDefault="009439DD" w:rsidP="00AA7A9F">
      <w:pPr>
        <w:spacing w:line="480" w:lineRule="auto"/>
        <w:rPr>
          <w:b/>
        </w:rPr>
      </w:pPr>
    </w:p>
    <w:p w14:paraId="1E5435F2" w14:textId="77777777" w:rsidR="009439DD" w:rsidRDefault="002813DB" w:rsidP="00AA7A9F">
      <w:pPr>
        <w:spacing w:line="480" w:lineRule="auto"/>
        <w:rPr>
          <w:b/>
        </w:rPr>
      </w:pPr>
      <w:r>
        <w:rPr>
          <w:b/>
          <w:noProof/>
        </w:rPr>
        <w:lastRenderedPageBreak/>
        <w:drawing>
          <wp:inline distT="114300" distB="114300" distL="114300" distR="114300" wp14:anchorId="1F443EF0" wp14:editId="182F5070">
            <wp:extent cx="5731200" cy="2870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2870200"/>
                    </a:xfrm>
                    <a:prstGeom prst="rect">
                      <a:avLst/>
                    </a:prstGeom>
                    <a:ln/>
                  </pic:spPr>
                </pic:pic>
              </a:graphicData>
            </a:graphic>
          </wp:inline>
        </w:drawing>
      </w:r>
    </w:p>
    <w:p w14:paraId="1FA63731" w14:textId="77777777" w:rsidR="009439DD" w:rsidRDefault="002813DB" w:rsidP="00AA7A9F">
      <w:pPr>
        <w:spacing w:line="480" w:lineRule="auto"/>
      </w:pPr>
      <w:r>
        <w:rPr>
          <w:b/>
        </w:rPr>
        <w:t>Figure 6</w:t>
      </w:r>
      <w:r>
        <w:t xml:space="preserve"> - Biases that affect the validity of study results: (a) Differences in precipitation changes investigated in studies compared to projected precipitation changes based on </w:t>
      </w:r>
      <w:proofErr w:type="spellStart"/>
      <w:r>
        <w:t>Hadlee</w:t>
      </w:r>
      <w:proofErr w:type="spellEnd"/>
      <w:r>
        <w:t xml:space="preserve"> climate model projections for 2041-2060; (b) Sizes of plots used in experimental studies of precipitation changes effects on the differing body size groups of invertebrate soil and litter fauna. In (a) points represent mean values for each group and error bars the 95% confidence intervals. The dashed vertical line represents the point at which there is no difference between projected and studied level of precipitation change. Annotations on the right of the plot refer to the mean percentage change for each analysis and asterisks (*) indicate when effect sizes are significantly different from zero.</w:t>
      </w:r>
    </w:p>
    <w:p w14:paraId="46A02812" w14:textId="77777777" w:rsidR="009439DD" w:rsidRDefault="009439DD" w:rsidP="00AA7A9F">
      <w:pPr>
        <w:spacing w:line="480" w:lineRule="auto"/>
      </w:pPr>
    </w:p>
    <w:p w14:paraId="092E0924" w14:textId="77777777" w:rsidR="009439DD" w:rsidRDefault="002813DB" w:rsidP="00AA7A9F">
      <w:pPr>
        <w:spacing w:before="240" w:after="240" w:line="480" w:lineRule="auto"/>
        <w:rPr>
          <w:b/>
        </w:rPr>
      </w:pPr>
      <w:r>
        <w:rPr>
          <w:b/>
        </w:rPr>
        <w:t>Discussion</w:t>
      </w:r>
    </w:p>
    <w:p w14:paraId="4621724F" w14:textId="77777777" w:rsidR="009439DD" w:rsidRDefault="002813DB" w:rsidP="00AA7A9F">
      <w:pPr>
        <w:spacing w:before="240" w:line="480" w:lineRule="auto"/>
      </w:pPr>
      <w:r>
        <w:t xml:space="preserve">Our findings partially supported </w:t>
      </w:r>
      <w:ins w:id="132" w:author="PHILIP ANTHONY MARTIN" w:date="2024-02-20T11:46:00Z">
        <w:r w:rsidR="00A92F11">
          <w:t xml:space="preserve">our hypothesis </w:t>
        </w:r>
      </w:ins>
      <w:del w:id="133" w:author="PHILIP ANTHONY MARTIN" w:date="2024-02-20T11:46:00Z">
        <w:r w:rsidDel="00A92F11">
          <w:delText>Hypothesis 1</w:delText>
        </w:r>
      </w:del>
      <w:ins w:id="134" w:author="PHILIP ANTHONY MARTIN" w:date="2024-02-20T11:46:00Z">
        <w:r w:rsidR="00A92F11">
          <w:t>(H1)</w:t>
        </w:r>
      </w:ins>
      <w:r>
        <w:t xml:space="preserve">, indicating that reductions in precipitation generally cause large decreases in the abundance of soil and litter fauna in forests, while precipitation increases have the opposite effect. However, impacts on taxonomic richness and Shannon-Wiener diversity were typically less pronounced. Changes in abundance depended on the magnitude of precipitation changes and taxa body size: mesofauna abundance changes were positively correlated with changes in precipitation, but </w:t>
      </w:r>
      <w:r>
        <w:lastRenderedPageBreak/>
        <w:t>there was little detectable effect of body size for either micro- or macrofauna. We found weak support for a positive correlation between changes in precipitation and changes in taxonomic richness but no support of this correlation for Shannon-Wiener diversity. Thus, the best supported of our hypotheses regarding the variability in response to precipitation changes was H</w:t>
      </w:r>
      <w:del w:id="135" w:author="PHILIP ANTHONY MARTIN" w:date="2024-02-20T11:47:00Z">
        <w:r w:rsidDel="00A92F11">
          <w:delText xml:space="preserve">ypothesis </w:delText>
        </w:r>
      </w:del>
      <w:r>
        <w:t>5, that the impacts of precipitation change depended on taxa body size. However, there was only weak support for H</w:t>
      </w:r>
      <w:del w:id="136" w:author="PHILIP ANTHONY MARTIN" w:date="2024-02-20T11:47:00Z">
        <w:r w:rsidDel="00A92F11">
          <w:delText xml:space="preserve">ypothesis </w:delText>
        </w:r>
      </w:del>
      <w:r>
        <w:t>2, that increased magnitude of changes in precipitation amplifies changes in abundance and diversity, and little support for the effects of fauna occupying litter or soil (H</w:t>
      </w:r>
      <w:del w:id="137" w:author="PHILIP ANTHONY MARTIN" w:date="2024-02-20T11:47:00Z">
        <w:r w:rsidDel="00A92F11">
          <w:delText xml:space="preserve">ypothesis </w:delText>
        </w:r>
      </w:del>
      <w:r>
        <w:t>3) or possessing an exoskeleton (H</w:t>
      </w:r>
      <w:del w:id="138" w:author="PHILIP ANTHONY MARTIN" w:date="2024-02-20T11:47:00Z">
        <w:r w:rsidDel="00A92F11">
          <w:delText xml:space="preserve">ypothesis </w:delText>
        </w:r>
      </w:del>
      <w:r>
        <w:t>4) regarding the modification of impacts of precipitation changes.</w:t>
      </w:r>
    </w:p>
    <w:p w14:paraId="0C2B1E70" w14:textId="77777777" w:rsidR="009439DD" w:rsidRDefault="002813DB" w:rsidP="00AA7A9F">
      <w:pPr>
        <w:spacing w:before="240" w:line="480" w:lineRule="auto"/>
        <w:rPr>
          <w:b/>
        </w:rPr>
      </w:pPr>
      <w:r>
        <w:rPr>
          <w:b/>
        </w:rPr>
        <w:t>Impacts of precipitation change</w:t>
      </w:r>
    </w:p>
    <w:p w14:paraId="6D3B6B14" w14:textId="77777777" w:rsidR="009439DD" w:rsidRDefault="002813DB" w:rsidP="00AA7A9F">
      <w:pPr>
        <w:spacing w:before="240" w:line="480" w:lineRule="auto"/>
      </w:pPr>
      <w:r>
        <w:t xml:space="preserve">Our results broadly agree with those of the meta-analysis by Peng et al. </w:t>
      </w:r>
      <w:r w:rsidR="002338B0">
        <w:fldChar w:fldCharType="begin" w:fldLock="1"/>
      </w:r>
      <w:r w:rsidR="002338B0">
        <w:instrText>ADDIN paperpile_citation &lt;clusterId&gt;F919T167I557M271&lt;/clusterId&gt;&lt;metadata&gt;&lt;citation&gt;&lt;id&gt;BB867162560311EE9FBDD18E945E4932&lt;/id&gt;&lt;no_author&gt;true&lt;/no_author&gt;&lt;/citation&gt;&lt;/metadata&gt;&lt;data&gt;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&lt;/data&gt; \* MERGEFORMAT</w:instrText>
      </w:r>
      <w:r w:rsidR="002338B0">
        <w:fldChar w:fldCharType="separate"/>
      </w:r>
      <w:r w:rsidR="002338B0">
        <w:rPr>
          <w:noProof/>
          <w:color w:val="000000"/>
        </w:rPr>
        <w:t>(2022)</w:t>
      </w:r>
      <w:r w:rsidR="002338B0">
        <w:rPr>
          <w:color w:val="000000"/>
        </w:rPr>
        <w:fldChar w:fldCharType="end"/>
      </w:r>
      <w:r>
        <w:t xml:space="preserve">, who found that impacts of precipitation change on the abundance of soil fauna in forests were much larger than for richness. However, our meta-analysis included more than three times as many primary studies relating to forests, and over twice as many effect sizes, indicating that our results represent an important advance in robustness. Our results also broadly mirrored those found by the recent meta-analysis of Bristol et al. </w:t>
      </w:r>
      <w:r w:rsidR="002338B0">
        <w:fldChar w:fldCharType="begin" w:fldLock="1"/>
      </w:r>
      <w:r w:rsidR="002338B0">
        <w:instrText>ADDIN paperpile_citation &lt;clusterId&gt;I481W547L838P622&lt;/clusterId&gt;&lt;metadata&gt;&lt;citation&gt;&lt;id&gt;ABE7330A589611EEAF8DD18E945E4932&lt;/id&gt;&lt;no_author&gt;true&lt;/no_author&gt;&lt;/citation&gt;&lt;/metadata&gt;&lt;data&gt;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&lt;/data&gt; \* MERGEFORMAT</w:instrText>
      </w:r>
      <w:r w:rsidR="002338B0">
        <w:fldChar w:fldCharType="separate"/>
      </w:r>
      <w:r w:rsidR="002338B0">
        <w:rPr>
          <w:noProof/>
          <w:color w:val="000000"/>
        </w:rPr>
        <w:t>(2023)</w:t>
      </w:r>
      <w:r w:rsidR="002338B0">
        <w:rPr>
          <w:color w:val="000000"/>
        </w:rPr>
        <w:fldChar w:fldCharType="end"/>
      </w:r>
      <w:r>
        <w:t xml:space="preserve"> who focussed solely on nematodes and showed a non-significant increase in abundance as a result of precipitation increases and a non-significant decrease as a result of precipitation reductions. However, unlike previous meta-analyses </w:t>
      </w:r>
      <w:r w:rsidR="002338B0">
        <w:fldChar w:fldCharType="begin" w:fldLock="1"/>
      </w:r>
      <w:r w:rsidR="002338B0">
        <w:instrText>ADDIN paperpile_citation &lt;clusterId&gt;B594O552K932I655&lt;/clusterId&gt;&lt;metadata&gt;&lt;citation&gt;&lt;id&gt;BB867162560311EE9FBDD18E945E4932&lt;/id&gt;&lt;/citation&gt;&lt;citation&gt;&lt;id&gt;83156CB8588B11EEAE0ED18E945E4932&lt;/id&gt;&lt;/citation&gt;&lt;/metadata&gt;&lt;data&gt;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&lt;/data&gt; \* MERGEFORMAT</w:instrText>
      </w:r>
      <w:r w:rsidR="002338B0">
        <w:fldChar w:fldCharType="separate"/>
      </w:r>
      <w:r w:rsidR="002338B0">
        <w:rPr>
          <w:noProof/>
          <w:color w:val="000000"/>
        </w:rPr>
        <w:t>(Blankinship et al., 2011; Peng et al., 2022)</w:t>
      </w:r>
      <w:r w:rsidR="002338B0">
        <w:rPr>
          <w:color w:val="000000"/>
        </w:rPr>
        <w:fldChar w:fldCharType="end"/>
      </w:r>
      <w:r>
        <w:t>, we found important evidence for nuanced effects of precipitation change.</w:t>
      </w:r>
    </w:p>
    <w:p w14:paraId="1B87C78B" w14:textId="77777777" w:rsidR="009439DD" w:rsidRDefault="002813DB" w:rsidP="00AA7A9F">
      <w:pPr>
        <w:spacing w:line="480" w:lineRule="auto"/>
        <w:ind w:firstLine="720"/>
        <w:rPr>
          <w:b/>
        </w:rPr>
      </w:pPr>
      <w:r>
        <w:t xml:space="preserve">The lack of pronounced changes in either taxonomic richness or Shannon-Wiener diversity was surprising, but one intriguing finding was that species richness changed little as a result of precipitation change, while Shannon-Wiener diversity was significantly reduced following precipitation increases. This hints that, as suggested by others, some </w:t>
      </w:r>
      <w:proofErr w:type="spellStart"/>
      <w:r>
        <w:t>Oribatida</w:t>
      </w:r>
      <w:proofErr w:type="spellEnd"/>
      <w:r>
        <w:t xml:space="preserve"> and Collembola species become increasingly dominant when soil moisture is increased, reducing evenness </w:t>
      </w:r>
      <w:r w:rsidR="002338B0">
        <w:fldChar w:fldCharType="begin" w:fldLock="1"/>
      </w:r>
      <w:r w:rsidR="002338B0">
        <w:instrText>ADDIN paperpile_citation &lt;clusterId&gt;D862R922N313L133&lt;/clusterId&gt;&lt;metadata&gt;&lt;citation&gt;&lt;id&gt;42A93AE65C5B11EEB8CCD18E945E4932&lt;/id&gt;&lt;/citation&gt;&lt;/metadata&gt;&lt;data&gt;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&lt;/data&gt; \* MERGEFORMAT</w:instrText>
      </w:r>
      <w:r w:rsidR="002338B0">
        <w:fldChar w:fldCharType="separate"/>
      </w:r>
      <w:r w:rsidR="002338B0">
        <w:rPr>
          <w:noProof/>
          <w:color w:val="000000"/>
        </w:rPr>
        <w:t>(Meehan et al., 2020)</w:t>
      </w:r>
      <w:r w:rsidR="002338B0">
        <w:rPr>
          <w:color w:val="000000"/>
        </w:rPr>
        <w:fldChar w:fldCharType="end"/>
      </w:r>
      <w:r>
        <w:t xml:space="preserve">. In contrast with our findings for changes in abundance, we found relatively little support for the effect of changes in precipitation </w:t>
      </w:r>
      <w:r>
        <w:lastRenderedPageBreak/>
        <w:t xml:space="preserve">magnitude or species traits on taxonomic richness or Shannon-Wiener diversity. This could result from changes in local diversity as a result of perturbations often not reflecting those in community composition </w:t>
      </w:r>
      <w:r w:rsidR="002338B0">
        <w:fldChar w:fldCharType="begin" w:fldLock="1"/>
      </w:r>
      <w:r w:rsidR="002338B0">
        <w:instrText>ADDIN paperpile_citation &lt;clusterId&gt;K232R388N679K363&lt;/clusterId&gt;&lt;metadata&gt;&lt;citation&gt;&lt;id&gt;13A56DB8592D11EE94B6D18E945E4932&lt;/id&gt;&lt;/citation&gt;&lt;citation&gt;&lt;id&gt;D567944E592D11EEABF479EBD2A92DCC&lt;/id&gt;&lt;/citation&gt;&lt;/metadata&gt;&lt;data&gt;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&lt;/data&gt; \* MERGEFORMAT</w:instrText>
      </w:r>
      <w:r w:rsidR="002338B0">
        <w:fldChar w:fldCharType="separate"/>
      </w:r>
      <w:r w:rsidR="002338B0">
        <w:rPr>
          <w:noProof/>
          <w:color w:val="000000"/>
        </w:rPr>
        <w:t>(Hillebrand et al., 2018; Zajicek et al., 2021)</w:t>
      </w:r>
      <w:r w:rsidR="002338B0">
        <w:rPr>
          <w:color w:val="000000"/>
        </w:rPr>
        <w:fldChar w:fldCharType="end"/>
      </w:r>
      <w:r>
        <w:t xml:space="preserve">. This occurs when there is turnover in the identity and abundance of species but no systematic change in the number of species </w:t>
      </w:r>
      <w:r w:rsidR="002338B0">
        <w:fldChar w:fldCharType="begin" w:fldLock="1"/>
      </w:r>
      <w:r w:rsidR="002338B0">
        <w:instrText>ADDIN paperpile_citation &lt;clusterId&gt;N379A639P129U741&lt;/clusterId&gt;&lt;metadata&gt;&lt;citation&gt;&lt;id&gt;13A56DB8592D11EE94B6D18E945E4932&lt;/id&gt;&lt;/citation&gt;&lt;/metadata&gt;&lt;data&gt;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&lt;/data&gt; \* MERGEFORMAT</w:instrText>
      </w:r>
      <w:r w:rsidR="002338B0">
        <w:fldChar w:fldCharType="separate"/>
      </w:r>
      <w:r w:rsidR="002338B0">
        <w:rPr>
          <w:noProof/>
          <w:color w:val="000000"/>
        </w:rPr>
        <w:t>(Hillebrand et al., 2018)</w:t>
      </w:r>
      <w:r w:rsidR="002338B0">
        <w:rPr>
          <w:color w:val="000000"/>
        </w:rPr>
        <w:fldChar w:fldCharType="end"/>
      </w:r>
      <w:r>
        <w:t xml:space="preserve"> as appears to be common for numerous human-impacted ecosystems </w:t>
      </w:r>
      <w:r w:rsidR="002338B0">
        <w:fldChar w:fldCharType="begin" w:fldLock="1"/>
      </w:r>
      <w:r w:rsidR="002338B0">
        <w:instrText>ADDIN paperpile_citation &lt;clusterId&gt;V972J339Y729D434&lt;/clusterId&gt;&lt;metadata&gt;&lt;citation&gt;&lt;id&gt;0915F6109FFA11EE92FDC2A7D2A92DCC&lt;/id&gt;&lt;/citation&gt;&lt;citation&gt;&lt;id&gt;4F9957249FFC11EEAF62C2A7D2A92DCC&lt;/id&gt;&lt;/citation&gt;&lt;/metadata&gt;&lt;data&gt;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&lt;/data&gt; \* MERGEFORMAT</w:instrText>
      </w:r>
      <w:r w:rsidR="002338B0">
        <w:fldChar w:fldCharType="separate"/>
      </w:r>
      <w:r w:rsidR="002338B0">
        <w:rPr>
          <w:noProof/>
          <w:color w:val="000000"/>
        </w:rPr>
        <w:t>(Dornelas et al., 2014; Vellend et al., 2013)</w:t>
      </w:r>
      <w:r w:rsidR="002338B0">
        <w:rPr>
          <w:color w:val="000000"/>
        </w:rPr>
        <w:fldChar w:fldCharType="end"/>
      </w:r>
      <w:r>
        <w:t>. However, it is also possible that the apparent lack of effect is actually a result of different responses to precipitation changes across taxonomic or functional groups that we were unable to capture due to a lack of data.</w:t>
      </w:r>
    </w:p>
    <w:p w14:paraId="42FEDAEA" w14:textId="77777777" w:rsidR="009439DD" w:rsidRDefault="002813DB" w:rsidP="00AA7A9F">
      <w:pPr>
        <w:spacing w:before="240" w:line="480" w:lineRule="auto"/>
      </w:pPr>
      <w:r>
        <w:rPr>
          <w:b/>
        </w:rPr>
        <w:t>Drivers of precipitation change impact</w:t>
      </w:r>
    </w:p>
    <w:p w14:paraId="46211E6C" w14:textId="77777777" w:rsidR="009439DD" w:rsidRDefault="002813DB" w:rsidP="00AA7A9F">
      <w:pPr>
        <w:spacing w:line="480" w:lineRule="auto"/>
        <w:ind w:firstLine="720"/>
      </w:pPr>
      <w:r>
        <w:t xml:space="preserve">Our findings for changes in abundance suggest that water availability is a key constraint for many forest soil taxa </w:t>
      </w:r>
      <w:r w:rsidR="002338B0">
        <w:fldChar w:fldCharType="begin" w:fldLock="1"/>
      </w:r>
      <w:r w:rsidR="002338B0">
        <w:instrText>ADDIN paperpile_citation &lt;clusterId&gt;O116C464Y754V447&lt;/clusterId&gt;&lt;metadata&gt;&lt;citation&gt;&lt;id&gt;18FBC812588711EEBB6DD18E945E4932&lt;/id&gt;&lt;/citation&gt;&lt;/metadata&gt;&lt;data&gt;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&lt;/data&gt; \* MERGEFORMAT</w:instrText>
      </w:r>
      <w:r w:rsidR="002338B0">
        <w:fldChar w:fldCharType="separate"/>
      </w:r>
      <w:r w:rsidR="002338B0">
        <w:rPr>
          <w:noProof/>
          <w:color w:val="000000"/>
        </w:rPr>
        <w:t>(Aupic-Samain, Baldy, et al., 2021)</w:t>
      </w:r>
      <w:r w:rsidR="002338B0">
        <w:rPr>
          <w:color w:val="000000"/>
        </w:rPr>
        <w:fldChar w:fldCharType="end"/>
      </w:r>
      <w:r>
        <w:t xml:space="preserve">, but that impacts of soil moisture vary depending on organism body size. The effect of intense precipitation changes on mesofauna abundance is consistent with previous studies that suggested that this group can be particularly sensitive to environmental changes </w:t>
      </w:r>
      <w:r w:rsidR="002338B0">
        <w:fldChar w:fldCharType="begin" w:fldLock="1"/>
      </w:r>
      <w:r w:rsidR="002338B0">
        <w:instrText>ADDIN paperpile_citation &lt;clusterId&gt;R457F744B294Y828&lt;/clusterId&gt;&lt;metadata&gt;&lt;citation&gt;&lt;id&gt;694B28965B8211EEA1CAD18E945E4932&lt;/id&gt;&lt;/citation&gt;&lt;/metadata&gt;&lt;data&gt;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&lt;/data&gt; \* MERGEFORMAT</w:instrText>
      </w:r>
      <w:r w:rsidR="002338B0">
        <w:fldChar w:fldCharType="separate"/>
      </w:r>
      <w:r w:rsidR="002338B0">
        <w:rPr>
          <w:noProof/>
          <w:color w:val="000000"/>
        </w:rPr>
        <w:t>(Wu &amp; Wang, 2019)</w:t>
      </w:r>
      <w:r w:rsidR="002338B0">
        <w:rPr>
          <w:color w:val="000000"/>
        </w:rPr>
        <w:fldChar w:fldCharType="end"/>
      </w:r>
      <w:r>
        <w:t xml:space="preserve"> and that high-intensity disturbances can have an enduring effect on ecological processes and hinder recovery </w:t>
      </w:r>
      <w:r w:rsidR="002338B0">
        <w:fldChar w:fldCharType="begin" w:fldLock="1"/>
      </w:r>
      <w:r w:rsidR="002338B0">
        <w:instrText>ADDIN paperpile_citation &lt;clusterId&gt;X723E171A561X275&lt;/clusterId&gt;&lt;metadata&gt;&lt;citation&gt;&lt;id&gt;848CA9AC60FC11EE808DD18E945E4932&lt;/id&gt;&lt;/citation&gt;&lt;/metadata&gt;&lt;data&gt;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&lt;/data&gt; \* MERGEFORMAT</w:instrText>
      </w:r>
      <w:r w:rsidR="002338B0">
        <w:fldChar w:fldCharType="separate"/>
      </w:r>
      <w:r w:rsidR="002338B0">
        <w:rPr>
          <w:noProof/>
          <w:color w:val="000000"/>
        </w:rPr>
        <w:t>(Nielsen &amp; Ball, 2015)</w:t>
      </w:r>
      <w:r w:rsidR="002338B0">
        <w:rPr>
          <w:color w:val="000000"/>
        </w:rPr>
        <w:fldChar w:fldCharType="end"/>
      </w:r>
      <w:r>
        <w:t xml:space="preserve">. This could lead to reductions in the incorporation of leaf litter into soil, given that litter forms a major part of the diet for taxa such as Collembola and </w:t>
      </w:r>
      <w:proofErr w:type="spellStart"/>
      <w:r>
        <w:t>Oribatida</w:t>
      </w:r>
      <w:proofErr w:type="spellEnd"/>
      <w:r>
        <w:t xml:space="preserve"> </w:t>
      </w:r>
      <w:r w:rsidR="002338B0">
        <w:fldChar w:fldCharType="begin" w:fldLock="1"/>
      </w:r>
      <w:r w:rsidR="002338B0">
        <w:instrText>ADDIN paperpile_citation &lt;clusterId&gt;A284O542D832A655&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The apparent lack of significant impact of precipitation change on micro- and macrofauna, while contradicting our expectations, could have a variety of causes.</w:t>
      </w:r>
    </w:p>
    <w:p w14:paraId="7F98DFC9" w14:textId="77777777" w:rsidR="009439DD" w:rsidRDefault="002813DB" w:rsidP="00AA7A9F">
      <w:pPr>
        <w:spacing w:line="480" w:lineRule="auto"/>
        <w:ind w:firstLine="720"/>
      </w:pPr>
      <w:r>
        <w:t xml:space="preserve">Our results suggest that there is a hump-shaped relationship between the body size of soil and litter fauna and their sensitivity to precipitation changes, with micro- and macrofauna being relatively insensitive and mesofauna being highly sensitive. We hypothesise that this sensitivity is caused by three factors. First, differences in the ability to avoid predation. Under drier conditions, </w:t>
      </w:r>
      <w:proofErr w:type="spellStart"/>
      <w:r>
        <w:t>microfauna</w:t>
      </w:r>
      <w:proofErr w:type="spellEnd"/>
      <w:r>
        <w:t xml:space="preserve">, such as nematodes, can become restricted to small pores </w:t>
      </w:r>
      <w:r w:rsidR="002338B0">
        <w:fldChar w:fldCharType="begin" w:fldLock="1"/>
      </w:r>
      <w:r w:rsidR="002338B0">
        <w:instrText>ADDIN paperpile_citation &lt;clusterId&gt;Z521N518C298H882&lt;/clusterId&gt;&lt;metadata&gt;&lt;citation&gt;&lt;id&gt;4A81AD0471A811EEB9D3C2A7D2A92DCC&lt;/id&gt;&lt;/citation&gt;&lt;/metadata&gt;&lt;data&gt;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&lt;/data&gt; \* MERGEFORMAT</w:instrText>
      </w:r>
      <w:r w:rsidR="002338B0">
        <w:fldChar w:fldCharType="separate"/>
      </w:r>
      <w:r w:rsidR="002338B0">
        <w:rPr>
          <w:noProof/>
          <w:color w:val="000000"/>
        </w:rPr>
        <w:t>(Erktan et al., 2020)</w:t>
      </w:r>
      <w:r w:rsidR="002338B0">
        <w:rPr>
          <w:color w:val="000000"/>
        </w:rPr>
        <w:fldChar w:fldCharType="end"/>
      </w:r>
      <w:r>
        <w:t xml:space="preserve"> that act as refuges from predatory mesofauna such as mites </w:t>
      </w:r>
      <w:r w:rsidR="002338B0">
        <w:fldChar w:fldCharType="begin" w:fldLock="1"/>
      </w:r>
      <w:r w:rsidR="002338B0">
        <w:instrText>ADDIN paperpile_citation &lt;clusterId&gt;V676J736F426C737&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xml:space="preserve"> which are unable to access them. Mesofauna are </w:t>
      </w:r>
      <w:r>
        <w:lastRenderedPageBreak/>
        <w:t xml:space="preserve">confined to larger, air-filled pores </w:t>
      </w:r>
      <w:r w:rsidR="002338B0">
        <w:fldChar w:fldCharType="begin" w:fldLock="1"/>
      </w:r>
      <w:r w:rsidR="002338B0">
        <w:instrText>ADDIN paperpile_citation &lt;clusterId&gt;L592Z658V349S753&lt;/clusterId&gt;&lt;metadata&gt;&lt;citation&gt;&lt;id&gt;4A81AD0471A811EEB9D3C2A7D2A92DCC&lt;/id&gt;&lt;/citation&gt;&lt;/metadata&gt;&lt;data&gt;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&lt;/data&gt; \* MERGEFORMAT</w:instrText>
      </w:r>
      <w:r w:rsidR="002338B0">
        <w:fldChar w:fldCharType="separate"/>
      </w:r>
      <w:r w:rsidR="002338B0">
        <w:rPr>
          <w:noProof/>
          <w:color w:val="000000"/>
        </w:rPr>
        <w:t>(Erktan et al., 2020)</w:t>
      </w:r>
      <w:r w:rsidR="002338B0">
        <w:rPr>
          <w:color w:val="000000"/>
        </w:rPr>
        <w:fldChar w:fldCharType="end"/>
      </w:r>
      <w:r>
        <w:t xml:space="preserve">. In contrast to nematodes, this confinement does not protect them against predation, because meso- and macrofauna predators can move between soil layers in search of prey </w:t>
      </w:r>
      <w:r w:rsidR="002338B0">
        <w:fldChar w:fldCharType="begin" w:fldLock="1"/>
      </w:r>
      <w:r w:rsidR="002338B0">
        <w:instrText>ADDIN paperpile_citation &lt;clusterId&gt;L838Y918U398S999&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xml:space="preserve">. Thus, mesofauna remains subject to predation even in dry conditions. Second, physical adaptations to dry conditions. Both micro- and macrofauna possess physical adaptations which aid them in drier conditions. </w:t>
      </w:r>
      <w:proofErr w:type="spellStart"/>
      <w:r>
        <w:t>Microfauna</w:t>
      </w:r>
      <w:proofErr w:type="spellEnd"/>
      <w:r>
        <w:t xml:space="preserve">, such as nematodes, can go into anhydrobiosis when under drought stress </w:t>
      </w:r>
      <w:r w:rsidR="002338B0">
        <w:fldChar w:fldCharType="begin" w:fldLock="1"/>
      </w:r>
      <w:r w:rsidR="002338B0">
        <w:instrText>ADDIN paperpile_citation &lt;clusterId&gt;U318I366X756V469&lt;/clusterId&gt;&lt;metadata&gt;&lt;citation&gt;&lt;id&gt;9C2488688A1A11EE8449C2A7D2A92DCC&lt;/id&gt;&lt;/citation&gt;&lt;citation&gt;&lt;id&gt;FB533C0FA74F0C10BF4D3F2B4BC743E3&lt;/id&gt;&lt;/citation&gt;&lt;/metadata&gt;&lt;data&gt;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&lt;/data&gt; \* MERGEFORMAT</w:instrText>
      </w:r>
      <w:r w:rsidR="002338B0">
        <w:fldChar w:fldCharType="separate"/>
      </w:r>
      <w:r w:rsidR="002338B0">
        <w:rPr>
          <w:noProof/>
          <w:color w:val="000000"/>
        </w:rPr>
        <w:t>(Landesman et al., 2011; Watanabe, 2006)</w:t>
      </w:r>
      <w:r w:rsidR="002338B0">
        <w:rPr>
          <w:color w:val="000000"/>
        </w:rPr>
        <w:fldChar w:fldCharType="end"/>
      </w:r>
      <w:r>
        <w:t xml:space="preserve">. Many macrofauna, such as spiders or millipedes, have thick exoskeletons which protect them against desiccation as well as being highly mobile, thus allowing them to move more easily to wetter soil patches. In contrast, many mesofauna, such as Collembola or </w:t>
      </w:r>
      <w:proofErr w:type="spellStart"/>
      <w:r>
        <w:t>Protura</w:t>
      </w:r>
      <w:proofErr w:type="spellEnd"/>
      <w:r>
        <w:t xml:space="preserve">, have few physical adaptations to drought conditions and have limited mobility within the soil. As a consequence, they are likely subject to greater drought-induced mortality than micro- or macrofauna. Third, availability of food sources. While reductions in the food sources for all soil and litter fauna seem likely in dry conditions, mesofauna may be more severely impacted than the other groups. For example, drier conditions reduce saprotrophic fungi abundance </w:t>
      </w:r>
      <w:r w:rsidR="002338B0">
        <w:fldChar w:fldCharType="begin" w:fldLock="1"/>
      </w:r>
      <w:r w:rsidR="002338B0">
        <w:instrText>ADDIN paperpile_citation &lt;clusterId&gt;U665I623X113B736&lt;/clusterId&gt;&lt;metadata&gt;&lt;citation&gt;&lt;id&gt;C2F4360E823211EEB5305F9C945E4932&lt;/id&gt;&lt;/citation&gt;&lt;/metadata&gt;&lt;data&gt;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&lt;/data&gt; \* MERGEFORMAT</w:instrText>
      </w:r>
      <w:r w:rsidR="002338B0">
        <w:fldChar w:fldCharType="separate"/>
      </w:r>
      <w:r w:rsidR="002338B0">
        <w:rPr>
          <w:noProof/>
          <w:color w:val="000000"/>
        </w:rPr>
        <w:t>(Sanders et al., 2024)</w:t>
      </w:r>
      <w:r w:rsidR="002338B0">
        <w:rPr>
          <w:color w:val="000000"/>
        </w:rPr>
        <w:fldChar w:fldCharType="end"/>
      </w:r>
      <w:r>
        <w:t xml:space="preserve"> and, in the long-term, litter inputs </w:t>
      </w:r>
      <w:r w:rsidR="002338B0">
        <w:fldChar w:fldCharType="begin" w:fldLock="1"/>
      </w:r>
      <w:r w:rsidR="002338B0">
        <w:instrText>ADDIN paperpile_citation &lt;clusterId&gt;X946K193A484E277&lt;/clusterId&gt;&lt;metadata&gt;&lt;citation&gt;&lt;id&gt;2EB7B60E846D11EE87B0C2A7D2A92DCC&lt;/id&gt;&lt;/citation&gt;&lt;/metadata&gt;&lt;data&gt;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&lt;/data&gt; \* MERGEFORMAT</w:instrText>
      </w:r>
      <w:r w:rsidR="002338B0">
        <w:fldChar w:fldCharType="separate"/>
      </w:r>
      <w:r w:rsidR="002338B0">
        <w:rPr>
          <w:noProof/>
          <w:color w:val="000000"/>
        </w:rPr>
        <w:t>(Deng et al., 2021)</w:t>
      </w:r>
      <w:r w:rsidR="002338B0">
        <w:rPr>
          <w:color w:val="000000"/>
        </w:rPr>
        <w:fldChar w:fldCharType="end"/>
      </w:r>
      <w:r>
        <w:t xml:space="preserve"> both of which serve as important sources of food for Collembola </w:t>
      </w:r>
      <w:r w:rsidR="002338B0">
        <w:fldChar w:fldCharType="begin" w:fldLock="1"/>
      </w:r>
      <w:r w:rsidR="002338B0">
        <w:instrText>ADDIN paperpile_citation &lt;clusterId&gt;W373K439G721D444&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 xml:space="preserve">. However, many micro- and macrofauna groups have relatively diverse diets, potentially providing a buffer when some sources of food are scarce </w:t>
      </w:r>
      <w:r w:rsidR="002338B0">
        <w:fldChar w:fldCharType="begin" w:fldLock="1"/>
      </w:r>
      <w:r w:rsidR="002338B0">
        <w:instrText>ADDIN paperpile_citation &lt;clusterId&gt;Z751N711J281G812&lt;/clusterId&gt;&lt;metadata&gt;&lt;citation&gt;&lt;id&gt;D1753DC05DDB11EE937179EBD2A92DCC&lt;/id&gt;&lt;/citation&gt;&lt;/metadata&gt;&lt;data&gt;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&lt;/data&gt; \* MERGEFORMAT</w:instrText>
      </w:r>
      <w:r w:rsidR="002338B0">
        <w:fldChar w:fldCharType="separate"/>
      </w:r>
      <w:r w:rsidR="002338B0">
        <w:rPr>
          <w:noProof/>
          <w:color w:val="000000"/>
        </w:rPr>
        <w:t>(Potapov et al., 2022)</w:t>
      </w:r>
      <w:r w:rsidR="002338B0">
        <w:rPr>
          <w:color w:val="000000"/>
        </w:rPr>
        <w:fldChar w:fldCharType="end"/>
      </w:r>
      <w:r>
        <w:t>.</w:t>
      </w:r>
    </w:p>
    <w:p w14:paraId="26CE17F5" w14:textId="77777777" w:rsidR="009439DD" w:rsidRDefault="002813DB" w:rsidP="00AA7A9F">
      <w:pPr>
        <w:spacing w:line="480" w:lineRule="auto"/>
        <w:ind w:firstLine="720"/>
      </w:pPr>
      <w:r>
        <w:t xml:space="preserve">Under increased precipitation, the hump-shaped relationship between size and abundance appears to be reversed. This implies that mesofauna is more sensitive to increases in water resources than either micro- or macrofauna. Mesofauna appear to be more easily affected by seasonal changes than macrofauna due to their smaller body size and shorter life cycles </w:t>
      </w:r>
      <w:r w:rsidR="002338B0">
        <w:fldChar w:fldCharType="begin" w:fldLock="1"/>
      </w:r>
      <w:r w:rsidR="002338B0">
        <w:instrText>ADDIN paperpile_citation &lt;clusterId&gt;F919M167I557G241&lt;/clusterId&gt;&lt;metadata&gt;&lt;citation&gt;&lt;id&gt;694B28965B8211EEA1CAD18E945E4932&lt;/id&gt;&lt;/citation&gt;&lt;/metadata&gt;&lt;data&gt;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&lt;/data&gt; \* MERGEFORMAT</w:instrText>
      </w:r>
      <w:r w:rsidR="002338B0">
        <w:fldChar w:fldCharType="separate"/>
      </w:r>
      <w:r w:rsidR="002338B0">
        <w:rPr>
          <w:noProof/>
          <w:color w:val="000000"/>
        </w:rPr>
        <w:t>(Wu &amp; Wang, 2019)</w:t>
      </w:r>
      <w:r w:rsidR="002338B0">
        <w:rPr>
          <w:color w:val="000000"/>
        </w:rPr>
        <w:fldChar w:fldCharType="end"/>
      </w:r>
      <w:r>
        <w:t xml:space="preserve">, thus explaining their increase in abundance with increased precipitation. Mesofauna may also be less affected by predation under wetter conditions </w:t>
      </w:r>
      <w:r w:rsidR="002338B0">
        <w:fldChar w:fldCharType="begin" w:fldLock="1"/>
      </w:r>
      <w:r w:rsidR="002338B0">
        <w:instrText>ADDIN paperpile_citation &lt;clusterId&gt;O489C749R121V842&lt;/clusterId&gt;&lt;metadata&gt;&lt;citation&gt;&lt;id&gt;18FBC812588711EEBB6DD18E945E4932&lt;/id&gt;&lt;/citation&gt;&lt;/metadata&gt;&lt;data&gt;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&lt;/data&gt; \* MERGEFORMAT</w:instrText>
      </w:r>
      <w:r w:rsidR="002338B0">
        <w:fldChar w:fldCharType="separate"/>
      </w:r>
      <w:r w:rsidR="002338B0">
        <w:rPr>
          <w:noProof/>
          <w:color w:val="000000"/>
        </w:rPr>
        <w:t>(Aupic-Samain, Baldy, et al., 2021)</w:t>
      </w:r>
      <w:r w:rsidR="002338B0">
        <w:rPr>
          <w:color w:val="000000"/>
        </w:rPr>
        <w:fldChar w:fldCharType="end"/>
      </w:r>
      <w:r>
        <w:t xml:space="preserve">. </w:t>
      </w:r>
      <w:commentRangeStart w:id="139"/>
      <w:r>
        <w:t xml:space="preserve">Meanwhile, for </w:t>
      </w:r>
      <w:proofErr w:type="spellStart"/>
      <w:r>
        <w:t>microfauna</w:t>
      </w:r>
      <w:proofErr w:type="spellEnd"/>
      <w:r>
        <w:t xml:space="preserve"> such as nematodes, increased precipitation may reduce the abundance of some fungi, reducing populations of </w:t>
      </w:r>
      <w:proofErr w:type="spellStart"/>
      <w:r>
        <w:t>fungivorous</w:t>
      </w:r>
      <w:proofErr w:type="spellEnd"/>
      <w:r>
        <w:t xml:space="preserve"> nematodes </w:t>
      </w:r>
      <w:r w:rsidR="002338B0">
        <w:fldChar w:fldCharType="begin" w:fldLock="1"/>
      </w:r>
      <w:ins w:id="140" w:author="PHILIP ANTHONY MARTIN" w:date="2024-02-20T11:42:00Z">
        <w:r w:rsidR="00A92F11">
          <w:instrText>ADDIN paperpile_citation &lt;clusterId&gt;O749B196R487V111&lt;/clusterId&gt;&lt;metadata&gt;&lt;citation&gt;&lt;id&gt;277FCFB296B411EEB0F45F9C945E4932&lt;/id&gt;&lt;no_author&gt;true&lt;/no_author&gt;&lt;prefix&gt;Liu et al.&lt;/prefix&gt;&lt;/citation&gt;&lt;/metadata&gt;&lt;data&gt;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&lt;/data&gt; \* MERGEFORMAT</w:instrText>
        </w:r>
      </w:ins>
      <w:del w:id="141" w:author="PHILIP ANTHONY MARTIN" w:date="2024-02-20T11:42:00Z">
        <w:r w:rsidR="002338B0" w:rsidDel="00A92F11">
          <w:delInstrText>ADDIN paperpile_citation &lt;clusterId&gt;O749B196R487V111&lt;/clusterId&gt;&lt;metadata&gt;&lt;citation&gt;&lt;id&gt;277FCFB296B411EEB0F45F9C945E4932&lt;/id&gt;&lt;/citation&gt;&lt;/metadata&gt;&lt;data&gt;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&lt;/data&gt; \* MERGEFORMAT</w:delInstrText>
        </w:r>
      </w:del>
      <w:r w:rsidR="002338B0">
        <w:fldChar w:fldCharType="separate"/>
      </w:r>
      <w:ins w:id="142" w:author="PHILIP ANTHONY MARTIN" w:date="2024-02-20T11:42:00Z">
        <w:r w:rsidR="00A92F11">
          <w:rPr>
            <w:noProof/>
            <w:color w:val="000000"/>
          </w:rPr>
          <w:t>(Liu et al. 2020)</w:t>
        </w:r>
      </w:ins>
      <w:del w:id="143" w:author="PHILIP ANTHONY MARTIN" w:date="2024-02-20T11:42:00Z">
        <w:r w:rsidR="002338B0" w:rsidDel="00A92F11">
          <w:rPr>
            <w:noProof/>
            <w:color w:val="000000"/>
          </w:rPr>
          <w:delText>(T. Liu et al., 2020)</w:delText>
        </w:r>
      </w:del>
      <w:r w:rsidR="002338B0">
        <w:rPr>
          <w:color w:val="000000"/>
        </w:rPr>
        <w:fldChar w:fldCharType="end"/>
      </w:r>
      <w:ins w:id="144" w:author="PHILIP ANTHONY MARTIN" w:date="2024-02-20T11:38:00Z">
        <w:r w:rsidR="000B563B">
          <w:rPr>
            <w:color w:val="000000"/>
          </w:rPr>
          <w:t xml:space="preserve">, while </w:t>
        </w:r>
      </w:ins>
      <w:ins w:id="145" w:author="PHILIP ANTHONY MARTIN" w:date="2024-02-20T11:39:00Z">
        <w:r w:rsidR="000B563B">
          <w:lastRenderedPageBreak/>
          <w:t>saprotrophic fungi, on which mesofauna such</w:t>
        </w:r>
      </w:ins>
      <w:ins w:id="146" w:author="PHILIP ANTHONY MARTIN" w:date="2024-02-20T11:40:00Z">
        <w:r w:rsidR="000B563B">
          <w:t xml:space="preserve"> as</w:t>
        </w:r>
      </w:ins>
      <w:ins w:id="147" w:author="PHILIP ANTHONY MARTIN" w:date="2024-02-20T11:39:00Z">
        <w:r w:rsidR="000B563B">
          <w:t xml:space="preserve"> Collembola</w:t>
        </w:r>
      </w:ins>
      <w:ins w:id="148" w:author="PHILIP ANTHONY MARTIN" w:date="2024-02-20T11:40:00Z">
        <w:r w:rsidR="000B563B">
          <w:t xml:space="preserve"> depend, are expected to increase under wetter conditions </w:t>
        </w:r>
        <w:r w:rsidR="000B563B">
          <w:fldChar w:fldCharType="begin" w:fldLock="1"/>
        </w:r>
        <w:r w:rsidR="00A92F11">
          <w:instrText>ADDIN paperpile_citation &lt;clusterId&gt;H774V131R521O225&lt;/clusterId&gt;&lt;metadata&gt;&lt;citation&gt;&lt;id&gt;C2F4360E823211EEB5305F9C945E4932&lt;/id&gt;&lt;/citation&gt;&lt;/metadata&gt;&lt;data&gt;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&lt;/data&gt; \* MERGEFORMAT</w:instrText>
        </w:r>
      </w:ins>
      <w:r w:rsidR="000B563B">
        <w:fldChar w:fldCharType="separate"/>
      </w:r>
      <w:ins w:id="149" w:author="PHILIP ANTHONY MARTIN" w:date="2024-02-20T11:40:00Z">
        <w:r w:rsidR="00A92F11">
          <w:rPr>
            <w:noProof/>
          </w:rPr>
          <w:t>(Sanders et al., 2024)</w:t>
        </w:r>
        <w:r w:rsidR="000B563B">
          <w:fldChar w:fldCharType="end"/>
        </w:r>
      </w:ins>
      <w:r>
        <w:t>.</w:t>
      </w:r>
      <w:commentRangeEnd w:id="139"/>
      <w:r w:rsidR="00281FE2">
        <w:rPr>
          <w:rStyle w:val="CommentReference"/>
        </w:rPr>
        <w:commentReference w:id="139"/>
      </w:r>
    </w:p>
    <w:p w14:paraId="4B79E83F" w14:textId="1D42F1DD" w:rsidR="009439DD" w:rsidRDefault="002813DB" w:rsidP="00AA7A9F">
      <w:pPr>
        <w:spacing w:line="480" w:lineRule="auto"/>
        <w:ind w:firstLine="720"/>
        <w:rPr>
          <w:ins w:id="150" w:author="PHILIP ANTHONY MARTIN" w:date="2024-03-22T09:48:00Z"/>
        </w:rPr>
      </w:pPr>
      <w:r>
        <w:t xml:space="preserve">The effect of body size seen in our meta-analysis represents an advance in our understanding of the responses of soil biota to changes in precipitation associated with climate change. However, the mechanisms that regulate this response to changes in water availability are currently unclear and further research could substantially improve our ability to predict the future impact of climate change on the resilience of soils and their functioning in the face of climate change. One such potential impact is that loss of mesofauna could cause a reduction in the rate of litter decomposition </w:t>
      </w:r>
      <w:r w:rsidR="002338B0">
        <w:fldChar w:fldCharType="begin" w:fldLock="1"/>
      </w:r>
      <w:r w:rsidR="002338B0">
        <w:instrText>ADDIN paperpile_citation &lt;clusterId&gt;X449L797H187E871&lt;/clusterId&gt;&lt;metadata&gt;&lt;citation&gt;&lt;id&gt;5300D986AA2511EE9595C2A7D2A92DCC&lt;/id&gt;&lt;/citation&gt;&lt;/metadata&gt;&lt;data&gt;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&lt;/data&gt; \* MERGEFORMAT</w:instrText>
      </w:r>
      <w:r w:rsidR="002338B0">
        <w:fldChar w:fldCharType="separate"/>
      </w:r>
      <w:r w:rsidR="002338B0">
        <w:rPr>
          <w:noProof/>
          <w:color w:val="000000"/>
        </w:rPr>
        <w:t>(Song et al., 2020)</w:t>
      </w:r>
      <w:r w:rsidR="002338B0">
        <w:rPr>
          <w:color w:val="000000"/>
        </w:rPr>
        <w:fldChar w:fldCharType="end"/>
      </w:r>
      <w:r>
        <w:t xml:space="preserve"> resulting in a reduction in the incorporation of organic matter into soils and a reduction in the complexity of soil structure. Equally, such a reduction in soil mesofauna could lead to increases in the abundance of taxa belonging to other size groups that also feed on litter (e.g. earthworms) resulting in a change in the structure of soil food webs, which may potentially buffer the impacts of precipitation changes on soil functioning. However, this replacement could entail major changes in the physical structure of the soil, since earthworms are ecosystem engineers which can alter soil porosity </w:t>
      </w:r>
      <w:r w:rsidR="002338B0">
        <w:fldChar w:fldCharType="begin" w:fldLock="1"/>
      </w:r>
      <w:r w:rsidR="002338B0">
        <w:instrText>ADDIN paperpile_citation &lt;clusterId&gt;Q456E734A294X817&lt;/clusterId&gt;&lt;metadata&gt;&lt;citation&gt;&lt;id&gt;25943D88594611EE9E8CD18E945E4932&lt;/id&gt;&lt;/citation&gt;&lt;/metadata&gt;&lt;data&gt;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&lt;/data&gt; \* MERGEFORMAT</w:instrText>
      </w:r>
      <w:r w:rsidR="002338B0">
        <w:fldChar w:fldCharType="separate"/>
      </w:r>
      <w:r w:rsidR="002338B0">
        <w:rPr>
          <w:noProof/>
          <w:color w:val="000000"/>
        </w:rPr>
        <w:t>(Flores et al., 2021)</w:t>
      </w:r>
      <w:r w:rsidR="002338B0">
        <w:rPr>
          <w:color w:val="000000"/>
        </w:rPr>
        <w:fldChar w:fldCharType="end"/>
      </w:r>
      <w:r>
        <w:t>. Therefore, although our explanations for the observed patterns are grounded in theory and empirical evidence from the literature new experiments and observations are needed to test them.</w:t>
      </w:r>
      <w:ins w:id="151" w:author="PHILIP ANTHONY MARTIN" w:date="2024-03-22T12:04:00Z">
        <w:r w:rsidR="00C55F50">
          <w:t xml:space="preserve"> In particular, we urge </w:t>
        </w:r>
      </w:ins>
      <w:ins w:id="152" w:author="PHILIP ANTHONY MARTIN" w:date="2024-03-22T12:07:00Z">
        <w:r w:rsidR="00C55F50">
          <w:t>researchers</w:t>
        </w:r>
      </w:ins>
      <w:ins w:id="153" w:author="PHILIP ANTHONY MARTIN" w:date="2024-03-22T12:04:00Z">
        <w:r w:rsidR="00C55F50">
          <w:t xml:space="preserve"> to use a higher taxonomic resolution when </w:t>
        </w:r>
      </w:ins>
      <w:ins w:id="154" w:author="PHILIP ANTHONY MARTIN" w:date="2024-03-22T12:07:00Z">
        <w:r w:rsidR="00C55F50">
          <w:t xml:space="preserve">identifying </w:t>
        </w:r>
      </w:ins>
      <w:ins w:id="155" w:author="PHILIP ANTHONY MARTIN" w:date="2024-03-22T12:05:00Z">
        <w:r w:rsidR="00C55F50">
          <w:t>soil and litter fauna, thus allowing for more nuanced interpre</w:t>
        </w:r>
      </w:ins>
      <w:ins w:id="156" w:author="PHILIP ANTHONY MARTIN" w:date="2024-03-22T12:06:00Z">
        <w:r w:rsidR="00C55F50">
          <w:t>tations on how body size and other functional traits imp</w:t>
        </w:r>
      </w:ins>
      <w:ins w:id="157" w:author="PHILIP ANTHONY MARTIN" w:date="2024-03-22T12:07:00Z">
        <w:r w:rsidR="00C55F50">
          <w:t>act responses to precipitation change.</w:t>
        </w:r>
      </w:ins>
    </w:p>
    <w:p w14:paraId="078A65BD" w14:textId="379AF9B5" w:rsidR="0088675D" w:rsidDel="0088675D" w:rsidRDefault="0088675D">
      <w:pPr>
        <w:spacing w:line="480" w:lineRule="auto"/>
        <w:rPr>
          <w:del w:id="158" w:author="PHILIP ANTHONY MARTIN" w:date="2024-03-22T09:59:00Z"/>
        </w:rPr>
        <w:pPrChange w:id="159" w:author="PHILIP ANTHONY MARTIN" w:date="2024-03-22T09:49:00Z">
          <w:pPr>
            <w:spacing w:line="480" w:lineRule="auto"/>
            <w:ind w:firstLine="720"/>
          </w:pPr>
        </w:pPrChange>
      </w:pPr>
    </w:p>
    <w:p w14:paraId="1ECF955A" w14:textId="33D6346E" w:rsidR="009439DD" w:rsidRDefault="002813DB" w:rsidP="00AA7A9F">
      <w:pPr>
        <w:spacing w:before="240" w:line="480" w:lineRule="auto"/>
        <w:rPr>
          <w:b/>
        </w:rPr>
      </w:pPr>
      <w:r>
        <w:rPr>
          <w:b/>
        </w:rPr>
        <w:t>Study biases</w:t>
      </w:r>
      <w:ins w:id="160" w:author="PHILIP ANTHONY MARTIN" w:date="2024-03-22T09:59:00Z">
        <w:r w:rsidR="0088675D">
          <w:rPr>
            <w:b/>
          </w:rPr>
          <w:t xml:space="preserve"> and recommendations for future research</w:t>
        </w:r>
      </w:ins>
    </w:p>
    <w:p w14:paraId="1CA156B8" w14:textId="6D44209E" w:rsidR="009439DD" w:rsidRDefault="002813DB" w:rsidP="00AA7A9F">
      <w:pPr>
        <w:spacing w:line="480" w:lineRule="auto"/>
        <w:ind w:firstLine="720"/>
      </w:pPr>
      <w:r>
        <w:t xml:space="preserve">Our study identified a need for changes in studies of precipitation change impacts on forest soil and litter fauna. The proposed changes may be difficult to implement, and we acknowledge that decisions about study practicalities are the result of a mixture of factors such as socioeconomics </w:t>
      </w:r>
      <w:r w:rsidR="002338B0">
        <w:fldChar w:fldCharType="begin" w:fldLock="1"/>
      </w:r>
      <w:r w:rsidR="002338B0">
        <w:instrText>ADDIN paperpile_citation &lt;clusterId&gt;A824G272C562A385&lt;/clusterId&gt;&lt;metadata&gt;&lt;citation&gt;&lt;id&gt;953511B65B9011EEB0E3D18E945E4932&lt;/id&gt;&lt;/citation&gt;&lt;/metadata&gt;&lt;data&gt;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&lt;/data&gt; \* MERGEFORMAT</w:instrText>
      </w:r>
      <w:r w:rsidR="002338B0">
        <w:fldChar w:fldCharType="separate"/>
      </w:r>
      <w:r w:rsidR="002338B0">
        <w:rPr>
          <w:noProof/>
          <w:color w:val="000000"/>
        </w:rPr>
        <w:t>(Llorente-Culebras et al., 2023)</w:t>
      </w:r>
      <w:r w:rsidR="002338B0">
        <w:rPr>
          <w:color w:val="000000"/>
        </w:rPr>
        <w:fldChar w:fldCharType="end"/>
      </w:r>
      <w:r>
        <w:t xml:space="preserve"> and the obsession with academic </w:t>
      </w:r>
      <w:r>
        <w:lastRenderedPageBreak/>
        <w:t xml:space="preserve">productivity </w:t>
      </w:r>
      <w:r w:rsidR="002338B0">
        <w:fldChar w:fldCharType="begin" w:fldLock="1"/>
      </w:r>
      <w:r w:rsidR="002338B0">
        <w:instrText>ADDIN paperpile_citation &lt;clusterId&gt;Z284N541C832Z555&lt;/clusterId&gt;&lt;metadata&gt;&lt;citation&gt;&lt;id&gt;7C6FD0CC5B8F11EEB25E79EBD2A92DCC&lt;/id&gt;&lt;/citation&gt;&lt;/metadata&gt;&lt;data&gt;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&lt;/data&gt; \* MERGEFORMAT</w:instrText>
      </w:r>
      <w:r w:rsidR="002338B0">
        <w:fldChar w:fldCharType="separate"/>
      </w:r>
      <w:r w:rsidR="002338B0">
        <w:rPr>
          <w:noProof/>
          <w:color w:val="000000"/>
        </w:rPr>
        <w:t>(Fischer et al., 2012)</w:t>
      </w:r>
      <w:r w:rsidR="002338B0">
        <w:rPr>
          <w:color w:val="000000"/>
        </w:rPr>
        <w:fldChar w:fldCharType="end"/>
      </w:r>
      <w:r>
        <w:t xml:space="preserve">. First, linked to our finding that many experiments use precipitation regime alterations that are much more extreme than projected future changes, we advocate for researchers to clearly distinguish between experiments which aim to simulate changes in mean annual precipitation and those that aim to simulate extreme events such as droughts and extreme rainfall </w:t>
      </w:r>
      <w:r w:rsidR="002338B0">
        <w:fldChar w:fldCharType="begin" w:fldLock="1"/>
      </w:r>
      <w:r w:rsidR="002338B0">
        <w:instrText>ADDIN paperpile_citation &lt;clusterId&gt;C532Q628F319J993&lt;/clusterId&gt;&lt;metadata&gt;&lt;citation&gt;&lt;id&gt;99EB18A057B611EE8245D18E945E4932&lt;/id&gt;&lt;/citation&gt;&lt;/metadata&gt;&lt;data&gt;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&lt;/data&gt; \* MERGEFORMAT</w:instrText>
      </w:r>
      <w:r w:rsidR="002338B0">
        <w:fldChar w:fldCharType="separate"/>
      </w:r>
      <w:r w:rsidR="002338B0">
        <w:rPr>
          <w:noProof/>
          <w:color w:val="000000"/>
        </w:rPr>
        <w:t>(Korell et al., 2020)</w:t>
      </w:r>
      <w:r w:rsidR="002338B0">
        <w:rPr>
          <w:color w:val="000000"/>
        </w:rPr>
        <w:fldChar w:fldCharType="end"/>
      </w:r>
      <w:r>
        <w:t xml:space="preserve">. Second, this study shows that the scale of experimental manipulations in many studies may be too small to capture changes in more mobile macrofauna taxa, and so larger-scale studies are needed that allow for a wider range of organisms and processes to be studied </w:t>
      </w:r>
      <w:r w:rsidR="002338B0">
        <w:fldChar w:fldCharType="begin" w:fldLock="1"/>
      </w:r>
      <w:r w:rsidR="002338B0">
        <w:instrText>ADDIN paperpile_citation &lt;clusterId&gt;B898P958L648J159&lt;/clusterId&gt;&lt;metadata&gt;&lt;citation&gt;&lt;id&gt;9DD231145B8B11EE9E7879EBD2A92DCC&lt;/id&gt;&lt;/citation&gt;&lt;/metadata&gt;&lt;data&gt;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&lt;/data&gt; \* MERGEFORMAT</w:instrText>
      </w:r>
      <w:r w:rsidR="002338B0">
        <w:fldChar w:fldCharType="separate"/>
      </w:r>
      <w:r w:rsidR="002338B0">
        <w:rPr>
          <w:noProof/>
          <w:color w:val="000000"/>
        </w:rPr>
        <w:t>(Hanson &amp; Walker, 2020)</w:t>
      </w:r>
      <w:r w:rsidR="002338B0">
        <w:rPr>
          <w:color w:val="000000"/>
        </w:rPr>
        <w:fldChar w:fldCharType="end"/>
      </w:r>
      <w:r>
        <w:t xml:space="preserve">. Third, we found strong geographic biases, with few studies found outside of temperate and </w:t>
      </w:r>
      <w:del w:id="161" w:author="PHILIP ANTHONY MARTIN" w:date="2024-03-22T09:48:00Z">
        <w:r w:rsidDel="0088675D">
          <w:delText>mediterranean</w:delText>
        </w:r>
      </w:del>
      <w:ins w:id="162" w:author="PHILIP ANTHONY MARTIN" w:date="2024-03-22T09:48:00Z">
        <w:r w:rsidR="0088675D">
          <w:t>Mediterranean</w:t>
        </w:r>
      </w:ins>
      <w:r>
        <w:t xml:space="preserve"> forest biomes, and thus suggest the greater need for studies outside of these regions.</w:t>
      </w:r>
    </w:p>
    <w:p w14:paraId="74888D15" w14:textId="582018E0" w:rsidR="009439DD" w:rsidRDefault="002813DB" w:rsidP="00AA7A9F">
      <w:pPr>
        <w:spacing w:after="240" w:line="480" w:lineRule="auto"/>
        <w:ind w:firstLine="720"/>
        <w:rPr>
          <w:ins w:id="163" w:author="PHILIP ANTHONY MARTIN" w:date="2024-03-22T09:59:00Z"/>
        </w:rPr>
      </w:pPr>
      <w:r>
        <w:t xml:space="preserve">While there is a need for changes in how primary studies are conducted, the same is true for syntheses relating to soil fauna. Our study represents one of most methodologically robust meta-analyses to date in soil ecology, collating more studies </w:t>
      </w:r>
      <w:ins w:id="164" w:author="PHILIP ANTHONY MARTIN" w:date="2024-02-20T11:52:00Z">
        <w:r w:rsidR="00A92F11">
          <w:t xml:space="preserve">on the impacts of precipitation changes </w:t>
        </w:r>
      </w:ins>
      <w:r>
        <w:t>than previous similar meta-analyses</w:t>
      </w:r>
      <w:ins w:id="165" w:author="PHILIP ANTHONY MARTIN" w:date="2024-02-20T11:53:00Z">
        <w:r w:rsidR="00A92F11">
          <w:t>, despite our narrower focus on forests,</w:t>
        </w:r>
      </w:ins>
      <w:r>
        <w:t xml:space="preserve"> </w:t>
      </w:r>
      <w:r w:rsidR="002338B0">
        <w:fldChar w:fldCharType="begin" w:fldLock="1"/>
      </w:r>
      <w:r w:rsidR="002338B0">
        <w:instrText>ADDIN paperpile_citation &lt;clusterId&gt;K591Y658U338R653&lt;/clusterId&gt;&lt;metadata&gt;&lt;citation&gt;&lt;id&gt;BB867162560311EE9FBDD18E945E4932&lt;/id&gt;&lt;/citation&gt;&lt;citation&gt;&lt;id&gt;83156CB8588B11EEAE0ED18E945E4932&lt;/id&gt;&lt;/citation&gt;&lt;/metadata&gt;&lt;data&gt;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&lt;/data&gt; \* MERGEFORMAT</w:instrText>
      </w:r>
      <w:r w:rsidR="002338B0">
        <w:fldChar w:fldCharType="separate"/>
      </w:r>
      <w:r w:rsidR="002338B0">
        <w:rPr>
          <w:noProof/>
          <w:color w:val="000000"/>
        </w:rPr>
        <w:t>(Blankinship et al., 2011; Peng et al., 2022)</w:t>
      </w:r>
      <w:r w:rsidR="002338B0">
        <w:rPr>
          <w:color w:val="000000"/>
        </w:rPr>
        <w:fldChar w:fldCharType="end"/>
      </w:r>
      <w:r>
        <w:t xml:space="preserve"> and thus providing greater statistical power</w:t>
      </w:r>
      <w:ins w:id="166" w:author="PHILIP ANTHONY MARTIN" w:date="2024-03-22T09:48:00Z">
        <w:r w:rsidR="0088675D">
          <w:t xml:space="preserve"> than previous efforts</w:t>
        </w:r>
      </w:ins>
      <w:r>
        <w:t xml:space="preserve">. We encourage more researchers to strive for more robust evidence syntheses and familiarise themselves with existing guidance for evidence synthesis in ecology </w:t>
      </w:r>
      <w:r w:rsidR="002338B0">
        <w:fldChar w:fldCharType="begin" w:fldLock="1"/>
      </w:r>
      <w:r w:rsidR="002338B0">
        <w:instrText>ADDIN paperpile_citation &lt;clusterId&gt;N949B928X419U191&lt;/clusterId&gt;&lt;metadata&gt;&lt;citation&gt;&lt;id&gt;894169024BCA11EEAC1579EBD2A92DCC&lt;/id&gt;&lt;/citation&gt;&lt;citation&gt;&lt;id&gt;80B890E101900AD09D9232AAE7700EC9&lt;/id&gt;&lt;/citation&gt;&lt;citation&gt;&lt;id&gt;C21F47AA5B9511EE9D20D18E945E4932&lt;/id&gt;&lt;/citation&gt;&lt;/metadata&gt;&lt;data&gt;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&lt;/data&gt; \* MERGEFORMAT</w:instrText>
      </w:r>
      <w:r w:rsidR="002338B0">
        <w:fldChar w:fldCharType="separate"/>
      </w:r>
      <w:r w:rsidR="002338B0">
        <w:rPr>
          <w:noProof/>
          <w:color w:val="000000"/>
        </w:rPr>
        <w:t>(Collaboration for Environmental Evidence, 2018; Haddaway et al., 2018, 2020)</w:t>
      </w:r>
      <w:r w:rsidR="002338B0">
        <w:rPr>
          <w:color w:val="000000"/>
        </w:rPr>
        <w:fldChar w:fldCharType="end"/>
      </w:r>
      <w:r>
        <w:t xml:space="preserve">. In our study we used the log response ratio as an effect size metric, due to differences between studies in </w:t>
      </w:r>
      <w:del w:id="167" w:author="PHILIP ANTHONY MARTIN" w:date="2024-03-22T09:57:00Z">
        <w:r w:rsidDel="0088675D">
          <w:delText xml:space="preserve"> </w:delText>
        </w:r>
      </w:del>
      <w:r>
        <w:t xml:space="preserve">the units of abundance. Because the log response ratio  measures proportionate change in biodiversity relative to a control or baseline value, there is a loss of information that can render meta-analyses vulnerable to possible inferential errors when baselines vary across studies </w:t>
      </w:r>
      <w:r w:rsidR="002338B0">
        <w:fldChar w:fldCharType="begin" w:fldLock="1"/>
      </w:r>
      <w:r w:rsidR="002338B0">
        <w:instrText>ADDIN paperpile_citation &lt;clusterId&gt;N976A133P423N247&lt;/clusterId&gt;&lt;metadata&gt;&lt;citation&gt;&lt;id&gt;5B4366A0821A11EEB7305F9C945E4932&lt;/id&gt;&lt;/citation&gt;&lt;/metadata&gt;&lt;data&gt;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&lt;/data&gt; \* MERGEFORMAT</w:instrText>
      </w:r>
      <w:r w:rsidR="002338B0">
        <w:fldChar w:fldCharType="separate"/>
      </w:r>
      <w:r w:rsidR="002338B0">
        <w:rPr>
          <w:noProof/>
          <w:color w:val="000000"/>
        </w:rPr>
        <w:t>(Spake et al., 2023)</w:t>
      </w:r>
      <w:r w:rsidR="002338B0">
        <w:rPr>
          <w:color w:val="000000"/>
        </w:rPr>
        <w:fldChar w:fldCharType="end"/>
      </w:r>
      <w:r>
        <w:t xml:space="preserve">. In addition, existing meta-analyses on the impacts of global change on soil fauna </w:t>
      </w:r>
      <w:r w:rsidR="002338B0">
        <w:fldChar w:fldCharType="begin" w:fldLock="1"/>
      </w:r>
      <w:r w:rsidR="002338B0">
        <w:instrText>ADDIN paperpile_citation &lt;clusterId&gt;P454D511S882W515&lt;/clusterId&gt;&lt;metadata&gt;&lt;citation&gt;&lt;id&gt;83156CB8588B11EEAE0ED18E945E4932&lt;/id&gt;&lt;prefix&gt;This study;&lt;/prefix&gt;&lt;/citation&gt;&lt;citation&gt;&lt;id&gt;BB867162560311EE9FBDD18E945E4932&lt;/id&gt;&lt;/citation&gt;&lt;citation&gt;&lt;id&gt;ABE7330A589611EEAF8DD18E945E4932&lt;/id&gt;&lt;/citation&gt;&lt;citation&gt;&lt;id&gt;574A7EEA5BA411EE821179EBD2A92DCC&lt;/id&gt;&lt;/citation&gt;&lt;citation&gt;&lt;id&gt;5F095C505BA411EE9CEC79EBD2A92DCC&lt;/id&gt;&lt;/citation&gt;&lt;/metadata&gt;&lt;data&gt;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&lt;/data&gt; \* MERGEFORMAT</w:instrText>
      </w:r>
      <w:r w:rsidR="002338B0">
        <w:fldChar w:fldCharType="separate"/>
      </w:r>
      <w:r w:rsidR="002338B0">
        <w:rPr>
          <w:noProof/>
          <w:color w:val="000000"/>
        </w:rPr>
        <w:t>(Beaumelle et al., 2023; This study; Blankinship et al., 2011; Bristol et al., 2023; Peng et al., 2022; Phillips et al., 2023)</w:t>
      </w:r>
      <w:r w:rsidR="002338B0">
        <w:rPr>
          <w:color w:val="000000"/>
        </w:rPr>
        <w:fldChar w:fldCharType="end"/>
      </w:r>
      <w:r>
        <w:t xml:space="preserve"> use biodiversity metrics related to abundance and alpha diversity, meaning we know little about impacts on more complex aspects of biodiversity such as community composition and </w:t>
      </w:r>
      <w:r>
        <w:lastRenderedPageBreak/>
        <w:t xml:space="preserve">functional diversity. We advocate for researchers to collate and use raw data from field studies to allow for more nuanced ‘full data’ analyses which can avoid issues associated with the use of effect sizes </w:t>
      </w:r>
      <w:r w:rsidR="002338B0">
        <w:fldChar w:fldCharType="begin" w:fldLock="1"/>
      </w:r>
      <w:r w:rsidR="002338B0">
        <w:instrText>ADDIN paperpile_citation &lt;clusterId&gt;P713D761S251W844&lt;/clusterId&gt;&lt;metadata&gt;&lt;citation&gt;&lt;id&gt;5B4366A0821A11EEB7305F9C945E4932&lt;/id&gt;&lt;/citation&gt;&lt;/metadata&gt;&lt;data&gt;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&lt;/data&gt; \* MERGEFORMAT</w:instrText>
      </w:r>
      <w:r w:rsidR="002338B0">
        <w:fldChar w:fldCharType="separate"/>
      </w:r>
      <w:r w:rsidR="002338B0">
        <w:rPr>
          <w:noProof/>
          <w:color w:val="000000"/>
        </w:rPr>
        <w:t>(Spake et al., 2023)</w:t>
      </w:r>
      <w:r w:rsidR="002338B0">
        <w:rPr>
          <w:color w:val="000000"/>
        </w:rPr>
        <w:fldChar w:fldCharType="end"/>
      </w:r>
      <w:r>
        <w:t xml:space="preserve"> and that are becoming the gold standard in other fields, such as medicine </w:t>
      </w:r>
      <w:r w:rsidR="002338B0">
        <w:fldChar w:fldCharType="begin" w:fldLock="1"/>
      </w:r>
      <w:r w:rsidR="002338B0">
        <w:instrText>ADDIN paperpile_citation &lt;clusterId&gt;S151F218B698Z322&lt;/clusterId&gt;&lt;metadata&gt;&lt;citation&gt;&lt;id&gt;B0C5298C593A11EE9477D18E945E4932&lt;/id&gt;&lt;/citation&gt;&lt;citation&gt;&lt;id&gt;240F997A821911EEA83E5F9C945E4932&lt;/id&gt;&lt;/citation&gt;&lt;/metadata&gt;&lt;data&gt;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&lt;/data&gt; \* MERGEFORMAT</w:instrText>
      </w:r>
      <w:r w:rsidR="002338B0">
        <w:fldChar w:fldCharType="separate"/>
      </w:r>
      <w:r w:rsidR="002338B0">
        <w:rPr>
          <w:noProof/>
          <w:color w:val="000000"/>
        </w:rPr>
        <w:t>(Culina et al., 2018; Spake et al., 2022)</w:t>
      </w:r>
      <w:r w:rsidR="002338B0">
        <w:rPr>
          <w:color w:val="000000"/>
        </w:rPr>
        <w:fldChar w:fldCharType="end"/>
      </w:r>
      <w:r>
        <w:t xml:space="preserve">. Finally, we recognise that we were unable to explicitly examine the impact of study scale (e.g., grain, extent) on observed changes in soil fauna biodiversity as a result of precipitation changes. However, given the general importance of scale for observations in ecology </w:t>
      </w:r>
      <w:r w:rsidR="002338B0">
        <w:fldChar w:fldCharType="begin" w:fldLock="1"/>
      </w:r>
      <w:r w:rsidR="002338B0">
        <w:instrText>ADDIN paperpile_citation &lt;clusterId&gt;R427F577B867Y678&lt;/clusterId&gt;&lt;metadata&gt;&lt;citation&gt;&lt;id&gt;0101C9265C4E11EEBBF979EBD2A92DCC&lt;/id&gt;&lt;/citation&gt;&lt;/metadata&gt;&lt;data&gt;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&lt;/data&gt; \* MERGEFORMAT</w:instrText>
      </w:r>
      <w:r w:rsidR="002338B0">
        <w:fldChar w:fldCharType="separate"/>
      </w:r>
      <w:r w:rsidR="002338B0">
        <w:rPr>
          <w:noProof/>
          <w:color w:val="000000"/>
        </w:rPr>
        <w:t>(Spake, Mori, Beckmann, &amp; Martin, 2021)</w:t>
      </w:r>
      <w:r w:rsidR="002338B0">
        <w:rPr>
          <w:color w:val="000000"/>
        </w:rPr>
        <w:fldChar w:fldCharType="end"/>
      </w:r>
      <w:r>
        <w:t xml:space="preserve"> and the findings that precipitation change experiments have scale-dependent effects on other taxa </w:t>
      </w:r>
      <w:r w:rsidR="002338B0">
        <w:fldChar w:fldCharType="begin" w:fldLock="1"/>
      </w:r>
      <w:r w:rsidR="002338B0">
        <w:instrText>ADDIN paperpile_citation &lt;clusterId&gt;O343V491R781O574&lt;/clusterId&gt;&lt;metadata&gt;&lt;citation&gt;&lt;id&gt;559AF1BE5DDA11EE977CD18E945E4932&lt;/id&gt;&lt;/citation&gt;&lt;/metadata&gt;&lt;data&gt;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&lt;/data&gt; \* MERGEFORMAT</w:instrText>
      </w:r>
      <w:r w:rsidR="002338B0">
        <w:fldChar w:fldCharType="separate"/>
      </w:r>
      <w:r w:rsidR="002338B0">
        <w:rPr>
          <w:noProof/>
          <w:color w:val="000000"/>
        </w:rPr>
        <w:t>(Korell et al., 2021)</w:t>
      </w:r>
      <w:r w:rsidR="002338B0">
        <w:rPr>
          <w:color w:val="000000"/>
        </w:rPr>
        <w:fldChar w:fldCharType="end"/>
      </w:r>
      <w:r>
        <w:t xml:space="preserve"> we encourage researchers to address this topic in future syntheses.</w:t>
      </w:r>
    </w:p>
    <w:p w14:paraId="6A9C42BB" w14:textId="22AFED10" w:rsidR="0088675D" w:rsidRDefault="0088675D" w:rsidP="0088675D">
      <w:pPr>
        <w:spacing w:line="480" w:lineRule="auto"/>
        <w:rPr>
          <w:ins w:id="168" w:author="PHILIP ANTHONY MARTIN" w:date="2024-03-22T09:59:00Z"/>
        </w:rPr>
      </w:pPr>
      <w:ins w:id="169" w:author="PHILIP ANTHONY MARTIN" w:date="2024-03-22T09:59:00Z">
        <w:r>
          <w:tab/>
          <w:t xml:space="preserve">We acknowledge that our meta-analysis </w:t>
        </w:r>
      </w:ins>
      <w:ins w:id="170" w:author="PHILIP ANTHONY MARTIN" w:date="2024-03-22T10:00:00Z">
        <w:r>
          <w:t>was necessarily limited in scope, focusing solely on the impacts of precipitation changes</w:t>
        </w:r>
      </w:ins>
      <w:ins w:id="171" w:author="PHILIP ANTHONY MARTIN" w:date="2024-03-22T10:01:00Z">
        <w:r>
          <w:t xml:space="preserve"> and ignoring the potential impacts of other drivers that could have synergistic impacts on soil and </w:t>
        </w:r>
      </w:ins>
      <w:ins w:id="172" w:author="PHILIP ANTHONY MARTIN" w:date="2024-03-22T10:02:00Z">
        <w:r>
          <w:t xml:space="preserve">litter fauna. In the real world, these </w:t>
        </w:r>
      </w:ins>
      <w:ins w:id="173" w:author="PHILIP ANTHONY MARTIN" w:date="2024-03-22T10:03:00Z">
        <w:r>
          <w:t>interactions</w:t>
        </w:r>
      </w:ins>
      <w:ins w:id="174" w:author="PHILIP ANTHONY MARTIN" w:date="2024-03-22T10:02:00Z">
        <w:r>
          <w:t xml:space="preserve"> </w:t>
        </w:r>
      </w:ins>
      <w:ins w:id="175" w:author="PHILIP ANTHONY MARTIN" w:date="2024-03-22T10:03:00Z">
        <w:r>
          <w:t xml:space="preserve">between global change </w:t>
        </w:r>
        <w:r w:rsidR="00880201">
          <w:t>factors</w:t>
        </w:r>
      </w:ins>
      <w:ins w:id="176" w:author="PHILIP ANTHONY MARTIN" w:date="2024-03-22T10:02:00Z">
        <w:r>
          <w:t xml:space="preserve"> are important </w:t>
        </w:r>
      </w:ins>
      <w:ins w:id="177" w:author="PHILIP ANTHONY MARTIN" w:date="2024-03-22T10:07:00Z">
        <w:r w:rsidR="00880201">
          <w:t xml:space="preserve">for two reasons. First, </w:t>
        </w:r>
      </w:ins>
      <w:ins w:id="178" w:author="PHILIP ANTHONY MARTIN" w:date="2024-03-22T10:05:00Z">
        <w:r w:rsidR="00880201">
          <w:t>ecosystems are typically affected by more than one of these factors at any given time</w:t>
        </w:r>
      </w:ins>
      <w:ins w:id="179" w:author="PHILIP ANTHONY MARTIN" w:date="2024-03-22T10:11:00Z">
        <w:r w:rsidR="00880201">
          <w:t xml:space="preserve"> </w:t>
        </w:r>
      </w:ins>
      <w:ins w:id="180" w:author="PHILIP ANTHONY MARTIN" w:date="2024-03-22T10:10:00Z">
        <w:r w:rsidR="00880201">
          <w:fldChar w:fldCharType="begin" w:fldLock="1"/>
        </w:r>
        <w:r w:rsidR="00880201">
          <w:instrText>ADDIN paperpile_citation &lt;clusterId&gt;X776E734A224Y828&lt;/clusterId&gt;&lt;metadata&gt;&lt;citation&gt;&lt;id&gt;5a023a7a-e242-4ab9-bb12-26dcc4353400&lt;/id&gt;&lt;/citation&gt;&lt;/metadata&gt;&lt;data&gt;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&lt;/data&gt; \* MERGEFORMAT</w:instrText>
        </w:r>
      </w:ins>
      <w:r w:rsidR="00880201">
        <w:fldChar w:fldCharType="separate"/>
      </w:r>
      <w:ins w:id="181" w:author="PHILIP ANTHONY MARTIN" w:date="2024-03-22T10:10:00Z">
        <w:r w:rsidR="00880201">
          <w:rPr>
            <w:noProof/>
          </w:rPr>
          <w:t>(Bowler et al., 2020)</w:t>
        </w:r>
        <w:r w:rsidR="00880201">
          <w:fldChar w:fldCharType="end"/>
        </w:r>
      </w:ins>
      <w:ins w:id="182" w:author="PHILIP ANTHONY MARTIN" w:date="2024-03-22T10:07:00Z">
        <w:r w:rsidR="00880201">
          <w:t>. Second, interactions between different global change fac</w:t>
        </w:r>
      </w:ins>
      <w:ins w:id="183" w:author="PHILIP ANTHONY MARTIN" w:date="2024-03-22T10:08:00Z">
        <w:r w:rsidR="00880201">
          <w:t xml:space="preserve">tors can cause unpredictable </w:t>
        </w:r>
      </w:ins>
      <w:ins w:id="184" w:author="PHILIP ANTHONY MARTIN" w:date="2024-03-22T10:11:00Z">
        <w:r w:rsidR="00880201">
          <w:t>changes in soil biodiversity and functioning</w:t>
        </w:r>
      </w:ins>
      <w:ins w:id="185" w:author="PHILIP ANTHONY MARTIN" w:date="2024-03-22T10:08:00Z">
        <w:r w:rsidR="00880201">
          <w:t xml:space="preserve"> </w:t>
        </w:r>
        <w:r w:rsidR="00880201">
          <w:fldChar w:fldCharType="begin" w:fldLock="1"/>
        </w:r>
      </w:ins>
      <w:ins w:id="186" w:author="PHILIP ANTHONY MARTIN" w:date="2024-03-22T10:23:00Z">
        <w:r w:rsidR="00880201">
          <w:instrText>ADDIN paperpile_citation &lt;clusterId&gt;A751O811K292H922&lt;/clusterId&gt;&lt;metadata&gt;&lt;citation&gt;&lt;id&gt;d024169e-9e60-40fe-a1ac-918fa634bdd9&lt;/id&gt;&lt;/citation&gt;&lt;citation&gt;&lt;id&gt;129ad441-17c6-431a-bbc3-85efb2476dab&lt;/id&gt;&lt;/citation&gt;&lt;/metadata&gt;&lt;data&gt;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&lt;/data&gt; \* MERGEFORMAT</w:instrText>
        </w:r>
      </w:ins>
      <w:r w:rsidR="00880201">
        <w:fldChar w:fldCharType="separate"/>
      </w:r>
      <w:ins w:id="187" w:author="PHILIP ANTHONY MARTIN" w:date="2024-03-22T10:23:00Z">
        <w:r w:rsidR="00880201">
          <w:rPr>
            <w:noProof/>
          </w:rPr>
          <w:t>(Eisenhauer et al., 2012; Rillig et al., 2019)</w:t>
        </w:r>
      </w:ins>
      <w:ins w:id="188" w:author="PHILIP ANTHONY MARTIN" w:date="2024-03-22T10:08:00Z">
        <w:r w:rsidR="00880201">
          <w:fldChar w:fldCharType="end"/>
        </w:r>
      </w:ins>
      <w:ins w:id="189" w:author="PHILIP ANTHONY MARTIN" w:date="2024-03-22T10:09:00Z">
        <w:r w:rsidR="00880201">
          <w:t>.</w:t>
        </w:r>
      </w:ins>
      <w:ins w:id="190" w:author="PHILIP ANTHONY MARTIN" w:date="2024-03-22T10:24:00Z">
        <w:r w:rsidR="00313A3C">
          <w:t xml:space="preserve"> In the case of precipitation </w:t>
        </w:r>
      </w:ins>
      <w:ins w:id="191" w:author="PHILIP ANTHONY MARTIN" w:date="2024-03-22T10:28:00Z">
        <w:r w:rsidR="00313A3C">
          <w:t>reductions</w:t>
        </w:r>
      </w:ins>
      <w:ins w:id="192" w:author="PHILIP ANTHONY MARTIN" w:date="2024-03-22T10:24:00Z">
        <w:r w:rsidR="00313A3C">
          <w:t xml:space="preserve"> </w:t>
        </w:r>
      </w:ins>
      <w:ins w:id="193" w:author="PHILIP ANTHONY MARTIN" w:date="2024-03-22T10:28:00Z">
        <w:r w:rsidR="00313A3C">
          <w:t xml:space="preserve">there is a clear </w:t>
        </w:r>
      </w:ins>
      <w:ins w:id="194" w:author="PHILIP ANTHONY MARTIN" w:date="2024-03-22T10:24:00Z">
        <w:r w:rsidR="00313A3C">
          <w:t xml:space="preserve">synergy </w:t>
        </w:r>
      </w:ins>
      <w:ins w:id="195" w:author="PHILIP ANTHONY MARTIN" w:date="2024-03-22T10:28:00Z">
        <w:r w:rsidR="00313A3C">
          <w:t>with</w:t>
        </w:r>
      </w:ins>
      <w:ins w:id="196" w:author="PHILIP ANTHONY MARTIN" w:date="2024-03-22T10:27:00Z">
        <w:r w:rsidR="00313A3C">
          <w:t xml:space="preserve"> </w:t>
        </w:r>
      </w:ins>
      <w:ins w:id="197" w:author="PHILIP ANTHONY MARTIN" w:date="2024-03-22T10:24:00Z">
        <w:r w:rsidR="00313A3C">
          <w:t>temperature increases</w:t>
        </w:r>
      </w:ins>
      <w:ins w:id="198" w:author="PHILIP ANTHONY MARTIN" w:date="2024-03-22T10:26:00Z">
        <w:r w:rsidR="00313A3C">
          <w:t xml:space="preserve"> as these can lead to increased evapotranspiration</w:t>
        </w:r>
      </w:ins>
      <w:ins w:id="199" w:author="PHILIP ANTHONY MARTIN" w:date="2024-03-22T10:28:00Z">
        <w:r w:rsidR="00313A3C">
          <w:t xml:space="preserve"> and further reductions in soil moisture. </w:t>
        </w:r>
      </w:ins>
      <w:ins w:id="200" w:author="PHILIP ANTHONY MARTIN" w:date="2024-03-22T10:32:00Z">
        <w:r w:rsidR="00313A3C">
          <w:t xml:space="preserve">The </w:t>
        </w:r>
      </w:ins>
      <w:ins w:id="201" w:author="PHILIP ANTHONY MARTIN" w:date="2024-03-22T10:31:00Z">
        <w:r w:rsidR="00313A3C">
          <w:t>meta-analys</w:t>
        </w:r>
      </w:ins>
      <w:ins w:id="202" w:author="PHILIP ANTHONY MARTIN" w:date="2024-03-22T10:32:00Z">
        <w:r w:rsidR="00313A3C">
          <w:t xml:space="preserve">is of Peng et al. </w:t>
        </w:r>
        <w:r w:rsidR="00313A3C">
          <w:fldChar w:fldCharType="begin" w:fldLock="1"/>
        </w:r>
        <w:r w:rsidR="00313A3C">
          <w:instrText>ADDIN paperpile_citation &lt;clusterId&gt;C935Q385F676J496&lt;/clusterId&gt;&lt;metadata&gt;&lt;citation&gt;&lt;id&gt;BB867162560311EE9FBDD18E945E4932&lt;/id&gt;&lt;no_author&gt;true&lt;/no_author&gt;&lt;/citation&gt;&lt;/metadata&gt;&lt;data&gt;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&lt;/data&gt; \* MERGEFORMAT</w:instrText>
        </w:r>
      </w:ins>
      <w:r w:rsidR="00313A3C">
        <w:fldChar w:fldCharType="separate"/>
      </w:r>
      <w:ins w:id="203" w:author="PHILIP ANTHONY MARTIN" w:date="2024-03-22T10:32:00Z">
        <w:r w:rsidR="00313A3C">
          <w:rPr>
            <w:noProof/>
          </w:rPr>
          <w:t>(2022)</w:t>
        </w:r>
        <w:r w:rsidR="00313A3C">
          <w:fldChar w:fldCharType="end"/>
        </w:r>
      </w:ins>
      <w:ins w:id="204" w:author="PHILIP ANTHONY MARTIN" w:date="2024-03-22T10:29:00Z">
        <w:r w:rsidR="00313A3C">
          <w:t xml:space="preserve"> </w:t>
        </w:r>
      </w:ins>
      <w:ins w:id="205" w:author="PHILIP ANTHONY MARTIN" w:date="2024-03-22T10:32:00Z">
        <w:r w:rsidR="00313A3C">
          <w:t xml:space="preserve">suggests that </w:t>
        </w:r>
      </w:ins>
      <w:ins w:id="206" w:author="PHILIP ANTHONY MARTIN" w:date="2024-03-22T10:29:00Z">
        <w:r w:rsidR="00313A3C">
          <w:t xml:space="preserve">this synergy </w:t>
        </w:r>
      </w:ins>
      <w:ins w:id="207" w:author="PHILIP ANTHONY MARTIN" w:date="2024-03-22T10:32:00Z">
        <w:r w:rsidR="00313A3C">
          <w:t>reverses</w:t>
        </w:r>
      </w:ins>
      <w:ins w:id="208" w:author="PHILIP ANTHONY MARTIN" w:date="2024-03-22T10:29:00Z">
        <w:r w:rsidR="00313A3C">
          <w:t xml:space="preserve"> </w:t>
        </w:r>
      </w:ins>
      <w:ins w:id="209" w:author="PHILIP ANTHONY MARTIN" w:date="2024-03-22T10:30:00Z">
        <w:r w:rsidR="00313A3C">
          <w:t xml:space="preserve">the impacts of </w:t>
        </w:r>
      </w:ins>
      <w:ins w:id="210" w:author="PHILIP ANTHONY MARTIN" w:date="2024-03-22T10:31:00Z">
        <w:r w:rsidR="00313A3C">
          <w:t xml:space="preserve">precipitation reduction on soil fauna, </w:t>
        </w:r>
      </w:ins>
      <w:ins w:id="211" w:author="PHILIP ANTHONY MARTIN" w:date="2024-03-22T10:33:00Z">
        <w:r w:rsidR="00313A3C">
          <w:t xml:space="preserve">causing </w:t>
        </w:r>
      </w:ins>
      <w:ins w:id="212" w:author="PHILIP ANTHONY MARTIN" w:date="2024-03-22T10:31:00Z">
        <w:r w:rsidR="00313A3C">
          <w:t>increas</w:t>
        </w:r>
      </w:ins>
      <w:ins w:id="213" w:author="PHILIP ANTHONY MARTIN" w:date="2024-03-22T10:33:00Z">
        <w:r w:rsidR="00313A3C">
          <w:t xml:space="preserve">es in abundance and reductions in diversity. </w:t>
        </w:r>
        <w:r w:rsidR="00E56DDD">
          <w:t>However, we</w:t>
        </w:r>
      </w:ins>
      <w:ins w:id="214" w:author="PHILIP ANTHONY MARTIN" w:date="2024-03-22T10:34:00Z">
        <w:r w:rsidR="00E56DDD">
          <w:t xml:space="preserve"> are aware of</w:t>
        </w:r>
      </w:ins>
      <w:ins w:id="215" w:author="PHILIP ANTHONY MARTIN" w:date="2024-03-22T10:33:00Z">
        <w:r w:rsidR="00E56DDD">
          <w:t xml:space="preserve"> few studies that have</w:t>
        </w:r>
      </w:ins>
      <w:ins w:id="216" w:author="PHILIP ANTHONY MARTIN" w:date="2024-03-22T10:34:00Z">
        <w:r w:rsidR="00E56DDD">
          <w:t xml:space="preserve"> investigated this synergy with only one of these in forests. We urge researcher</w:t>
        </w:r>
      </w:ins>
      <w:ins w:id="217" w:author="PHILIP ANTHONY MARTIN" w:date="2024-03-22T10:35:00Z">
        <w:r w:rsidR="00E56DDD">
          <w:t xml:space="preserve">s to prioritise experiments investigating the impacts of multiple global change factors to </w:t>
        </w:r>
      </w:ins>
      <w:ins w:id="218" w:author="PHILIP ANTHONY MARTIN" w:date="2024-03-22T10:36:00Z">
        <w:r w:rsidR="00E56DDD">
          <w:t>inform more realistic predictions of future change.</w:t>
        </w:r>
      </w:ins>
    </w:p>
    <w:p w14:paraId="62672024" w14:textId="77777777" w:rsidR="0088675D" w:rsidRDefault="0088675D" w:rsidP="00AA7A9F">
      <w:pPr>
        <w:spacing w:after="240" w:line="480" w:lineRule="auto"/>
        <w:ind w:firstLine="720"/>
      </w:pPr>
    </w:p>
    <w:p w14:paraId="35996055" w14:textId="77777777" w:rsidR="009439DD" w:rsidRDefault="002813DB" w:rsidP="00AA7A9F">
      <w:pPr>
        <w:spacing w:before="240" w:line="480" w:lineRule="auto"/>
      </w:pPr>
      <w:r>
        <w:rPr>
          <w:b/>
        </w:rPr>
        <w:t>Conclusion</w:t>
      </w:r>
    </w:p>
    <w:p w14:paraId="5811608A" w14:textId="77777777" w:rsidR="009439DD" w:rsidRDefault="002813DB" w:rsidP="00AA7A9F">
      <w:pPr>
        <w:spacing w:after="240" w:line="480" w:lineRule="auto"/>
      </w:pPr>
      <w:r>
        <w:lastRenderedPageBreak/>
        <w:tab/>
        <w:t xml:space="preserve">Overall, our results suggest that forest soil and litter fauna abundance is sensitive to changes in precipitation, and that for mesofauna this impact depends on the magnitude of precipitation change. Meanwhile, alpha diversity appeared to be relatively insensitive, with little evidence that changes were related to the magnitude of precipitation change. Given soil mesofauna affect soil functions, such as litter decomposition, changes in the abundance of this group may result in changes in the soil physical structure, soil nutrients, and soil carbon. In turn, changes in mesofauna abundance will also alter the trophic structure of belowground food webs. Our results provide new insights into belowground biodiversity change in forests that can inform more realistic soil models in the future </w:t>
      </w:r>
      <w:r w:rsidR="002338B0">
        <w:fldChar w:fldCharType="begin" w:fldLock="1"/>
      </w:r>
      <w:r w:rsidR="002338B0">
        <w:instrText>ADDIN paperpile_citation &lt;clusterId&gt;N479B739Q129U741&lt;/clusterId&gt;&lt;metadata&gt;&lt;citation&gt;&lt;id&gt;226DA25C594611EE9E8CD18E945E4932&lt;/id&gt;&lt;/citation&gt;&lt;citation&gt;&lt;id&gt;25943D88594611EE9E8CD18E945E4932&lt;/id&gt;&lt;/citation&gt;&lt;/metadata&gt;&lt;data&gt;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&lt;/data&gt; \* MERGEFORMAT</w:instrText>
      </w:r>
      <w:r w:rsidR="002338B0">
        <w:fldChar w:fldCharType="separate"/>
      </w:r>
      <w:r w:rsidR="002338B0">
        <w:rPr>
          <w:noProof/>
          <w:color w:val="000000"/>
        </w:rPr>
        <w:t>(Deckmyn et al., 2020; Flores et al., 2021)</w:t>
      </w:r>
      <w:r w:rsidR="002338B0">
        <w:rPr>
          <w:color w:val="000000"/>
        </w:rPr>
        <w:fldChar w:fldCharType="end"/>
      </w:r>
      <w:r>
        <w:t xml:space="preserve">. In addition, we call on global change researchers to conduct more realistic studies of changes in mean annual precipitation, droughts, and extreme precipitation in future, in line with representative concentration pathways </w:t>
      </w:r>
      <w:r w:rsidR="002338B0">
        <w:fldChar w:fldCharType="begin" w:fldLock="1"/>
      </w:r>
      <w:r w:rsidR="002338B0">
        <w:instrText>ADDIN paperpile_citation &lt;clusterId&gt;Q851E217T597X212&lt;/clusterId&gt;&lt;metadata&gt;&lt;citation&gt;&lt;id&gt;ADEFC72896B411EE9FD6C2A7D2A92DCC&lt;/id&gt;&lt;prefix&gt;RCPs; &lt;/prefix&gt;&lt;/citation&gt;&lt;/metadata&gt;&lt;data&gt;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&lt;/data&gt; \* MERGEFORMAT</w:instrText>
      </w:r>
      <w:r w:rsidR="002338B0">
        <w:fldChar w:fldCharType="separate"/>
      </w:r>
      <w:r w:rsidR="002338B0">
        <w:rPr>
          <w:noProof/>
          <w:color w:val="000000"/>
        </w:rPr>
        <w:t>(RCPs; van Vuuren et al., 2011)</w:t>
      </w:r>
      <w:r w:rsidR="002338B0">
        <w:rPr>
          <w:color w:val="000000"/>
        </w:rPr>
        <w:fldChar w:fldCharType="end"/>
      </w:r>
      <w:r>
        <w:t xml:space="preserve"> as well as larger scale experiments to capture impacts on soil fauna more fully. </w:t>
      </w:r>
    </w:p>
    <w:p w14:paraId="2DB168CC" w14:textId="77777777" w:rsidR="00AA7A9F" w:rsidRDefault="00AA7A9F" w:rsidP="00AA7A9F">
      <w:pPr>
        <w:spacing w:line="480" w:lineRule="auto"/>
        <w:rPr>
          <w:b/>
        </w:rPr>
      </w:pPr>
      <w:r>
        <w:rPr>
          <w:b/>
        </w:rPr>
        <w:t>Funding information</w:t>
      </w:r>
    </w:p>
    <w:p w14:paraId="0A0E2BB6" w14:textId="77777777" w:rsidR="00AA7A9F" w:rsidRDefault="00AA7A9F" w:rsidP="00AA7A9F">
      <w:pPr>
        <w:spacing w:before="240" w:after="240" w:line="480" w:lineRule="auto"/>
        <w:rPr>
          <w:b/>
        </w:rPr>
      </w:pPr>
      <w:r>
        <w:t xml:space="preserve">Philip Martin, Jorge Curiel </w:t>
      </w:r>
      <w:proofErr w:type="spellStart"/>
      <w:r>
        <w:t>Yuste</w:t>
      </w:r>
      <w:proofErr w:type="spellEnd"/>
      <w:r>
        <w:t xml:space="preserve">, </w:t>
      </w:r>
      <w:proofErr w:type="spellStart"/>
      <w:r>
        <w:t>Sebastiaan</w:t>
      </w:r>
      <w:proofErr w:type="spellEnd"/>
      <w:r>
        <w:t xml:space="preserve"> </w:t>
      </w:r>
      <w:proofErr w:type="spellStart"/>
      <w:r>
        <w:t>Luyssaert</w:t>
      </w:r>
      <w:proofErr w:type="spellEnd"/>
      <w:r>
        <w:t>, Stefano Manzoni, Leticia Pérez-</w:t>
      </w:r>
      <w:proofErr w:type="spellStart"/>
      <w:r>
        <w:t>Izquierdo</w:t>
      </w:r>
      <w:proofErr w:type="spellEnd"/>
      <w:r>
        <w:t xml:space="preserve">, Mathieu </w:t>
      </w:r>
      <w:proofErr w:type="spellStart"/>
      <w:r>
        <w:t>Santonja</w:t>
      </w:r>
      <w:proofErr w:type="spellEnd"/>
      <w:r>
        <w:t xml:space="preserve"> and Bertrand </w:t>
      </w:r>
      <w:proofErr w:type="spellStart"/>
      <w:r>
        <w:t>Guenet</w:t>
      </w:r>
      <w:proofErr w:type="spellEnd"/>
      <w:r>
        <w:t xml:space="preserve"> were funded by the grant Holistic management practices, modelling and monitoring for European forest soils – </w:t>
      </w:r>
      <w:proofErr w:type="spellStart"/>
      <w:r>
        <w:t>HoliSoils</w:t>
      </w:r>
      <w:proofErr w:type="spellEnd"/>
      <w:r>
        <w:t xml:space="preserve"> (EU Horizon 2020 Grant Agreement No 101000289). JCY was also funded by the coordinated project ATLANTIS (PID2020-113244GB-C21), the Basque Government through the BERC 2022-2025 program, and the Spanish Ministry of Science and Innovation through the BC3 María de </w:t>
      </w:r>
      <w:proofErr w:type="spellStart"/>
      <w:r>
        <w:t>Maeztu</w:t>
      </w:r>
      <w:proofErr w:type="spellEnd"/>
      <w:r>
        <w:t xml:space="preserve"> excellence accreditation (MDM-2017-0714).</w:t>
      </w:r>
    </w:p>
    <w:p w14:paraId="5CAF912C" w14:textId="77777777" w:rsidR="009439DD" w:rsidRDefault="009439DD" w:rsidP="00AA7A9F">
      <w:pPr>
        <w:spacing w:line="480" w:lineRule="auto"/>
        <w:rPr>
          <w:b/>
        </w:rPr>
      </w:pPr>
    </w:p>
    <w:p w14:paraId="56613DB1" w14:textId="77777777" w:rsidR="009439DD" w:rsidRDefault="002813DB" w:rsidP="00AA7A9F">
      <w:pPr>
        <w:spacing w:line="480" w:lineRule="auto"/>
        <w:rPr>
          <w:b/>
        </w:rPr>
      </w:pPr>
      <w:r>
        <w:rPr>
          <w:b/>
        </w:rPr>
        <w:t>References</w:t>
      </w:r>
    </w:p>
    <w:p w14:paraId="6EF2CC69" w14:textId="7D30F712" w:rsidR="00313A3C" w:rsidRDefault="002338B0" w:rsidP="002338B0">
      <w:pPr>
        <w:widowControl w:val="0"/>
        <w:pBdr>
          <w:top w:val="nil"/>
          <w:left w:val="nil"/>
          <w:bottom w:val="nil"/>
          <w:right w:val="nil"/>
          <w:between w:val="nil"/>
        </w:pBdr>
        <w:spacing w:line="480" w:lineRule="auto"/>
        <w:ind w:left="720" w:hanging="720"/>
        <w:rPr>
          <w:ins w:id="219" w:author="PHILIP ANTHONY MARTIN" w:date="2024-03-22T10:32:00Z"/>
        </w:rPr>
      </w:pPr>
      <w:r>
        <w:fldChar w:fldCharType="begin"/>
      </w:r>
      <w:ins w:id="220" w:author="PHILIP ANTHONY MARTIN" w:date="2024-03-22T10:32:00Z">
        <w:r w:rsidR="00313A3C">
          <w:instrText>ADDIN paperpile_bibliography &lt;pp-bibliography&gt;&lt;first-reference-indices&gt;&lt;formatting&gt;1&lt;/formatting&gt;&lt;space-after&gt;1&lt;/space-after&gt;&lt;/first-reference-indices&gt;&lt;/pp-bibliography&gt; \* MERGEFORMAT</w:instrText>
        </w:r>
      </w:ins>
      <w:del w:id="221" w:author="PHILIP ANTHONY MARTIN" w:date="2024-02-20T10:52:00Z">
        <w:r w:rsidDel="00281FE2">
          <w:delInstrText>ADDIN paperpile_bibliography &lt;pp-bibliography&gt;&lt;first-reference-indices&gt;&lt;formatting&gt;1&lt;/formatting&gt;&lt;space-after&gt;1&lt;/space-after&gt;&lt;/first-reference-indices&gt;&lt;/pp-bibliography&gt; \* MERGEFORMAT</w:delInstrText>
        </w:r>
      </w:del>
      <w:r>
        <w:fldChar w:fldCharType="separate"/>
      </w:r>
      <w:ins w:id="222" w:author="PHILIP ANTHONY MARTIN" w:date="2024-03-22T10:32:00Z">
        <w:r w:rsidR="00313A3C">
          <w:t xml:space="preserve">Amano, T., Berdejo-Espinola, V., Christie, A. P., Willott, K., Akasaka, M., Báldi, A., Berthinussen, A., Bertolino, S., Bladon, A. J., Chen, M., Choi, C.-Y., Bou Dagher Kharrat, M., de Oliveira, L. G., Farhat, P., Golivets, M., Hidalgo Aranzamendi, N., </w:t>
        </w:r>
        <w:r w:rsidR="00313A3C">
          <w:lastRenderedPageBreak/>
          <w:t xml:space="preserve">Jantke, K., Kajzer-Bonk, J., Kemahlı Aytekin, M. Ç., … Sutherland, W. J. (2021). Tapping into non-English-language science for the conservation of global biodiversity. </w:t>
        </w:r>
        <w:r w:rsidR="00313A3C" w:rsidRPr="00313A3C">
          <w:rPr>
            <w:i/>
            <w:rPrChange w:id="223" w:author="PHILIP ANTHONY MARTIN" w:date="2024-03-22T10:32:00Z">
              <w:rPr/>
            </w:rPrChange>
          </w:rPr>
          <w:t>PLoS Biology</w:t>
        </w:r>
        <w:r w:rsidR="00313A3C">
          <w:t xml:space="preserve">, </w:t>
        </w:r>
        <w:r w:rsidR="00313A3C" w:rsidRPr="00313A3C">
          <w:rPr>
            <w:i/>
            <w:rPrChange w:id="224" w:author="PHILIP ANTHONY MARTIN" w:date="2024-03-22T10:32:00Z">
              <w:rPr/>
            </w:rPrChange>
          </w:rPr>
          <w:t>19</w:t>
        </w:r>
        <w:r w:rsidR="00313A3C">
          <w:t>(10), e3001296. https://doi.org/10.1371/journal.pbio.3001296</w:t>
        </w:r>
      </w:ins>
    </w:p>
    <w:p w14:paraId="3ABA5C27" w14:textId="77777777" w:rsidR="00313A3C" w:rsidRDefault="00313A3C" w:rsidP="002338B0">
      <w:pPr>
        <w:widowControl w:val="0"/>
        <w:pBdr>
          <w:top w:val="nil"/>
          <w:left w:val="nil"/>
          <w:bottom w:val="nil"/>
          <w:right w:val="nil"/>
          <w:between w:val="nil"/>
        </w:pBdr>
        <w:spacing w:line="480" w:lineRule="auto"/>
        <w:ind w:left="720" w:hanging="720"/>
        <w:rPr>
          <w:ins w:id="225" w:author="PHILIP ANTHONY MARTIN" w:date="2024-03-22T10:32:00Z"/>
        </w:rPr>
      </w:pPr>
      <w:ins w:id="226" w:author="PHILIP ANTHONY MARTIN" w:date="2024-03-22T10:32:00Z">
        <w:r>
          <w:t xml:space="preserve">Anderegg, W. R. L., Anderegg, L. D. L., Kerr, K. L., &amp; Trugman, A. T. (2019). Widespread drought-induced tree mortality at dry range edges indicates that climate stress exceeds species’ compensating mechanisms. </w:t>
        </w:r>
        <w:r w:rsidRPr="00313A3C">
          <w:rPr>
            <w:i/>
            <w:rPrChange w:id="227" w:author="PHILIP ANTHONY MARTIN" w:date="2024-03-22T10:32:00Z">
              <w:rPr/>
            </w:rPrChange>
          </w:rPr>
          <w:t>Global Change Biology</w:t>
        </w:r>
        <w:r>
          <w:t xml:space="preserve">, </w:t>
        </w:r>
        <w:r w:rsidRPr="00313A3C">
          <w:rPr>
            <w:i/>
            <w:rPrChange w:id="228" w:author="PHILIP ANTHONY MARTIN" w:date="2024-03-22T10:32:00Z">
              <w:rPr/>
            </w:rPrChange>
          </w:rPr>
          <w:t>25</w:t>
        </w:r>
        <w:r>
          <w:t>(11), 3793–3802. https://doi.org/10.1111/gcb.14771</w:t>
        </w:r>
      </w:ins>
    </w:p>
    <w:p w14:paraId="506C0ADF" w14:textId="77777777" w:rsidR="00313A3C" w:rsidRPr="00313A3C" w:rsidRDefault="00313A3C" w:rsidP="002338B0">
      <w:pPr>
        <w:widowControl w:val="0"/>
        <w:pBdr>
          <w:top w:val="nil"/>
          <w:left w:val="nil"/>
          <w:bottom w:val="nil"/>
          <w:right w:val="nil"/>
          <w:between w:val="nil"/>
        </w:pBdr>
        <w:spacing w:line="480" w:lineRule="auto"/>
        <w:ind w:left="720" w:hanging="720"/>
        <w:rPr>
          <w:ins w:id="229" w:author="PHILIP ANTHONY MARTIN" w:date="2024-03-22T10:32:00Z"/>
          <w:lang w:val="es-ES"/>
          <w:rPrChange w:id="230" w:author="PHILIP ANTHONY MARTIN" w:date="2024-03-22T10:32:00Z">
            <w:rPr>
              <w:ins w:id="231" w:author="PHILIP ANTHONY MARTIN" w:date="2024-03-22T10:32:00Z"/>
            </w:rPr>
          </w:rPrChange>
        </w:rPr>
      </w:pPr>
      <w:ins w:id="232" w:author="PHILIP ANTHONY MARTIN" w:date="2024-03-22T10:32:00Z">
        <w:r>
          <w:t xml:space="preserve">Aupic-Samain, A., Baldy, V., Delcourt, N., Krogh, P. H., Gauquelin, T., Fernandez, C., &amp; Santonja, M. (2021). Water availability rather than temperature control soil fauna community structure and prey–predator interactions. </w:t>
        </w:r>
        <w:r w:rsidRPr="00313A3C">
          <w:rPr>
            <w:i/>
            <w:lang w:val="es-ES"/>
            <w:rPrChange w:id="233" w:author="PHILIP ANTHONY MARTIN" w:date="2024-03-22T10:32:00Z">
              <w:rPr/>
            </w:rPrChange>
          </w:rPr>
          <w:t>Functional Ecology</w:t>
        </w:r>
        <w:r w:rsidRPr="00313A3C">
          <w:rPr>
            <w:lang w:val="es-ES"/>
            <w:rPrChange w:id="234" w:author="PHILIP ANTHONY MARTIN" w:date="2024-03-22T10:32:00Z">
              <w:rPr/>
            </w:rPrChange>
          </w:rPr>
          <w:t xml:space="preserve">, </w:t>
        </w:r>
        <w:r w:rsidRPr="00313A3C">
          <w:rPr>
            <w:i/>
            <w:lang w:val="es-ES"/>
            <w:rPrChange w:id="235" w:author="PHILIP ANTHONY MARTIN" w:date="2024-03-22T10:32:00Z">
              <w:rPr/>
            </w:rPrChange>
          </w:rPr>
          <w:t>35</w:t>
        </w:r>
        <w:r w:rsidRPr="00313A3C">
          <w:rPr>
            <w:lang w:val="es-ES"/>
            <w:rPrChange w:id="236" w:author="PHILIP ANTHONY MARTIN" w:date="2024-03-22T10:32:00Z">
              <w:rPr/>
            </w:rPrChange>
          </w:rPr>
          <w:t>(7), 1550–1559. https://doi.org/10.1111/1365-2435.13745</w:t>
        </w:r>
      </w:ins>
    </w:p>
    <w:p w14:paraId="12D7412F" w14:textId="77777777" w:rsidR="00313A3C" w:rsidRDefault="00313A3C" w:rsidP="002338B0">
      <w:pPr>
        <w:widowControl w:val="0"/>
        <w:pBdr>
          <w:top w:val="nil"/>
          <w:left w:val="nil"/>
          <w:bottom w:val="nil"/>
          <w:right w:val="nil"/>
          <w:between w:val="nil"/>
        </w:pBdr>
        <w:spacing w:line="480" w:lineRule="auto"/>
        <w:ind w:left="720" w:hanging="720"/>
        <w:rPr>
          <w:ins w:id="237" w:author="PHILIP ANTHONY MARTIN" w:date="2024-03-22T10:32:00Z"/>
        </w:rPr>
      </w:pPr>
      <w:ins w:id="238" w:author="PHILIP ANTHONY MARTIN" w:date="2024-03-22T10:32:00Z">
        <w:r w:rsidRPr="00313A3C">
          <w:rPr>
            <w:lang w:val="es-ES"/>
            <w:rPrChange w:id="239" w:author="PHILIP ANTHONY MARTIN" w:date="2024-03-22T10:32:00Z">
              <w:rPr/>
            </w:rPrChange>
          </w:rPr>
          <w:t xml:space="preserve">Aupic-Samain, A., Santonja, M., Chomel, M., Pereira, S., Quer, E., Lecareux, C., Limousin, J.-M., Ourcival, J.-M., Simioni, G., Gauquelin, T., Fernandez, C., &amp; Baldy, V. (2021). </w:t>
        </w:r>
        <w:r>
          <w:t xml:space="preserve">Soil biota response to experimental rainfall reduction depends on the dominant tree species in mature northern Mediterranean forests. </w:t>
        </w:r>
        <w:r w:rsidRPr="00313A3C">
          <w:rPr>
            <w:i/>
            <w:rPrChange w:id="240" w:author="PHILIP ANTHONY MARTIN" w:date="2024-03-22T10:32:00Z">
              <w:rPr/>
            </w:rPrChange>
          </w:rPr>
          <w:t>Soil Biology &amp; Biochemistry</w:t>
        </w:r>
        <w:r>
          <w:t xml:space="preserve">, </w:t>
        </w:r>
        <w:r w:rsidRPr="00313A3C">
          <w:rPr>
            <w:i/>
            <w:rPrChange w:id="241" w:author="PHILIP ANTHONY MARTIN" w:date="2024-03-22T10:32:00Z">
              <w:rPr/>
            </w:rPrChange>
          </w:rPr>
          <w:t>154</w:t>
        </w:r>
        <w:r>
          <w:t>, 108122. https://doi.org/10.1016/j.soilbio.2020.108122</w:t>
        </w:r>
      </w:ins>
    </w:p>
    <w:p w14:paraId="64F5F03F" w14:textId="77777777" w:rsidR="00313A3C" w:rsidRDefault="00313A3C" w:rsidP="002338B0">
      <w:pPr>
        <w:widowControl w:val="0"/>
        <w:pBdr>
          <w:top w:val="nil"/>
          <w:left w:val="nil"/>
          <w:bottom w:val="nil"/>
          <w:right w:val="nil"/>
          <w:between w:val="nil"/>
        </w:pBdr>
        <w:spacing w:line="480" w:lineRule="auto"/>
        <w:ind w:left="720" w:hanging="720"/>
        <w:rPr>
          <w:ins w:id="242" w:author="PHILIP ANTHONY MARTIN" w:date="2024-03-22T10:32:00Z"/>
        </w:rPr>
      </w:pPr>
      <w:ins w:id="243" w:author="PHILIP ANTHONY MARTIN" w:date="2024-03-22T10:32:00Z">
        <w:r>
          <w:t xml:space="preserve">Barton, K. (2015). </w:t>
        </w:r>
        <w:r w:rsidRPr="00313A3C">
          <w:rPr>
            <w:i/>
            <w:rPrChange w:id="244" w:author="PHILIP ANTHONY MARTIN" w:date="2024-03-22T10:32:00Z">
              <w:rPr/>
            </w:rPrChange>
          </w:rPr>
          <w:t>MuMIn: multi-model inference</w:t>
        </w:r>
        <w:r>
          <w:t xml:space="preserve"> (1.15.1).</w:t>
        </w:r>
      </w:ins>
    </w:p>
    <w:p w14:paraId="741B9926" w14:textId="77777777" w:rsidR="00313A3C" w:rsidRDefault="00313A3C" w:rsidP="002338B0">
      <w:pPr>
        <w:widowControl w:val="0"/>
        <w:pBdr>
          <w:top w:val="nil"/>
          <w:left w:val="nil"/>
          <w:bottom w:val="nil"/>
          <w:right w:val="nil"/>
          <w:between w:val="nil"/>
        </w:pBdr>
        <w:spacing w:line="480" w:lineRule="auto"/>
        <w:ind w:left="720" w:hanging="720"/>
        <w:rPr>
          <w:ins w:id="245" w:author="PHILIP ANTHONY MARTIN" w:date="2024-03-22T10:32:00Z"/>
        </w:rPr>
      </w:pPr>
      <w:ins w:id="246" w:author="PHILIP ANTHONY MARTIN" w:date="2024-03-22T10:32:00Z">
        <w:r>
          <w:t>Beaumelle, L., Tison, L., Eisenhauer, N., Hines, J., Malladi, S., Pelosi, C., Thouvenot, L., &amp; Phillips, H. R. P. (2023). Pesticide effects on soil fauna communities—A meta</w:t>
        </w:r>
        <w:r>
          <w:rPr>
            <w:rFonts w:ascii="Cambria Math" w:hAnsi="Cambria Math" w:cs="Cambria Math"/>
          </w:rPr>
          <w:t>‐</w:t>
        </w:r>
        <w:r>
          <w:t xml:space="preserve">analysis. </w:t>
        </w:r>
        <w:r w:rsidRPr="00313A3C">
          <w:rPr>
            <w:i/>
            <w:rPrChange w:id="247" w:author="PHILIP ANTHONY MARTIN" w:date="2024-03-22T10:32:00Z">
              <w:rPr/>
            </w:rPrChange>
          </w:rPr>
          <w:t>The Journal of Applied Ecology</w:t>
        </w:r>
        <w:r>
          <w:t>. https://doi.org/10.1111/1365-2664.14437</w:t>
        </w:r>
      </w:ins>
    </w:p>
    <w:p w14:paraId="646311D2" w14:textId="77777777" w:rsidR="00313A3C" w:rsidRDefault="00313A3C" w:rsidP="002338B0">
      <w:pPr>
        <w:widowControl w:val="0"/>
        <w:pBdr>
          <w:top w:val="nil"/>
          <w:left w:val="nil"/>
          <w:bottom w:val="nil"/>
          <w:right w:val="nil"/>
          <w:between w:val="nil"/>
        </w:pBdr>
        <w:spacing w:line="480" w:lineRule="auto"/>
        <w:ind w:left="720" w:hanging="720"/>
        <w:rPr>
          <w:ins w:id="248" w:author="PHILIP ANTHONY MARTIN" w:date="2024-03-22T10:32:00Z"/>
        </w:rPr>
      </w:pPr>
      <w:ins w:id="249" w:author="PHILIP ANTHONY MARTIN" w:date="2024-03-22T10:32:00Z">
        <w:r>
          <w:t xml:space="preserve">Benton, M. J., Wilf, P., &amp; Sauquet, H. (2022). The Angiosperm Terrestrial Revolution and the origins of modern biodiversity. </w:t>
        </w:r>
        <w:r w:rsidRPr="00313A3C">
          <w:rPr>
            <w:i/>
            <w:rPrChange w:id="250" w:author="PHILIP ANTHONY MARTIN" w:date="2024-03-22T10:32:00Z">
              <w:rPr/>
            </w:rPrChange>
          </w:rPr>
          <w:t>The New Phytologist</w:t>
        </w:r>
        <w:r>
          <w:t xml:space="preserve">, </w:t>
        </w:r>
        <w:r w:rsidRPr="00313A3C">
          <w:rPr>
            <w:i/>
            <w:rPrChange w:id="251" w:author="PHILIP ANTHONY MARTIN" w:date="2024-03-22T10:32:00Z">
              <w:rPr/>
            </w:rPrChange>
          </w:rPr>
          <w:t>233</w:t>
        </w:r>
        <w:r>
          <w:t>(5), 2017–2035. https://doi.org/10.1111/nph.17822</w:t>
        </w:r>
      </w:ins>
    </w:p>
    <w:p w14:paraId="60A4EA68" w14:textId="77777777" w:rsidR="00313A3C" w:rsidRDefault="00313A3C" w:rsidP="002338B0">
      <w:pPr>
        <w:widowControl w:val="0"/>
        <w:pBdr>
          <w:top w:val="nil"/>
          <w:left w:val="nil"/>
          <w:bottom w:val="nil"/>
          <w:right w:val="nil"/>
          <w:between w:val="nil"/>
        </w:pBdr>
        <w:spacing w:line="480" w:lineRule="auto"/>
        <w:ind w:left="720" w:hanging="720"/>
        <w:rPr>
          <w:ins w:id="252" w:author="PHILIP ANTHONY MARTIN" w:date="2024-03-22T10:32:00Z"/>
        </w:rPr>
      </w:pPr>
      <w:ins w:id="253" w:author="PHILIP ANTHONY MARTIN" w:date="2024-03-22T10:32:00Z">
        <w:r>
          <w:t xml:space="preserve">Blankinship, J. C., Niklaus, P. A., &amp; Hungate, B. A. (2011). A meta-analysis of responses of soil biota to global change. </w:t>
        </w:r>
        <w:r w:rsidRPr="00313A3C">
          <w:rPr>
            <w:i/>
            <w:rPrChange w:id="254" w:author="PHILIP ANTHONY MARTIN" w:date="2024-03-22T10:32:00Z">
              <w:rPr/>
            </w:rPrChange>
          </w:rPr>
          <w:t>Oecologia</w:t>
        </w:r>
        <w:r>
          <w:t xml:space="preserve">, </w:t>
        </w:r>
        <w:r w:rsidRPr="00313A3C">
          <w:rPr>
            <w:i/>
            <w:rPrChange w:id="255" w:author="PHILIP ANTHONY MARTIN" w:date="2024-03-22T10:32:00Z">
              <w:rPr/>
            </w:rPrChange>
          </w:rPr>
          <w:t>165</w:t>
        </w:r>
        <w:r>
          <w:t>(3), 553–565. https://doi.org/10.1007/s00442-011-1909-0</w:t>
        </w:r>
      </w:ins>
    </w:p>
    <w:p w14:paraId="5CD9B8AE" w14:textId="77777777" w:rsidR="00313A3C" w:rsidRDefault="00313A3C" w:rsidP="002338B0">
      <w:pPr>
        <w:widowControl w:val="0"/>
        <w:pBdr>
          <w:top w:val="nil"/>
          <w:left w:val="nil"/>
          <w:bottom w:val="nil"/>
          <w:right w:val="nil"/>
          <w:between w:val="nil"/>
        </w:pBdr>
        <w:spacing w:line="480" w:lineRule="auto"/>
        <w:ind w:left="720" w:hanging="720"/>
        <w:rPr>
          <w:ins w:id="256" w:author="PHILIP ANTHONY MARTIN" w:date="2024-03-22T10:32:00Z"/>
        </w:rPr>
      </w:pPr>
      <w:ins w:id="257" w:author="PHILIP ANTHONY MARTIN" w:date="2024-03-22T10:32:00Z">
        <w:r>
          <w:t xml:space="preserve">Bowler, D. E., Bjorkman, A. D., Dornelas, M., Myers-Smith, I. H., Navarro, L. M., Niamir, A., </w:t>
        </w:r>
        <w:r>
          <w:lastRenderedPageBreak/>
          <w:t xml:space="preserve">Supp, S. R., Waldock, C., Winter, M., Vellend, M., Blowes, S. A., Böhning-Gaese, K., Bruelheide, H., Elahi, R., Antão, L. H., Hines, J., Isbell, F., Jones, H. P., Magurran, A. E., … Bates, A. E. (2020). Mapping human pressures on biodiversity across the planet uncovers anthropogenic threat complexes. </w:t>
        </w:r>
        <w:r w:rsidRPr="00313A3C">
          <w:rPr>
            <w:i/>
            <w:rPrChange w:id="258" w:author="PHILIP ANTHONY MARTIN" w:date="2024-03-22T10:32:00Z">
              <w:rPr/>
            </w:rPrChange>
          </w:rPr>
          <w:t>People and Nature</w:t>
        </w:r>
        <w:r>
          <w:t xml:space="preserve">, </w:t>
        </w:r>
        <w:r w:rsidRPr="00313A3C">
          <w:rPr>
            <w:i/>
            <w:rPrChange w:id="259" w:author="PHILIP ANTHONY MARTIN" w:date="2024-03-22T10:32:00Z">
              <w:rPr/>
            </w:rPrChange>
          </w:rPr>
          <w:t>2</w:t>
        </w:r>
        <w:r>
          <w:t>(2), 380–394. https://doi.org/10.1002/pan3.10071</w:t>
        </w:r>
      </w:ins>
    </w:p>
    <w:p w14:paraId="34D35AA9" w14:textId="77777777" w:rsidR="00313A3C" w:rsidRDefault="00313A3C" w:rsidP="002338B0">
      <w:pPr>
        <w:widowControl w:val="0"/>
        <w:pBdr>
          <w:top w:val="nil"/>
          <w:left w:val="nil"/>
          <w:bottom w:val="nil"/>
          <w:right w:val="nil"/>
          <w:between w:val="nil"/>
        </w:pBdr>
        <w:spacing w:line="480" w:lineRule="auto"/>
        <w:ind w:left="720" w:hanging="720"/>
        <w:rPr>
          <w:ins w:id="260" w:author="PHILIP ANTHONY MARTIN" w:date="2024-03-22T10:32:00Z"/>
        </w:rPr>
      </w:pPr>
      <w:ins w:id="261" w:author="PHILIP ANTHONY MARTIN" w:date="2024-03-22T10:32:00Z">
        <w:r>
          <w:t xml:space="preserve">Bozada, T., Borden, J., Workman, J., Del Cid, M., Malinowski, J., &amp; Luechtefeld, T. (2021). Sysrev: A FAIR platform for Data Curation and Systematic Evidence Review. In </w:t>
        </w:r>
        <w:r w:rsidRPr="00313A3C">
          <w:rPr>
            <w:i/>
            <w:rPrChange w:id="262" w:author="PHILIP ANTHONY MARTIN" w:date="2024-03-22T10:32:00Z">
              <w:rPr/>
            </w:rPrChange>
          </w:rPr>
          <w:t>bioRxiv</w:t>
        </w:r>
        <w:r>
          <w:t xml:space="preserve"> (p. 2021.03.24.436697). https://doi.org/10.1101/2021.03.24.436697</w:t>
        </w:r>
      </w:ins>
    </w:p>
    <w:p w14:paraId="4C1155BD" w14:textId="77777777" w:rsidR="00313A3C" w:rsidRDefault="00313A3C" w:rsidP="002338B0">
      <w:pPr>
        <w:widowControl w:val="0"/>
        <w:pBdr>
          <w:top w:val="nil"/>
          <w:left w:val="nil"/>
          <w:bottom w:val="nil"/>
          <w:right w:val="nil"/>
          <w:between w:val="nil"/>
        </w:pBdr>
        <w:spacing w:line="480" w:lineRule="auto"/>
        <w:ind w:left="720" w:hanging="720"/>
        <w:rPr>
          <w:ins w:id="263" w:author="PHILIP ANTHONY MARTIN" w:date="2024-03-22T10:32:00Z"/>
        </w:rPr>
      </w:pPr>
      <w:ins w:id="264" w:author="PHILIP ANTHONY MARTIN" w:date="2024-03-22T10:32:00Z">
        <w:r>
          <w:t>Bristol, D., Hassan, K., Blankinship, J. C., &amp; Nielsen, U. N. (2023). Responses of nematode abundances to increased and reduced rainfall under field conditions: A meta</w:t>
        </w:r>
        <w:r>
          <w:rPr>
            <w:rFonts w:ascii="Cambria Math" w:hAnsi="Cambria Math" w:cs="Cambria Math"/>
          </w:rPr>
          <w:t>‐</w:t>
        </w:r>
        <w:r>
          <w:t xml:space="preserve">analysis. </w:t>
        </w:r>
        <w:r w:rsidRPr="00313A3C">
          <w:rPr>
            <w:i/>
            <w:rPrChange w:id="265" w:author="PHILIP ANTHONY MARTIN" w:date="2024-03-22T10:32:00Z">
              <w:rPr/>
            </w:rPrChange>
          </w:rPr>
          <w:t xml:space="preserve">Ecosphere </w:t>
        </w:r>
        <w:r>
          <w:t xml:space="preserve">, </w:t>
        </w:r>
        <w:r w:rsidRPr="00313A3C">
          <w:rPr>
            <w:i/>
            <w:rPrChange w:id="266" w:author="PHILIP ANTHONY MARTIN" w:date="2024-03-22T10:32:00Z">
              <w:rPr/>
            </w:rPrChange>
          </w:rPr>
          <w:t>14</w:t>
        </w:r>
        <w:r>
          <w:t>(1). https://doi.org/10.1002/ecs2.4364</w:t>
        </w:r>
      </w:ins>
    </w:p>
    <w:p w14:paraId="4668F328" w14:textId="77777777" w:rsidR="00313A3C" w:rsidRDefault="00313A3C" w:rsidP="002338B0">
      <w:pPr>
        <w:widowControl w:val="0"/>
        <w:pBdr>
          <w:top w:val="nil"/>
          <w:left w:val="nil"/>
          <w:bottom w:val="nil"/>
          <w:right w:val="nil"/>
          <w:between w:val="nil"/>
        </w:pBdr>
        <w:spacing w:line="480" w:lineRule="auto"/>
        <w:ind w:left="720" w:hanging="720"/>
        <w:rPr>
          <w:ins w:id="267" w:author="PHILIP ANTHONY MARTIN" w:date="2024-03-22T10:32:00Z"/>
        </w:rPr>
      </w:pPr>
      <w:ins w:id="268" w:author="PHILIP ANTHONY MARTIN" w:date="2024-03-22T10:32:00Z">
        <w:r>
          <w:t xml:space="preserve">Chase, J. M., &amp; Knight, T. M. (2013). Scale-dependent effect sizes of ecological drivers on biodiversity: why standardised sampling is not enough. </w:t>
        </w:r>
        <w:r w:rsidRPr="00313A3C">
          <w:rPr>
            <w:i/>
            <w:rPrChange w:id="269" w:author="PHILIP ANTHONY MARTIN" w:date="2024-03-22T10:32:00Z">
              <w:rPr/>
            </w:rPrChange>
          </w:rPr>
          <w:t>Ecology Letters</w:t>
        </w:r>
        <w:r>
          <w:t xml:space="preserve">, </w:t>
        </w:r>
        <w:r w:rsidRPr="00313A3C">
          <w:rPr>
            <w:i/>
            <w:rPrChange w:id="270" w:author="PHILIP ANTHONY MARTIN" w:date="2024-03-22T10:32:00Z">
              <w:rPr/>
            </w:rPrChange>
          </w:rPr>
          <w:t>16 Suppl 1</w:t>
        </w:r>
        <w:r>
          <w:t>, 17–26. https://doi.org/10.1111/ele.12112</w:t>
        </w:r>
      </w:ins>
    </w:p>
    <w:p w14:paraId="5446B454" w14:textId="77777777" w:rsidR="00313A3C" w:rsidRPr="00313A3C" w:rsidRDefault="00313A3C" w:rsidP="002338B0">
      <w:pPr>
        <w:widowControl w:val="0"/>
        <w:pBdr>
          <w:top w:val="nil"/>
          <w:left w:val="nil"/>
          <w:bottom w:val="nil"/>
          <w:right w:val="nil"/>
          <w:between w:val="nil"/>
        </w:pBdr>
        <w:spacing w:line="480" w:lineRule="auto"/>
        <w:ind w:left="720" w:hanging="720"/>
        <w:rPr>
          <w:ins w:id="271" w:author="PHILIP ANTHONY MARTIN" w:date="2024-03-22T10:32:00Z"/>
          <w:lang w:val="es-ES"/>
          <w:rPrChange w:id="272" w:author="PHILIP ANTHONY MARTIN" w:date="2024-03-22T10:32:00Z">
            <w:rPr>
              <w:ins w:id="273" w:author="PHILIP ANTHONY MARTIN" w:date="2024-03-22T10:32:00Z"/>
            </w:rPr>
          </w:rPrChange>
        </w:rPr>
      </w:pPr>
      <w:ins w:id="274" w:author="PHILIP ANTHONY MARTIN" w:date="2024-03-22T10:32:00Z">
        <w:r>
          <w:t xml:space="preserve">Chikoski, J. M., Ferguson, S. H., &amp; Meyer, L. (2006). Effects of water addition on soil arthropods and soil characteristics in a precipitation-limited environment. </w:t>
        </w:r>
        <w:r w:rsidRPr="00313A3C">
          <w:rPr>
            <w:i/>
            <w:lang w:val="es-ES"/>
            <w:rPrChange w:id="275" w:author="PHILIP ANTHONY MARTIN" w:date="2024-03-22T10:32:00Z">
              <w:rPr/>
            </w:rPrChange>
          </w:rPr>
          <w:t>Acta Oecologica</w:t>
        </w:r>
        <w:r w:rsidRPr="00313A3C">
          <w:rPr>
            <w:lang w:val="es-ES"/>
            <w:rPrChange w:id="276" w:author="PHILIP ANTHONY MARTIN" w:date="2024-03-22T10:32:00Z">
              <w:rPr/>
            </w:rPrChange>
          </w:rPr>
          <w:t xml:space="preserve">, </w:t>
        </w:r>
        <w:r w:rsidRPr="00313A3C">
          <w:rPr>
            <w:i/>
            <w:lang w:val="es-ES"/>
            <w:rPrChange w:id="277" w:author="PHILIP ANTHONY MARTIN" w:date="2024-03-22T10:32:00Z">
              <w:rPr/>
            </w:rPrChange>
          </w:rPr>
          <w:t>30</w:t>
        </w:r>
        <w:r w:rsidRPr="00313A3C">
          <w:rPr>
            <w:lang w:val="es-ES"/>
            <w:rPrChange w:id="278" w:author="PHILIP ANTHONY MARTIN" w:date="2024-03-22T10:32:00Z">
              <w:rPr/>
            </w:rPrChange>
          </w:rPr>
          <w:t>(2), 203–211. https://doi.org/10.1016/j.actao.2006.04.005</w:t>
        </w:r>
      </w:ins>
    </w:p>
    <w:p w14:paraId="56DD8094" w14:textId="77777777" w:rsidR="00313A3C" w:rsidRDefault="00313A3C" w:rsidP="002338B0">
      <w:pPr>
        <w:widowControl w:val="0"/>
        <w:pBdr>
          <w:top w:val="nil"/>
          <w:left w:val="nil"/>
          <w:bottom w:val="nil"/>
          <w:right w:val="nil"/>
          <w:between w:val="nil"/>
        </w:pBdr>
        <w:spacing w:line="480" w:lineRule="auto"/>
        <w:ind w:left="720" w:hanging="720"/>
        <w:rPr>
          <w:ins w:id="279" w:author="PHILIP ANTHONY MARTIN" w:date="2024-03-22T10:32:00Z"/>
        </w:rPr>
      </w:pPr>
      <w:ins w:id="280" w:author="PHILIP ANTHONY MARTIN" w:date="2024-03-22T10:32:00Z">
        <w:r w:rsidRPr="00313A3C">
          <w:rPr>
            <w:lang w:val="es-ES"/>
            <w:rPrChange w:id="281" w:author="PHILIP ANTHONY MARTIN" w:date="2024-03-22T10:32:00Z">
              <w:rPr/>
            </w:rPrChange>
          </w:rPr>
          <w:t xml:space="preserve">Christie, A. P., Abecasis, D., Adjeroud, M., Alonso, J. C., Amano, T., Anton, A., Baldigo, B. P., Barrientos, R., Bicknell, J. E., Buhl, D. A., &amp; Others. </w:t>
        </w:r>
        <w:r>
          <w:t xml:space="preserve">(2020). Quantifying and addressing the prevalence and bias of study designs in the environmental and social sciences. </w:t>
        </w:r>
        <w:r w:rsidRPr="00313A3C">
          <w:rPr>
            <w:i/>
            <w:rPrChange w:id="282" w:author="PHILIP ANTHONY MARTIN" w:date="2024-03-22T10:32:00Z">
              <w:rPr/>
            </w:rPrChange>
          </w:rPr>
          <w:t>Nature Communications</w:t>
        </w:r>
        <w:r>
          <w:t>.</w:t>
        </w:r>
      </w:ins>
    </w:p>
    <w:p w14:paraId="1F83BDCB" w14:textId="77777777" w:rsidR="00313A3C" w:rsidRDefault="00313A3C" w:rsidP="002338B0">
      <w:pPr>
        <w:widowControl w:val="0"/>
        <w:pBdr>
          <w:top w:val="nil"/>
          <w:left w:val="nil"/>
          <w:bottom w:val="nil"/>
          <w:right w:val="nil"/>
          <w:between w:val="nil"/>
        </w:pBdr>
        <w:spacing w:line="480" w:lineRule="auto"/>
        <w:ind w:left="720" w:hanging="720"/>
        <w:rPr>
          <w:ins w:id="283" w:author="PHILIP ANTHONY MARTIN" w:date="2024-03-22T10:32:00Z"/>
        </w:rPr>
      </w:pPr>
      <w:ins w:id="284" w:author="PHILIP ANTHONY MARTIN" w:date="2024-03-22T10:32:00Z">
        <w:r>
          <w:t xml:space="preserve">Christie, A. P., Amano, T., Martin, P. A., Shackelford, G. E., Simmons, B. I., &amp; Sutherland, W. J. (2019). Simple study designs in ecology produce inaccurate estimates of biodiversity responses. </w:t>
        </w:r>
        <w:r w:rsidRPr="00313A3C">
          <w:rPr>
            <w:i/>
            <w:rPrChange w:id="285" w:author="PHILIP ANTHONY MARTIN" w:date="2024-03-22T10:32:00Z">
              <w:rPr/>
            </w:rPrChange>
          </w:rPr>
          <w:t>The Journal of Applied Ecology</w:t>
        </w:r>
        <w:r>
          <w:t xml:space="preserve">, </w:t>
        </w:r>
        <w:r w:rsidRPr="00313A3C">
          <w:rPr>
            <w:i/>
            <w:rPrChange w:id="286" w:author="PHILIP ANTHONY MARTIN" w:date="2024-03-22T10:32:00Z">
              <w:rPr/>
            </w:rPrChange>
          </w:rPr>
          <w:t>56</w:t>
        </w:r>
        <w:r>
          <w:t>(12), 2742–2754. https://doi.org/10.1111/1365-2664.13499</w:t>
        </w:r>
      </w:ins>
    </w:p>
    <w:p w14:paraId="66462DE0" w14:textId="77777777" w:rsidR="00313A3C" w:rsidRDefault="00313A3C" w:rsidP="002338B0">
      <w:pPr>
        <w:widowControl w:val="0"/>
        <w:pBdr>
          <w:top w:val="nil"/>
          <w:left w:val="nil"/>
          <w:bottom w:val="nil"/>
          <w:right w:val="nil"/>
          <w:between w:val="nil"/>
        </w:pBdr>
        <w:spacing w:line="480" w:lineRule="auto"/>
        <w:ind w:left="720" w:hanging="720"/>
        <w:rPr>
          <w:ins w:id="287" w:author="PHILIP ANTHONY MARTIN" w:date="2024-03-22T10:32:00Z"/>
        </w:rPr>
      </w:pPr>
      <w:ins w:id="288" w:author="PHILIP ANTHONY MARTIN" w:date="2024-03-22T10:32:00Z">
        <w:r>
          <w:t xml:space="preserve">Cohen, J. (1960). A Coefficient of Agreement for Nominal Scales. </w:t>
        </w:r>
        <w:r w:rsidRPr="00313A3C">
          <w:rPr>
            <w:i/>
            <w:rPrChange w:id="289" w:author="PHILIP ANTHONY MARTIN" w:date="2024-03-22T10:32:00Z">
              <w:rPr/>
            </w:rPrChange>
          </w:rPr>
          <w:t>Educational and Psychological Measurement</w:t>
        </w:r>
        <w:r>
          <w:t xml:space="preserve">, </w:t>
        </w:r>
        <w:r w:rsidRPr="00313A3C">
          <w:rPr>
            <w:i/>
            <w:rPrChange w:id="290" w:author="PHILIP ANTHONY MARTIN" w:date="2024-03-22T10:32:00Z">
              <w:rPr/>
            </w:rPrChange>
          </w:rPr>
          <w:t>20</w:t>
        </w:r>
        <w:r>
          <w:t>(1), 37–46. https://doi.org/10.1177/001316446002000104</w:t>
        </w:r>
      </w:ins>
    </w:p>
    <w:p w14:paraId="64E2A77E" w14:textId="77777777" w:rsidR="00313A3C" w:rsidRDefault="00313A3C" w:rsidP="002338B0">
      <w:pPr>
        <w:widowControl w:val="0"/>
        <w:pBdr>
          <w:top w:val="nil"/>
          <w:left w:val="nil"/>
          <w:bottom w:val="nil"/>
          <w:right w:val="nil"/>
          <w:between w:val="nil"/>
        </w:pBdr>
        <w:spacing w:line="480" w:lineRule="auto"/>
        <w:ind w:left="720" w:hanging="720"/>
        <w:rPr>
          <w:ins w:id="291" w:author="PHILIP ANTHONY MARTIN" w:date="2024-03-22T10:32:00Z"/>
        </w:rPr>
      </w:pPr>
      <w:ins w:id="292" w:author="PHILIP ANTHONY MARTIN" w:date="2024-03-22T10:32:00Z">
        <w:r>
          <w:lastRenderedPageBreak/>
          <w:t xml:space="preserve">Collaboration for Environmental Evidence. (2018). </w:t>
        </w:r>
        <w:r w:rsidRPr="00313A3C">
          <w:rPr>
            <w:i/>
            <w:rPrChange w:id="293" w:author="PHILIP ANTHONY MARTIN" w:date="2024-03-22T10:32:00Z">
              <w:rPr/>
            </w:rPrChange>
          </w:rPr>
          <w:t>Guidelines and Standards for Evidence synthesis in Environmental Management. Version 5.0</w:t>
        </w:r>
        <w:r>
          <w:t xml:space="preserve"> (Pullin, A.S., Frampton, G.K., Livoreil, B., Petrokofsky, G., Ed.). www.environmentalevidence.org/information-for-authors. [Accessed 6/10/21].</w:t>
        </w:r>
      </w:ins>
    </w:p>
    <w:p w14:paraId="3201F918" w14:textId="77777777" w:rsidR="00313A3C" w:rsidRDefault="00313A3C" w:rsidP="002338B0">
      <w:pPr>
        <w:widowControl w:val="0"/>
        <w:pBdr>
          <w:top w:val="nil"/>
          <w:left w:val="nil"/>
          <w:bottom w:val="nil"/>
          <w:right w:val="nil"/>
          <w:between w:val="nil"/>
        </w:pBdr>
        <w:spacing w:line="480" w:lineRule="auto"/>
        <w:ind w:left="720" w:hanging="720"/>
        <w:rPr>
          <w:ins w:id="294" w:author="PHILIP ANTHONY MARTIN" w:date="2024-03-22T10:32:00Z"/>
        </w:rPr>
      </w:pPr>
      <w:ins w:id="295" w:author="PHILIP ANTHONY MARTIN" w:date="2024-03-22T10:32:00Z">
        <w:r>
          <w:t xml:space="preserve">Coyle, D. R., Nagendra, U. J., Taylor, M. K., Campbell, J. H., Cunard, C. E., Joslin, A. H., Mundepi, A., Phillips, C. A., &amp; Callaham, M. A. (2017). Soil fauna responses to natural disturbances, invasive species, and global climate change: Current state of the science and a call to action. </w:t>
        </w:r>
        <w:r w:rsidRPr="00313A3C">
          <w:rPr>
            <w:i/>
            <w:rPrChange w:id="296" w:author="PHILIP ANTHONY MARTIN" w:date="2024-03-22T10:32:00Z">
              <w:rPr/>
            </w:rPrChange>
          </w:rPr>
          <w:t>Soil Biology &amp; Biochemistry</w:t>
        </w:r>
        <w:r>
          <w:t xml:space="preserve">, </w:t>
        </w:r>
        <w:r w:rsidRPr="00313A3C">
          <w:rPr>
            <w:i/>
            <w:rPrChange w:id="297" w:author="PHILIP ANTHONY MARTIN" w:date="2024-03-22T10:32:00Z">
              <w:rPr/>
            </w:rPrChange>
          </w:rPr>
          <w:t>110</w:t>
        </w:r>
        <w:r>
          <w:t>, 116–133. https://doi.org/10.1016/j.soilbio.2017.03.008</w:t>
        </w:r>
      </w:ins>
    </w:p>
    <w:p w14:paraId="590F33CB" w14:textId="77777777" w:rsidR="00313A3C" w:rsidRDefault="00313A3C" w:rsidP="002338B0">
      <w:pPr>
        <w:widowControl w:val="0"/>
        <w:pBdr>
          <w:top w:val="nil"/>
          <w:left w:val="nil"/>
          <w:bottom w:val="nil"/>
          <w:right w:val="nil"/>
          <w:between w:val="nil"/>
        </w:pBdr>
        <w:spacing w:line="480" w:lineRule="auto"/>
        <w:ind w:left="720" w:hanging="720"/>
        <w:rPr>
          <w:ins w:id="298" w:author="PHILIP ANTHONY MARTIN" w:date="2024-03-22T10:32:00Z"/>
        </w:rPr>
      </w:pPr>
      <w:ins w:id="299" w:author="PHILIP ANTHONY MARTIN" w:date="2024-03-22T10:32:00Z">
        <w:r>
          <w:t xml:space="preserve">Culina, A., Crowther, T. W., Ramakers, J. J. C., Gienapp, P., &amp; Visser, M. E. (2018). How to do meta-analysis of open datasets. </w:t>
        </w:r>
        <w:r w:rsidRPr="00313A3C">
          <w:rPr>
            <w:i/>
            <w:rPrChange w:id="300" w:author="PHILIP ANTHONY MARTIN" w:date="2024-03-22T10:32:00Z">
              <w:rPr/>
            </w:rPrChange>
          </w:rPr>
          <w:t>Nature Ecology &amp; Evolution</w:t>
        </w:r>
        <w:r>
          <w:t xml:space="preserve">, </w:t>
        </w:r>
        <w:r w:rsidRPr="00313A3C">
          <w:rPr>
            <w:i/>
            <w:rPrChange w:id="301" w:author="PHILIP ANTHONY MARTIN" w:date="2024-03-22T10:32:00Z">
              <w:rPr/>
            </w:rPrChange>
          </w:rPr>
          <w:t>2</w:t>
        </w:r>
        <w:r>
          <w:t>(7), 1053–1056. https://doi.org/10.1038/s41559-018-0579-2</w:t>
        </w:r>
      </w:ins>
    </w:p>
    <w:p w14:paraId="6AC69CC7" w14:textId="77777777" w:rsidR="00313A3C" w:rsidRDefault="00313A3C" w:rsidP="002338B0">
      <w:pPr>
        <w:widowControl w:val="0"/>
        <w:pBdr>
          <w:top w:val="nil"/>
          <w:left w:val="nil"/>
          <w:bottom w:val="nil"/>
          <w:right w:val="nil"/>
          <w:between w:val="nil"/>
        </w:pBdr>
        <w:spacing w:line="480" w:lineRule="auto"/>
        <w:ind w:left="720" w:hanging="720"/>
        <w:rPr>
          <w:ins w:id="302" w:author="PHILIP ANTHONY MARTIN" w:date="2024-03-22T10:32:00Z"/>
        </w:rPr>
      </w:pPr>
      <w:ins w:id="303" w:author="PHILIP ANTHONY MARTIN" w:date="2024-03-22T10:32:00Z">
        <w:r>
          <w:t xml:space="preserve">Deckmyn, G., Flores, O., Mayer, M., Domene, X., Schnepf, A., Kuka, K., Van Looy, K., Rasse, D. P., Briones, M. J. I., Barot, S., Berg, M., Vanguelova, E., Ostonen, I., Vereecken, H., Suz, L. M., Frey, B., Frossard, A., Tiunov, A., Frouz, J., … Curiel Yuste, J. (2020). KEYLINK: towards a more integrative soil representation for inclusion in ecosystem scale models. I. review and model concept. </w:t>
        </w:r>
        <w:r w:rsidRPr="00313A3C">
          <w:rPr>
            <w:i/>
            <w:rPrChange w:id="304" w:author="PHILIP ANTHONY MARTIN" w:date="2024-03-22T10:32:00Z">
              <w:rPr/>
            </w:rPrChange>
          </w:rPr>
          <w:t>PeerJ</w:t>
        </w:r>
        <w:r>
          <w:t xml:space="preserve">, </w:t>
        </w:r>
        <w:r w:rsidRPr="00313A3C">
          <w:rPr>
            <w:i/>
            <w:rPrChange w:id="305" w:author="PHILIP ANTHONY MARTIN" w:date="2024-03-22T10:32:00Z">
              <w:rPr/>
            </w:rPrChange>
          </w:rPr>
          <w:t>8</w:t>
        </w:r>
        <w:r>
          <w:t>, e9750. https://doi.org/10.7717/peerj.9750</w:t>
        </w:r>
      </w:ins>
    </w:p>
    <w:p w14:paraId="6ECF50AA" w14:textId="77777777" w:rsidR="00313A3C" w:rsidRDefault="00313A3C" w:rsidP="002338B0">
      <w:pPr>
        <w:widowControl w:val="0"/>
        <w:pBdr>
          <w:top w:val="nil"/>
          <w:left w:val="nil"/>
          <w:bottom w:val="nil"/>
          <w:right w:val="nil"/>
          <w:between w:val="nil"/>
        </w:pBdr>
        <w:spacing w:line="480" w:lineRule="auto"/>
        <w:ind w:left="720" w:hanging="720"/>
        <w:rPr>
          <w:ins w:id="306" w:author="PHILIP ANTHONY MARTIN" w:date="2024-03-22T10:32:00Z"/>
        </w:rPr>
      </w:pPr>
      <w:ins w:id="307" w:author="PHILIP ANTHONY MARTIN" w:date="2024-03-22T10:32:00Z">
        <w:r>
          <w:t xml:space="preserve">Deng, L., Peng, C., Kim, D.-G., Li, J., Liu, Y., Hai, X., Liu, Q., Huang, C., Shangguan, Z., &amp; Kuzyakov, Y. (2021). Drought effects on soil carbon and nitrogen dynamics in global natural ecosystems. </w:t>
        </w:r>
        <w:r w:rsidRPr="00313A3C">
          <w:rPr>
            <w:i/>
            <w:rPrChange w:id="308" w:author="PHILIP ANTHONY MARTIN" w:date="2024-03-22T10:32:00Z">
              <w:rPr/>
            </w:rPrChange>
          </w:rPr>
          <w:t>Earth-Science Reviews</w:t>
        </w:r>
        <w:r>
          <w:t xml:space="preserve">, </w:t>
        </w:r>
        <w:r w:rsidRPr="00313A3C">
          <w:rPr>
            <w:i/>
            <w:rPrChange w:id="309" w:author="PHILIP ANTHONY MARTIN" w:date="2024-03-22T10:32:00Z">
              <w:rPr/>
            </w:rPrChange>
          </w:rPr>
          <w:t>214</w:t>
        </w:r>
        <w:r>
          <w:t>, 103501. https://doi.org/10.1016/j.earscirev.2020.103501</w:t>
        </w:r>
      </w:ins>
    </w:p>
    <w:p w14:paraId="1610E3F3" w14:textId="77777777" w:rsidR="00313A3C" w:rsidRPr="00313A3C" w:rsidRDefault="00313A3C" w:rsidP="002338B0">
      <w:pPr>
        <w:widowControl w:val="0"/>
        <w:pBdr>
          <w:top w:val="nil"/>
          <w:left w:val="nil"/>
          <w:bottom w:val="nil"/>
          <w:right w:val="nil"/>
          <w:between w:val="nil"/>
        </w:pBdr>
        <w:spacing w:line="480" w:lineRule="auto"/>
        <w:ind w:left="720" w:hanging="720"/>
        <w:rPr>
          <w:ins w:id="310" w:author="PHILIP ANTHONY MARTIN" w:date="2024-03-22T10:32:00Z"/>
          <w:lang w:val="es-ES"/>
          <w:rPrChange w:id="311" w:author="PHILIP ANTHONY MARTIN" w:date="2024-03-22T10:32:00Z">
            <w:rPr>
              <w:ins w:id="312" w:author="PHILIP ANTHONY MARTIN" w:date="2024-03-22T10:32:00Z"/>
            </w:rPr>
          </w:rPrChange>
        </w:rPr>
      </w:pPr>
      <w:ins w:id="313" w:author="PHILIP ANTHONY MARTIN" w:date="2024-03-22T10:32:00Z">
        <w:r>
          <w:t xml:space="preserve">Dornelas, M., Gotelli, N. J., McGill, B., Shimadzu, H., Moyes, F., Sievers, C., &amp; Magurran, A. E. (2014). Assemblage time series reveal biodiversity change but not systematic loss. </w:t>
        </w:r>
        <w:r w:rsidRPr="00313A3C">
          <w:rPr>
            <w:i/>
            <w:lang w:val="es-ES"/>
            <w:rPrChange w:id="314" w:author="PHILIP ANTHONY MARTIN" w:date="2024-03-22T10:32:00Z">
              <w:rPr/>
            </w:rPrChange>
          </w:rPr>
          <w:t>Science</w:t>
        </w:r>
        <w:r w:rsidRPr="00313A3C">
          <w:rPr>
            <w:lang w:val="es-ES"/>
            <w:rPrChange w:id="315" w:author="PHILIP ANTHONY MARTIN" w:date="2024-03-22T10:32:00Z">
              <w:rPr/>
            </w:rPrChange>
          </w:rPr>
          <w:t xml:space="preserve">, </w:t>
        </w:r>
        <w:r w:rsidRPr="00313A3C">
          <w:rPr>
            <w:i/>
            <w:lang w:val="es-ES"/>
            <w:rPrChange w:id="316" w:author="PHILIP ANTHONY MARTIN" w:date="2024-03-22T10:32:00Z">
              <w:rPr/>
            </w:rPrChange>
          </w:rPr>
          <w:t>344</w:t>
        </w:r>
        <w:r w:rsidRPr="00313A3C">
          <w:rPr>
            <w:lang w:val="es-ES"/>
            <w:rPrChange w:id="317" w:author="PHILIP ANTHONY MARTIN" w:date="2024-03-22T10:32:00Z">
              <w:rPr/>
            </w:rPrChange>
          </w:rPr>
          <w:t>(6181), 296–299. https://doi.org/10.1126/science.1248484</w:t>
        </w:r>
      </w:ins>
    </w:p>
    <w:p w14:paraId="252CF3B0" w14:textId="77777777" w:rsidR="00313A3C" w:rsidRDefault="00313A3C" w:rsidP="002338B0">
      <w:pPr>
        <w:widowControl w:val="0"/>
        <w:pBdr>
          <w:top w:val="nil"/>
          <w:left w:val="nil"/>
          <w:bottom w:val="nil"/>
          <w:right w:val="nil"/>
          <w:between w:val="nil"/>
        </w:pBdr>
        <w:spacing w:line="480" w:lineRule="auto"/>
        <w:ind w:left="720" w:hanging="720"/>
        <w:rPr>
          <w:ins w:id="318" w:author="PHILIP ANTHONY MARTIN" w:date="2024-03-22T10:32:00Z"/>
        </w:rPr>
      </w:pPr>
      <w:ins w:id="319" w:author="PHILIP ANTHONY MARTIN" w:date="2024-03-22T10:32:00Z">
        <w:r w:rsidRPr="00313A3C">
          <w:rPr>
            <w:lang w:val="es-ES"/>
            <w:rPrChange w:id="320" w:author="PHILIP ANTHONY MARTIN" w:date="2024-03-22T10:32:00Z">
              <w:rPr/>
            </w:rPrChange>
          </w:rPr>
          <w:t xml:space="preserve">Doughty, C. E., Metcalfe, D. B., Girardin, C. A. J., Amézquita, F. F., Cabrera, D. G., Huasco, W. H., Silva-Espejo, J. E., Araujo-Murakami, A., da Costa, M. C., Rocha, W., Feldpausch, T. R., Mendoza, A. L. M., da Costa, A. C. L., Meir, P., Phillips, O. L., &amp; </w:t>
        </w:r>
        <w:r w:rsidRPr="00313A3C">
          <w:rPr>
            <w:lang w:val="es-ES"/>
            <w:rPrChange w:id="321" w:author="PHILIP ANTHONY MARTIN" w:date="2024-03-22T10:32:00Z">
              <w:rPr/>
            </w:rPrChange>
          </w:rPr>
          <w:lastRenderedPageBreak/>
          <w:t xml:space="preserve">Malhi, Y. (2015). </w:t>
        </w:r>
        <w:r>
          <w:t xml:space="preserve">Drought impact on forest carbon dynamics and fluxes in Amazonia. </w:t>
        </w:r>
        <w:r w:rsidRPr="00313A3C">
          <w:rPr>
            <w:i/>
            <w:rPrChange w:id="322" w:author="PHILIP ANTHONY MARTIN" w:date="2024-03-22T10:32:00Z">
              <w:rPr/>
            </w:rPrChange>
          </w:rPr>
          <w:t>Nature</w:t>
        </w:r>
        <w:r>
          <w:t xml:space="preserve">, </w:t>
        </w:r>
        <w:r w:rsidRPr="00313A3C">
          <w:rPr>
            <w:i/>
            <w:rPrChange w:id="323" w:author="PHILIP ANTHONY MARTIN" w:date="2024-03-22T10:32:00Z">
              <w:rPr/>
            </w:rPrChange>
          </w:rPr>
          <w:t>519</w:t>
        </w:r>
        <w:r>
          <w:t>(7541), 78–82. https://doi.org/10.1038/nature14213</w:t>
        </w:r>
      </w:ins>
    </w:p>
    <w:p w14:paraId="7DAC405D" w14:textId="77777777" w:rsidR="00313A3C" w:rsidRDefault="00313A3C" w:rsidP="002338B0">
      <w:pPr>
        <w:widowControl w:val="0"/>
        <w:pBdr>
          <w:top w:val="nil"/>
          <w:left w:val="nil"/>
          <w:bottom w:val="nil"/>
          <w:right w:val="nil"/>
          <w:between w:val="nil"/>
        </w:pBdr>
        <w:spacing w:line="480" w:lineRule="auto"/>
        <w:ind w:left="720" w:hanging="720"/>
        <w:rPr>
          <w:ins w:id="324" w:author="PHILIP ANTHONY MARTIN" w:date="2024-03-22T10:32:00Z"/>
        </w:rPr>
      </w:pPr>
      <w:ins w:id="325" w:author="PHILIP ANTHONY MARTIN" w:date="2024-03-22T10:32:00Z">
        <w:r>
          <w:t>Eisenhauer, N., Cesarz, S., Koller, R., Worm, K., &amp; Reich, P. B. (2012). Global change belowground: impacts of elevated CO</w:t>
        </w:r>
        <w:r w:rsidRPr="00313A3C">
          <w:rPr>
            <w:vertAlign w:val="subscript"/>
            <w:rPrChange w:id="326" w:author="PHILIP ANTHONY MARTIN" w:date="2024-03-22T10:32:00Z">
              <w:rPr/>
            </w:rPrChange>
          </w:rPr>
          <w:t>2</w:t>
        </w:r>
        <w:r>
          <w:t xml:space="preserve">, nitrogen, and summer drought on soil food webs and biodiversity. </w:t>
        </w:r>
        <w:r w:rsidRPr="00313A3C">
          <w:rPr>
            <w:i/>
            <w:rPrChange w:id="327" w:author="PHILIP ANTHONY MARTIN" w:date="2024-03-22T10:32:00Z">
              <w:rPr/>
            </w:rPrChange>
          </w:rPr>
          <w:t>Global Change Biology</w:t>
        </w:r>
        <w:r>
          <w:t xml:space="preserve">, </w:t>
        </w:r>
        <w:r w:rsidRPr="00313A3C">
          <w:rPr>
            <w:i/>
            <w:rPrChange w:id="328" w:author="PHILIP ANTHONY MARTIN" w:date="2024-03-22T10:32:00Z">
              <w:rPr/>
            </w:rPrChange>
          </w:rPr>
          <w:t>18</w:t>
        </w:r>
        <w:r>
          <w:t>(2), 435–447. https://doi.org/10.1111/j.1365-2486.2011.02555.x</w:t>
        </w:r>
      </w:ins>
    </w:p>
    <w:p w14:paraId="42BC557A" w14:textId="77777777" w:rsidR="00313A3C" w:rsidRDefault="00313A3C" w:rsidP="002338B0">
      <w:pPr>
        <w:widowControl w:val="0"/>
        <w:pBdr>
          <w:top w:val="nil"/>
          <w:left w:val="nil"/>
          <w:bottom w:val="nil"/>
          <w:right w:val="nil"/>
          <w:between w:val="nil"/>
        </w:pBdr>
        <w:spacing w:line="480" w:lineRule="auto"/>
        <w:ind w:left="720" w:hanging="720"/>
        <w:rPr>
          <w:ins w:id="329" w:author="PHILIP ANTHONY MARTIN" w:date="2024-03-22T10:32:00Z"/>
        </w:rPr>
      </w:pPr>
      <w:ins w:id="330" w:author="PHILIP ANTHONY MARTIN" w:date="2024-03-22T10:32:00Z">
        <w:r>
          <w:t xml:space="preserve">Erktan, A., Or, D., &amp; Scheu, S. (2020). The physical structure of soil: Determinant and consequence of trophic interactions. </w:t>
        </w:r>
        <w:r w:rsidRPr="00313A3C">
          <w:rPr>
            <w:i/>
            <w:rPrChange w:id="331" w:author="PHILIP ANTHONY MARTIN" w:date="2024-03-22T10:32:00Z">
              <w:rPr/>
            </w:rPrChange>
          </w:rPr>
          <w:t>Soil Biology &amp; Biochemistry</w:t>
        </w:r>
        <w:r>
          <w:t xml:space="preserve">, </w:t>
        </w:r>
        <w:r w:rsidRPr="00313A3C">
          <w:rPr>
            <w:i/>
            <w:rPrChange w:id="332" w:author="PHILIP ANTHONY MARTIN" w:date="2024-03-22T10:32:00Z">
              <w:rPr/>
            </w:rPrChange>
          </w:rPr>
          <w:t>148</w:t>
        </w:r>
        <w:r>
          <w:t>, 107876. https://doi.org/10.1016/j.soilbio.2020.107876</w:t>
        </w:r>
      </w:ins>
    </w:p>
    <w:p w14:paraId="78423A7E" w14:textId="77777777" w:rsidR="00313A3C" w:rsidRDefault="00313A3C" w:rsidP="002338B0">
      <w:pPr>
        <w:widowControl w:val="0"/>
        <w:pBdr>
          <w:top w:val="nil"/>
          <w:left w:val="nil"/>
          <w:bottom w:val="nil"/>
          <w:right w:val="nil"/>
          <w:between w:val="nil"/>
        </w:pBdr>
        <w:spacing w:line="480" w:lineRule="auto"/>
        <w:ind w:left="720" w:hanging="720"/>
        <w:rPr>
          <w:ins w:id="333" w:author="PHILIP ANTHONY MARTIN" w:date="2024-03-22T10:32:00Z"/>
        </w:rPr>
      </w:pPr>
      <w:ins w:id="334" w:author="PHILIP ANTHONY MARTIN" w:date="2024-03-22T10:32:00Z">
        <w:r>
          <w:t xml:space="preserve">Evans, D. H. (2008). </w:t>
        </w:r>
        <w:r w:rsidRPr="00313A3C">
          <w:rPr>
            <w:i/>
            <w:rPrChange w:id="335" w:author="PHILIP ANTHONY MARTIN" w:date="2024-03-22T10:32:00Z">
              <w:rPr/>
            </w:rPrChange>
          </w:rPr>
          <w:t>Osmotic and Ionic Regulation: Cells and Animals</w:t>
        </w:r>
        <w:r>
          <w:t>. CRC Press. https://play.google.com/store/books/details?id=1zP4bYDWq_wC</w:t>
        </w:r>
      </w:ins>
    </w:p>
    <w:p w14:paraId="29950E10" w14:textId="77777777" w:rsidR="00313A3C" w:rsidRDefault="00313A3C" w:rsidP="002338B0">
      <w:pPr>
        <w:widowControl w:val="0"/>
        <w:pBdr>
          <w:top w:val="nil"/>
          <w:left w:val="nil"/>
          <w:bottom w:val="nil"/>
          <w:right w:val="nil"/>
          <w:between w:val="nil"/>
        </w:pBdr>
        <w:spacing w:line="480" w:lineRule="auto"/>
        <w:ind w:left="720" w:hanging="720"/>
        <w:rPr>
          <w:ins w:id="336" w:author="PHILIP ANTHONY MARTIN" w:date="2024-03-22T10:32:00Z"/>
        </w:rPr>
      </w:pPr>
      <w:ins w:id="337" w:author="PHILIP ANTHONY MARTIN" w:date="2024-03-22T10:32:00Z">
        <w:r>
          <w:t xml:space="preserve">Fischer, J., Ritchie, E. G., &amp; Hanspach, J. (2012). Academia’s obsession with quantity. </w:t>
        </w:r>
        <w:r w:rsidRPr="00313A3C">
          <w:rPr>
            <w:i/>
            <w:rPrChange w:id="338" w:author="PHILIP ANTHONY MARTIN" w:date="2024-03-22T10:32:00Z">
              <w:rPr/>
            </w:rPrChange>
          </w:rPr>
          <w:t>Trends in Ecology &amp; Evolution</w:t>
        </w:r>
        <w:r>
          <w:t xml:space="preserve">, </w:t>
        </w:r>
        <w:r w:rsidRPr="00313A3C">
          <w:rPr>
            <w:i/>
            <w:rPrChange w:id="339" w:author="PHILIP ANTHONY MARTIN" w:date="2024-03-22T10:32:00Z">
              <w:rPr/>
            </w:rPrChange>
          </w:rPr>
          <w:t>27</w:t>
        </w:r>
        <w:r>
          <w:t>(9), 473–474. https://doi.org/10.1016/j.tree.2012.05.010</w:t>
        </w:r>
      </w:ins>
    </w:p>
    <w:p w14:paraId="1007831D" w14:textId="77777777" w:rsidR="00313A3C" w:rsidRDefault="00313A3C" w:rsidP="002338B0">
      <w:pPr>
        <w:widowControl w:val="0"/>
        <w:pBdr>
          <w:top w:val="nil"/>
          <w:left w:val="nil"/>
          <w:bottom w:val="nil"/>
          <w:right w:val="nil"/>
          <w:between w:val="nil"/>
        </w:pBdr>
        <w:spacing w:line="480" w:lineRule="auto"/>
        <w:ind w:left="720" w:hanging="720"/>
        <w:rPr>
          <w:ins w:id="340" w:author="PHILIP ANTHONY MARTIN" w:date="2024-03-22T10:32:00Z"/>
        </w:rPr>
      </w:pPr>
      <w:ins w:id="341" w:author="PHILIP ANTHONY MARTIN" w:date="2024-03-22T10:32:00Z">
        <w:r>
          <w:t xml:space="preserve">Fleming, P. A., Wentzel, J. J., Dundas, S. J., Kreplins, T. L., Craig, M. D., &amp; Hardy, G. E. S. J. (2021). Global meta-analysis of tree decline impacts on fauna. </w:t>
        </w:r>
        <w:r w:rsidRPr="00313A3C">
          <w:rPr>
            <w:i/>
            <w:rPrChange w:id="342" w:author="PHILIP ANTHONY MARTIN" w:date="2024-03-22T10:32:00Z">
              <w:rPr/>
            </w:rPrChange>
          </w:rPr>
          <w:t>Biological Reviews of the Cambridge Philosophical Society</w:t>
        </w:r>
        <w:r>
          <w:t xml:space="preserve">, </w:t>
        </w:r>
        <w:r w:rsidRPr="00313A3C">
          <w:rPr>
            <w:i/>
            <w:rPrChange w:id="343" w:author="PHILIP ANTHONY MARTIN" w:date="2024-03-22T10:32:00Z">
              <w:rPr/>
            </w:rPrChange>
          </w:rPr>
          <w:t>96</w:t>
        </w:r>
        <w:r>
          <w:t>(5), 1744–1768. https://doi.org/10.1111/brv.12725</w:t>
        </w:r>
      </w:ins>
    </w:p>
    <w:p w14:paraId="159813D1" w14:textId="77777777" w:rsidR="00313A3C" w:rsidRDefault="00313A3C" w:rsidP="002338B0">
      <w:pPr>
        <w:widowControl w:val="0"/>
        <w:pBdr>
          <w:top w:val="nil"/>
          <w:left w:val="nil"/>
          <w:bottom w:val="nil"/>
          <w:right w:val="nil"/>
          <w:between w:val="nil"/>
        </w:pBdr>
        <w:spacing w:line="480" w:lineRule="auto"/>
        <w:ind w:left="720" w:hanging="720"/>
        <w:rPr>
          <w:ins w:id="344" w:author="PHILIP ANTHONY MARTIN" w:date="2024-03-22T10:32:00Z"/>
        </w:rPr>
      </w:pPr>
      <w:ins w:id="345" w:author="PHILIP ANTHONY MARTIN" w:date="2024-03-22T10:32:00Z">
        <w:r w:rsidRPr="00313A3C">
          <w:rPr>
            <w:lang w:val="es-ES"/>
            <w:rPrChange w:id="346" w:author="PHILIP ANTHONY MARTIN" w:date="2024-03-22T10:32:00Z">
              <w:rPr/>
            </w:rPrChange>
          </w:rPr>
          <w:t xml:space="preserve">Flores, O., Deckmyn, G., Yuste, J. C., Javaux, M., &amp; Uvarov, A. (2021). </w:t>
        </w:r>
        <w:r>
          <w:t xml:space="preserve">KEYLINK: towards a more integrative soil representation for inclusion in ecosystem scale models—II: model description, implementation and testing. </w:t>
        </w:r>
        <w:r w:rsidRPr="00313A3C">
          <w:rPr>
            <w:i/>
            <w:rPrChange w:id="347" w:author="PHILIP ANTHONY MARTIN" w:date="2024-03-22T10:32:00Z">
              <w:rPr/>
            </w:rPrChange>
          </w:rPr>
          <w:t>PeerJ</w:t>
        </w:r>
        <w:r>
          <w:t>. https://peerj.com/articles/10707/</w:t>
        </w:r>
      </w:ins>
    </w:p>
    <w:p w14:paraId="787EEC96" w14:textId="77777777" w:rsidR="00313A3C" w:rsidRDefault="00313A3C" w:rsidP="002338B0">
      <w:pPr>
        <w:widowControl w:val="0"/>
        <w:pBdr>
          <w:top w:val="nil"/>
          <w:left w:val="nil"/>
          <w:bottom w:val="nil"/>
          <w:right w:val="nil"/>
          <w:between w:val="nil"/>
        </w:pBdr>
        <w:spacing w:line="480" w:lineRule="auto"/>
        <w:ind w:left="720" w:hanging="720"/>
        <w:rPr>
          <w:ins w:id="348" w:author="PHILIP ANTHONY MARTIN" w:date="2024-03-22T10:32:00Z"/>
        </w:rPr>
      </w:pPr>
      <w:ins w:id="349" w:author="PHILIP ANTHONY MARTIN" w:date="2024-03-22T10:32:00Z">
        <w:r>
          <w:t xml:space="preserve">Fraser, P. M., Schon, N. L., Piercy, J. E., Mackay, A. D., &amp; Minor, M. A. (2012). Influence of summer irrigation on soil invertebrate populations in a long-term sheep irrigation trial at Winchmore (Canterbury). </w:t>
        </w:r>
        <w:r w:rsidRPr="00313A3C">
          <w:rPr>
            <w:i/>
            <w:rPrChange w:id="350" w:author="PHILIP ANTHONY MARTIN" w:date="2024-03-22T10:32:00Z">
              <w:rPr/>
            </w:rPrChange>
          </w:rPr>
          <w:t>New Zealand Journal of Agricultural Research</w:t>
        </w:r>
        <w:r>
          <w:t xml:space="preserve">, </w:t>
        </w:r>
        <w:r w:rsidRPr="00313A3C">
          <w:rPr>
            <w:i/>
            <w:rPrChange w:id="351" w:author="PHILIP ANTHONY MARTIN" w:date="2024-03-22T10:32:00Z">
              <w:rPr/>
            </w:rPrChange>
          </w:rPr>
          <w:t>55</w:t>
        </w:r>
        <w:r>
          <w:t>(2), 165–180. https://doi.org/10.1080/00288233.2012.662902</w:t>
        </w:r>
      </w:ins>
    </w:p>
    <w:p w14:paraId="7594228B" w14:textId="77777777" w:rsidR="00313A3C" w:rsidRDefault="00313A3C" w:rsidP="002338B0">
      <w:pPr>
        <w:widowControl w:val="0"/>
        <w:pBdr>
          <w:top w:val="nil"/>
          <w:left w:val="nil"/>
          <w:bottom w:val="nil"/>
          <w:right w:val="nil"/>
          <w:between w:val="nil"/>
        </w:pBdr>
        <w:spacing w:line="480" w:lineRule="auto"/>
        <w:ind w:left="720" w:hanging="720"/>
        <w:rPr>
          <w:ins w:id="352" w:author="PHILIP ANTHONY MARTIN" w:date="2024-03-22T10:32:00Z"/>
        </w:rPr>
      </w:pPr>
      <w:ins w:id="353" w:author="PHILIP ANTHONY MARTIN" w:date="2024-03-22T10:32:00Z">
        <w:r>
          <w:t xml:space="preserve">Frew, A., Nielsen, U. N., Riegler, M., &amp; Johnson, S. N. (2013). Do eucalypt plantation management practices create understory reservoirs of scarab beetle pests in the </w:t>
        </w:r>
        <w:r>
          <w:lastRenderedPageBreak/>
          <w:t xml:space="preserve">soil? </w:t>
        </w:r>
        <w:r w:rsidRPr="00313A3C">
          <w:rPr>
            <w:i/>
            <w:rPrChange w:id="354" w:author="PHILIP ANTHONY MARTIN" w:date="2024-03-22T10:32:00Z">
              <w:rPr/>
            </w:rPrChange>
          </w:rPr>
          <w:t>Forest Ecology and Management</w:t>
        </w:r>
        <w:r>
          <w:t xml:space="preserve">, </w:t>
        </w:r>
        <w:r w:rsidRPr="00313A3C">
          <w:rPr>
            <w:i/>
            <w:rPrChange w:id="355" w:author="PHILIP ANTHONY MARTIN" w:date="2024-03-22T10:32:00Z">
              <w:rPr/>
            </w:rPrChange>
          </w:rPr>
          <w:t>306</w:t>
        </w:r>
        <w:r>
          <w:t>, 275–280. https://doi.org/10.1016/j.foreco.2013.06.051</w:t>
        </w:r>
      </w:ins>
    </w:p>
    <w:p w14:paraId="074FA66B" w14:textId="77777777" w:rsidR="00313A3C" w:rsidRDefault="00313A3C" w:rsidP="002338B0">
      <w:pPr>
        <w:widowControl w:val="0"/>
        <w:pBdr>
          <w:top w:val="nil"/>
          <w:left w:val="nil"/>
          <w:bottom w:val="nil"/>
          <w:right w:val="nil"/>
          <w:between w:val="nil"/>
        </w:pBdr>
        <w:spacing w:line="480" w:lineRule="auto"/>
        <w:ind w:left="720" w:hanging="720"/>
        <w:rPr>
          <w:ins w:id="356" w:author="PHILIP ANTHONY MARTIN" w:date="2024-03-22T10:32:00Z"/>
        </w:rPr>
      </w:pPr>
      <w:ins w:id="357" w:author="PHILIP ANTHONY MARTIN" w:date="2024-03-22T10:32:00Z">
        <w:r>
          <w:t xml:space="preserve">Gerard, B. M. (1967). Factors Affecting Earthworms in Pastures. </w:t>
        </w:r>
        <w:r w:rsidRPr="00313A3C">
          <w:rPr>
            <w:i/>
            <w:rPrChange w:id="358" w:author="PHILIP ANTHONY MARTIN" w:date="2024-03-22T10:32:00Z">
              <w:rPr/>
            </w:rPrChange>
          </w:rPr>
          <w:t>The Journal of Animal Ecology</w:t>
        </w:r>
        <w:r>
          <w:t xml:space="preserve">, </w:t>
        </w:r>
        <w:r w:rsidRPr="00313A3C">
          <w:rPr>
            <w:i/>
            <w:rPrChange w:id="359" w:author="PHILIP ANTHONY MARTIN" w:date="2024-03-22T10:32:00Z">
              <w:rPr/>
            </w:rPrChange>
          </w:rPr>
          <w:t>36</w:t>
        </w:r>
        <w:r>
          <w:t>(1), 235–252. https://doi.org/10.2307/3024</w:t>
        </w:r>
      </w:ins>
    </w:p>
    <w:p w14:paraId="6C4FF682" w14:textId="77777777" w:rsidR="00313A3C" w:rsidRDefault="00313A3C" w:rsidP="002338B0">
      <w:pPr>
        <w:widowControl w:val="0"/>
        <w:pBdr>
          <w:top w:val="nil"/>
          <w:left w:val="nil"/>
          <w:bottom w:val="nil"/>
          <w:right w:val="nil"/>
          <w:between w:val="nil"/>
        </w:pBdr>
        <w:spacing w:line="480" w:lineRule="auto"/>
        <w:ind w:left="720" w:hanging="720"/>
        <w:rPr>
          <w:ins w:id="360" w:author="PHILIP ANTHONY MARTIN" w:date="2024-03-22T10:32:00Z"/>
        </w:rPr>
      </w:pPr>
      <w:ins w:id="361" w:author="PHILIP ANTHONY MARTIN" w:date="2024-03-22T10:32:00Z">
        <w:r>
          <w:t>Grames, E. M., Stillman, A. N., &amp; Tingley, M. W. (2019). An automated approach to identifying search terms for systematic reviews using keyword co</w:t>
        </w:r>
        <w:r>
          <w:rPr>
            <w:rFonts w:ascii="Cambria Math" w:hAnsi="Cambria Math" w:cs="Cambria Math"/>
          </w:rPr>
          <w:t>‐</w:t>
        </w:r>
        <w:r>
          <w:t xml:space="preserve">occurrence networks. </w:t>
        </w:r>
        <w:r w:rsidRPr="00313A3C">
          <w:rPr>
            <w:i/>
            <w:rPrChange w:id="362" w:author="PHILIP ANTHONY MARTIN" w:date="2024-03-22T10:32:00Z">
              <w:rPr/>
            </w:rPrChange>
          </w:rPr>
          <w:t>Methods in Ecology and Evolution / British Ecological Society</w:t>
        </w:r>
        <w:r>
          <w:t>. https://besjournals.onlinelibrary.wiley.com/doi/abs/10.1111/2041-210X.13268?casa_token=8N6jJI5Ezz8AAAAA:9Es25xJk4OrSdri7T-2YXnb7Kf6Ruk3vYeCi3DlYGv4MWOGI_670hgf0kqhzcuXELaCRLf2xvQhFGQ</w:t>
        </w:r>
      </w:ins>
    </w:p>
    <w:p w14:paraId="36EF0E1E" w14:textId="77777777" w:rsidR="00313A3C" w:rsidRDefault="00313A3C" w:rsidP="002338B0">
      <w:pPr>
        <w:widowControl w:val="0"/>
        <w:pBdr>
          <w:top w:val="nil"/>
          <w:left w:val="nil"/>
          <w:bottom w:val="nil"/>
          <w:right w:val="nil"/>
          <w:between w:val="nil"/>
        </w:pBdr>
        <w:spacing w:line="480" w:lineRule="auto"/>
        <w:ind w:left="720" w:hanging="720"/>
        <w:rPr>
          <w:ins w:id="363" w:author="PHILIP ANTHONY MARTIN" w:date="2024-03-22T10:32:00Z"/>
        </w:rPr>
      </w:pPr>
      <w:ins w:id="364" w:author="PHILIP ANTHONY MARTIN" w:date="2024-03-22T10:32:00Z">
        <w:r>
          <w:t xml:space="preserve">Grueber, C. E., Nakagawa, S., Laws, R. J., &amp; Jamieson, I. G. (2011). Multimodel inference in ecology and evolution: challenges and solutions. </w:t>
        </w:r>
        <w:r w:rsidRPr="00313A3C">
          <w:rPr>
            <w:i/>
            <w:rPrChange w:id="365" w:author="PHILIP ANTHONY MARTIN" w:date="2024-03-22T10:32:00Z">
              <w:rPr/>
            </w:rPrChange>
          </w:rPr>
          <w:t>Journal of Evolutionary Biology</w:t>
        </w:r>
        <w:r>
          <w:t xml:space="preserve">, </w:t>
        </w:r>
        <w:r w:rsidRPr="00313A3C">
          <w:rPr>
            <w:i/>
            <w:rPrChange w:id="366" w:author="PHILIP ANTHONY MARTIN" w:date="2024-03-22T10:32:00Z">
              <w:rPr/>
            </w:rPrChange>
          </w:rPr>
          <w:t>24</w:t>
        </w:r>
        <w:r>
          <w:t>(4), 699–711. https://doi.org/10.1111/j.1420-9101.2010.02210.x</w:t>
        </w:r>
      </w:ins>
    </w:p>
    <w:p w14:paraId="144EDD2E" w14:textId="77777777" w:rsidR="00313A3C" w:rsidRDefault="00313A3C" w:rsidP="002338B0">
      <w:pPr>
        <w:widowControl w:val="0"/>
        <w:pBdr>
          <w:top w:val="nil"/>
          <w:left w:val="nil"/>
          <w:bottom w:val="nil"/>
          <w:right w:val="nil"/>
          <w:between w:val="nil"/>
        </w:pBdr>
        <w:spacing w:line="480" w:lineRule="auto"/>
        <w:ind w:left="720" w:hanging="720"/>
        <w:rPr>
          <w:ins w:id="367" w:author="PHILIP ANTHONY MARTIN" w:date="2024-03-22T10:32:00Z"/>
        </w:rPr>
      </w:pPr>
      <w:ins w:id="368" w:author="PHILIP ANTHONY MARTIN" w:date="2024-03-22T10:32:00Z">
        <w:r>
          <w:t xml:space="preserve">Haddaway, N. R. (2020). </w:t>
        </w:r>
        <w:r w:rsidRPr="00313A3C">
          <w:rPr>
            <w:i/>
            <w:rPrChange w:id="369" w:author="PHILIP ANTHONY MARTIN" w:date="2024-03-22T10:32:00Z">
              <w:rPr/>
            </w:rPrChange>
          </w:rPr>
          <w:t>GSscraper: An R package and Shiny app for exporting search results from Google Scholar</w:t>
        </w:r>
        <w:r>
          <w:t>.</w:t>
        </w:r>
      </w:ins>
    </w:p>
    <w:p w14:paraId="1CFA860A" w14:textId="77777777" w:rsidR="00313A3C" w:rsidRDefault="00313A3C" w:rsidP="002338B0">
      <w:pPr>
        <w:widowControl w:val="0"/>
        <w:pBdr>
          <w:top w:val="nil"/>
          <w:left w:val="nil"/>
          <w:bottom w:val="nil"/>
          <w:right w:val="nil"/>
          <w:between w:val="nil"/>
        </w:pBdr>
        <w:spacing w:line="480" w:lineRule="auto"/>
        <w:ind w:left="720" w:hanging="720"/>
        <w:rPr>
          <w:ins w:id="370" w:author="PHILIP ANTHONY MARTIN" w:date="2024-03-22T10:32:00Z"/>
        </w:rPr>
      </w:pPr>
      <w:ins w:id="371" w:author="PHILIP ANTHONY MARTIN" w:date="2024-03-22T10:32:00Z">
        <w:r>
          <w:t xml:space="preserve">Haddaway, N. R., Bethel, A., Dicks, L. V., Koricheva, J., Macura, B., Petrokofsky, G., Pullin, A. S., Savilaakso, S., &amp; Stewart, G. B. (2020). Eight problems with literature reviews and how to fix them. </w:t>
        </w:r>
        <w:r w:rsidRPr="00313A3C">
          <w:rPr>
            <w:i/>
            <w:rPrChange w:id="372" w:author="PHILIP ANTHONY MARTIN" w:date="2024-03-22T10:32:00Z">
              <w:rPr/>
            </w:rPrChange>
          </w:rPr>
          <w:t>Nature Ecology &amp; Evolution</w:t>
        </w:r>
        <w:r>
          <w:t xml:space="preserve">, </w:t>
        </w:r>
        <w:r w:rsidRPr="00313A3C">
          <w:rPr>
            <w:i/>
            <w:rPrChange w:id="373" w:author="PHILIP ANTHONY MARTIN" w:date="2024-03-22T10:32:00Z">
              <w:rPr/>
            </w:rPrChange>
          </w:rPr>
          <w:t>4</w:t>
        </w:r>
        <w:r>
          <w:t>(12), 1582–1589. https://doi.org/10.1038/s41559-020-01295-x</w:t>
        </w:r>
      </w:ins>
    </w:p>
    <w:p w14:paraId="3B0DB99A" w14:textId="77777777" w:rsidR="00313A3C" w:rsidRDefault="00313A3C" w:rsidP="002338B0">
      <w:pPr>
        <w:widowControl w:val="0"/>
        <w:pBdr>
          <w:top w:val="nil"/>
          <w:left w:val="nil"/>
          <w:bottom w:val="nil"/>
          <w:right w:val="nil"/>
          <w:between w:val="nil"/>
        </w:pBdr>
        <w:spacing w:line="480" w:lineRule="auto"/>
        <w:ind w:left="720" w:hanging="720"/>
        <w:rPr>
          <w:ins w:id="374" w:author="PHILIP ANTHONY MARTIN" w:date="2024-03-22T10:32:00Z"/>
        </w:rPr>
      </w:pPr>
      <w:ins w:id="375" w:author="PHILIP ANTHONY MARTIN" w:date="2024-03-22T10:32:00Z">
        <w:r>
          <w:t xml:space="preserve">Haddaway, N. R., Grainger, M. J., Jones, M. L., &amp; Stuart, A. (2021). </w:t>
        </w:r>
        <w:r w:rsidRPr="00313A3C">
          <w:rPr>
            <w:i/>
            <w:rPrChange w:id="376" w:author="PHILIP ANTHONY MARTIN" w:date="2024-03-22T10:32:00Z">
              <w:rPr/>
            </w:rPrChange>
          </w:rPr>
          <w:t>bibfix: An R package and Shiny app for repairing and enriching bibliographic data</w:t>
        </w:r>
        <w:r>
          <w:t>. https://github.com/nealhaddaway/bibfix.</w:t>
        </w:r>
      </w:ins>
    </w:p>
    <w:p w14:paraId="05C78EB1" w14:textId="77777777" w:rsidR="00313A3C" w:rsidRDefault="00313A3C" w:rsidP="002338B0">
      <w:pPr>
        <w:widowControl w:val="0"/>
        <w:pBdr>
          <w:top w:val="nil"/>
          <w:left w:val="nil"/>
          <w:bottom w:val="nil"/>
          <w:right w:val="nil"/>
          <w:between w:val="nil"/>
        </w:pBdr>
        <w:spacing w:line="480" w:lineRule="auto"/>
        <w:ind w:left="720" w:hanging="720"/>
        <w:rPr>
          <w:ins w:id="377" w:author="PHILIP ANTHONY MARTIN" w:date="2024-03-22T10:32:00Z"/>
        </w:rPr>
      </w:pPr>
      <w:ins w:id="378" w:author="PHILIP ANTHONY MARTIN" w:date="2024-03-22T10:32:00Z">
        <w:r>
          <w:t xml:space="preserve">Haddaway, N. R., Macura, B., Whaley, P., &amp; Pullin, A. S. (2018). ROSES RepOrting standards for Systematic Evidence Syntheses: pro forma, flow-diagram and descriptive summary of the plan and conduct of environmental systematic reviews and systematic maps. </w:t>
        </w:r>
        <w:r w:rsidRPr="00313A3C">
          <w:rPr>
            <w:i/>
            <w:rPrChange w:id="379" w:author="PHILIP ANTHONY MARTIN" w:date="2024-03-22T10:32:00Z">
              <w:rPr/>
            </w:rPrChange>
          </w:rPr>
          <w:t>Environmental Evidence</w:t>
        </w:r>
        <w:r>
          <w:t xml:space="preserve">, </w:t>
        </w:r>
        <w:r w:rsidRPr="00313A3C">
          <w:rPr>
            <w:i/>
            <w:rPrChange w:id="380" w:author="PHILIP ANTHONY MARTIN" w:date="2024-03-22T10:32:00Z">
              <w:rPr/>
            </w:rPrChange>
          </w:rPr>
          <w:t>7</w:t>
        </w:r>
        <w:r>
          <w:t>(1), 7. https://doi.org/10.1186/s13750-018-0121-7</w:t>
        </w:r>
      </w:ins>
    </w:p>
    <w:p w14:paraId="120A3BB7" w14:textId="77777777" w:rsidR="00313A3C" w:rsidRDefault="00313A3C" w:rsidP="002338B0">
      <w:pPr>
        <w:widowControl w:val="0"/>
        <w:pBdr>
          <w:top w:val="nil"/>
          <w:left w:val="nil"/>
          <w:bottom w:val="nil"/>
          <w:right w:val="nil"/>
          <w:between w:val="nil"/>
        </w:pBdr>
        <w:spacing w:line="480" w:lineRule="auto"/>
        <w:ind w:left="720" w:hanging="720"/>
        <w:rPr>
          <w:ins w:id="381" w:author="PHILIP ANTHONY MARTIN" w:date="2024-03-22T10:32:00Z"/>
        </w:rPr>
      </w:pPr>
      <w:ins w:id="382" w:author="PHILIP ANTHONY MARTIN" w:date="2024-03-22T10:32:00Z">
        <w:r>
          <w:t xml:space="preserve">Handa, I. T., Aerts, R., Berendse, F., Berg, M. P., Bruder, A., Butenschoen, O., Chauvet, E., </w:t>
        </w:r>
        <w:r>
          <w:lastRenderedPageBreak/>
          <w:t xml:space="preserve">Gessner, M. O., Jabiol, J., Makkonen, M., McKie, B. G., Malmqvist, B., Peeters, E. T. H. M., Scheu, S., Schmid, B., van Ruijven, J., Vos, V. C. A., &amp; Hättenschwiler, S. (2014). Consequences of biodiversity loss for litter decomposition across biomes. </w:t>
        </w:r>
        <w:r w:rsidRPr="00313A3C">
          <w:rPr>
            <w:i/>
            <w:rPrChange w:id="383" w:author="PHILIP ANTHONY MARTIN" w:date="2024-03-22T10:32:00Z">
              <w:rPr/>
            </w:rPrChange>
          </w:rPr>
          <w:t>Nature</w:t>
        </w:r>
        <w:r>
          <w:t xml:space="preserve">, </w:t>
        </w:r>
        <w:r w:rsidRPr="00313A3C">
          <w:rPr>
            <w:i/>
            <w:rPrChange w:id="384" w:author="PHILIP ANTHONY MARTIN" w:date="2024-03-22T10:32:00Z">
              <w:rPr/>
            </w:rPrChange>
          </w:rPr>
          <w:t>509</w:t>
        </w:r>
        <w:r>
          <w:t>(7499), 218–221. https://doi.org/10.1038/nature13247</w:t>
        </w:r>
      </w:ins>
    </w:p>
    <w:p w14:paraId="34727A2A" w14:textId="77777777" w:rsidR="00313A3C" w:rsidRDefault="00313A3C" w:rsidP="002338B0">
      <w:pPr>
        <w:widowControl w:val="0"/>
        <w:pBdr>
          <w:top w:val="nil"/>
          <w:left w:val="nil"/>
          <w:bottom w:val="nil"/>
          <w:right w:val="nil"/>
          <w:between w:val="nil"/>
        </w:pBdr>
        <w:spacing w:line="480" w:lineRule="auto"/>
        <w:ind w:left="720" w:hanging="720"/>
        <w:rPr>
          <w:ins w:id="385" w:author="PHILIP ANTHONY MARTIN" w:date="2024-03-22T10:32:00Z"/>
        </w:rPr>
      </w:pPr>
      <w:ins w:id="386" w:author="PHILIP ANTHONY MARTIN" w:date="2024-03-22T10:32:00Z">
        <w:r>
          <w:t xml:space="preserve">Hanson, P. J., &amp; Walker, A. P. (2020). Advancing global change biology through experimental manipulations: Where have we been and where might we go? </w:t>
        </w:r>
        <w:r w:rsidRPr="00313A3C">
          <w:rPr>
            <w:i/>
            <w:rPrChange w:id="387" w:author="PHILIP ANTHONY MARTIN" w:date="2024-03-22T10:32:00Z">
              <w:rPr/>
            </w:rPrChange>
          </w:rPr>
          <w:t>Global Change Biology</w:t>
        </w:r>
        <w:r>
          <w:t xml:space="preserve">, </w:t>
        </w:r>
        <w:r w:rsidRPr="00313A3C">
          <w:rPr>
            <w:i/>
            <w:rPrChange w:id="388" w:author="PHILIP ANTHONY MARTIN" w:date="2024-03-22T10:32:00Z">
              <w:rPr/>
            </w:rPrChange>
          </w:rPr>
          <w:t>26</w:t>
        </w:r>
        <w:r>
          <w:t>(1), 287–299. https://doi.org/10.1111/gcb.14894</w:t>
        </w:r>
      </w:ins>
    </w:p>
    <w:p w14:paraId="3327A512" w14:textId="77777777" w:rsidR="00313A3C" w:rsidRDefault="00313A3C" w:rsidP="002338B0">
      <w:pPr>
        <w:widowControl w:val="0"/>
        <w:pBdr>
          <w:top w:val="nil"/>
          <w:left w:val="nil"/>
          <w:bottom w:val="nil"/>
          <w:right w:val="nil"/>
          <w:between w:val="nil"/>
        </w:pBdr>
        <w:spacing w:line="480" w:lineRule="auto"/>
        <w:ind w:left="720" w:hanging="720"/>
        <w:rPr>
          <w:ins w:id="389" w:author="PHILIP ANTHONY MARTIN" w:date="2024-03-22T10:32:00Z"/>
        </w:rPr>
      </w:pPr>
      <w:ins w:id="390" w:author="PHILIP ANTHONY MARTIN" w:date="2024-03-22T10:32:00Z">
        <w:r>
          <w:t xml:space="preserve">Hedges, L. V., Gurevitch, J., &amp; Curtis, P. S. (1999). The Meta-Analysis of Response Ratios in Experimental Ecology. </w:t>
        </w:r>
        <w:r w:rsidRPr="00313A3C">
          <w:rPr>
            <w:i/>
            <w:rPrChange w:id="391" w:author="PHILIP ANTHONY MARTIN" w:date="2024-03-22T10:32:00Z">
              <w:rPr/>
            </w:rPrChange>
          </w:rPr>
          <w:t>Ecology</w:t>
        </w:r>
        <w:r>
          <w:t xml:space="preserve">, </w:t>
        </w:r>
        <w:r w:rsidRPr="00313A3C">
          <w:rPr>
            <w:i/>
            <w:rPrChange w:id="392" w:author="PHILIP ANTHONY MARTIN" w:date="2024-03-22T10:32:00Z">
              <w:rPr/>
            </w:rPrChange>
          </w:rPr>
          <w:t>80</w:t>
        </w:r>
        <w:r>
          <w:t>(4), 1150–1156. https://doi.org/10.2307/177062</w:t>
        </w:r>
      </w:ins>
    </w:p>
    <w:p w14:paraId="4E8294EF" w14:textId="77777777" w:rsidR="00313A3C" w:rsidRDefault="00313A3C" w:rsidP="002338B0">
      <w:pPr>
        <w:widowControl w:val="0"/>
        <w:pBdr>
          <w:top w:val="nil"/>
          <w:left w:val="nil"/>
          <w:bottom w:val="nil"/>
          <w:right w:val="nil"/>
          <w:between w:val="nil"/>
        </w:pBdr>
        <w:spacing w:line="480" w:lineRule="auto"/>
        <w:ind w:left="720" w:hanging="720"/>
        <w:rPr>
          <w:ins w:id="393" w:author="PHILIP ANTHONY MARTIN" w:date="2024-03-22T10:32:00Z"/>
        </w:rPr>
      </w:pPr>
      <w:ins w:id="394" w:author="PHILIP ANTHONY MARTIN" w:date="2024-03-22T10:32:00Z">
        <w:r>
          <w:t xml:space="preserve">Hillebrand, H., Blasius, B., Borer, E. T., Chase, J. M., Downing, J. A., Eriksson, B. K., Filstrup, C. T., Harpole, W. S., Hodapp, D., Larsen, S., Lewandowska, A. M., Seabloom, E. W., Van de Waal, D. B., &amp; Ryabov, A. B. (2018). Biodiversity change is uncoupled from species richness trends: Consequences for conservation and monitoring. </w:t>
        </w:r>
        <w:r w:rsidRPr="00313A3C">
          <w:rPr>
            <w:i/>
            <w:rPrChange w:id="395" w:author="PHILIP ANTHONY MARTIN" w:date="2024-03-22T10:32:00Z">
              <w:rPr/>
            </w:rPrChange>
          </w:rPr>
          <w:t>The Journal of Applied Ecology</w:t>
        </w:r>
        <w:r>
          <w:t xml:space="preserve">, </w:t>
        </w:r>
        <w:r w:rsidRPr="00313A3C">
          <w:rPr>
            <w:i/>
            <w:rPrChange w:id="396" w:author="PHILIP ANTHONY MARTIN" w:date="2024-03-22T10:32:00Z">
              <w:rPr/>
            </w:rPrChange>
          </w:rPr>
          <w:t>55</w:t>
        </w:r>
        <w:r>
          <w:t>(1), 169–184. https://doi.org/10.1111/1365-2664.12959</w:t>
        </w:r>
      </w:ins>
    </w:p>
    <w:p w14:paraId="0B20B141" w14:textId="77777777" w:rsidR="00313A3C" w:rsidRDefault="00313A3C" w:rsidP="002338B0">
      <w:pPr>
        <w:widowControl w:val="0"/>
        <w:pBdr>
          <w:top w:val="nil"/>
          <w:left w:val="nil"/>
          <w:bottom w:val="nil"/>
          <w:right w:val="nil"/>
          <w:between w:val="nil"/>
        </w:pBdr>
        <w:spacing w:line="480" w:lineRule="auto"/>
        <w:ind w:left="720" w:hanging="720"/>
        <w:rPr>
          <w:ins w:id="397" w:author="PHILIP ANTHONY MARTIN" w:date="2024-03-22T10:32:00Z"/>
        </w:rPr>
      </w:pPr>
      <w:ins w:id="398" w:author="PHILIP ANTHONY MARTIN" w:date="2024-03-22T10:32:00Z">
        <w:r>
          <w:t xml:space="preserve">Homet, P., Gómez-Aparicio, L., Matías, L., &amp; Godoy, O. (2021). Soil fauna modulates the effect of experimental drought on litter decomposition in forests invaded by an exotic pathogen. </w:t>
        </w:r>
        <w:r w:rsidRPr="00313A3C">
          <w:rPr>
            <w:i/>
            <w:rPrChange w:id="399" w:author="PHILIP ANTHONY MARTIN" w:date="2024-03-22T10:32:00Z">
              <w:rPr/>
            </w:rPrChange>
          </w:rPr>
          <w:t>The Journal of Ecology</w:t>
        </w:r>
        <w:r>
          <w:t xml:space="preserve">, </w:t>
        </w:r>
        <w:r w:rsidRPr="00313A3C">
          <w:rPr>
            <w:i/>
            <w:rPrChange w:id="400" w:author="PHILIP ANTHONY MARTIN" w:date="2024-03-22T10:32:00Z">
              <w:rPr/>
            </w:rPrChange>
          </w:rPr>
          <w:t>109</w:t>
        </w:r>
        <w:r>
          <w:t>(8), 2963–2980. https://doi.org/10.1111/1365-2745.13711</w:t>
        </w:r>
      </w:ins>
    </w:p>
    <w:p w14:paraId="23C78DB9" w14:textId="77777777" w:rsidR="00313A3C" w:rsidRDefault="00313A3C" w:rsidP="002338B0">
      <w:pPr>
        <w:widowControl w:val="0"/>
        <w:pBdr>
          <w:top w:val="nil"/>
          <w:left w:val="nil"/>
          <w:bottom w:val="nil"/>
          <w:right w:val="nil"/>
          <w:between w:val="nil"/>
        </w:pBdr>
        <w:spacing w:line="480" w:lineRule="auto"/>
        <w:ind w:left="720" w:hanging="720"/>
        <w:rPr>
          <w:ins w:id="401" w:author="PHILIP ANTHONY MARTIN" w:date="2024-03-22T10:32:00Z"/>
        </w:rPr>
      </w:pPr>
      <w:ins w:id="402" w:author="PHILIP ANTHONY MARTIN" w:date="2024-03-22T10:32:00Z">
        <w:r>
          <w:t xml:space="preserve">Kardol, P., Reynolds, W. N., Norby, R. J., &amp; Classen, A. T. (2011). Climate change effects on soil microarthropod abundance and community structure. </w:t>
        </w:r>
        <w:r w:rsidRPr="00313A3C">
          <w:rPr>
            <w:i/>
            <w:rPrChange w:id="403" w:author="PHILIP ANTHONY MARTIN" w:date="2024-03-22T10:32:00Z">
              <w:rPr/>
            </w:rPrChange>
          </w:rPr>
          <w:t>Applied Soil Ecology: A Section of Agriculture, Ecosystems &amp; Environment</w:t>
        </w:r>
        <w:r>
          <w:t xml:space="preserve">, </w:t>
        </w:r>
        <w:r w:rsidRPr="00313A3C">
          <w:rPr>
            <w:i/>
            <w:rPrChange w:id="404" w:author="PHILIP ANTHONY MARTIN" w:date="2024-03-22T10:32:00Z">
              <w:rPr/>
            </w:rPrChange>
          </w:rPr>
          <w:t>47</w:t>
        </w:r>
        <w:r>
          <w:t>(1), 37–44. https://doi.org/10.1016/j.apsoil.2010.11.001</w:t>
        </w:r>
      </w:ins>
    </w:p>
    <w:p w14:paraId="34903925" w14:textId="77777777" w:rsidR="00313A3C" w:rsidRDefault="00313A3C" w:rsidP="002338B0">
      <w:pPr>
        <w:widowControl w:val="0"/>
        <w:pBdr>
          <w:top w:val="nil"/>
          <w:left w:val="nil"/>
          <w:bottom w:val="nil"/>
          <w:right w:val="nil"/>
          <w:between w:val="nil"/>
        </w:pBdr>
        <w:spacing w:line="480" w:lineRule="auto"/>
        <w:ind w:left="720" w:hanging="720"/>
        <w:rPr>
          <w:ins w:id="405" w:author="PHILIP ANTHONY MARTIN" w:date="2024-03-22T10:32:00Z"/>
        </w:rPr>
      </w:pPr>
      <w:ins w:id="406" w:author="PHILIP ANTHONY MARTIN" w:date="2024-03-22T10:32:00Z">
        <w:r w:rsidRPr="00313A3C">
          <w:rPr>
            <w:lang w:val="es-ES"/>
            <w:rPrChange w:id="407" w:author="PHILIP ANTHONY MARTIN" w:date="2024-03-22T10:32:00Z">
              <w:rPr/>
            </w:rPrChange>
          </w:rPr>
          <w:t xml:space="preserve">Konno, K., Akasaka, M., Koshida, C., Katayama, N., Osada, N., Spake, R., &amp; Amano, T. (2020). </w:t>
        </w:r>
        <w:r>
          <w:t xml:space="preserve">Ignoring non-English-language studies may bias ecological meta-analyses. </w:t>
        </w:r>
        <w:r w:rsidRPr="00313A3C">
          <w:rPr>
            <w:i/>
            <w:rPrChange w:id="408" w:author="PHILIP ANTHONY MARTIN" w:date="2024-03-22T10:32:00Z">
              <w:rPr/>
            </w:rPrChange>
          </w:rPr>
          <w:t>Ecology and Evolution</w:t>
        </w:r>
        <w:r>
          <w:t xml:space="preserve">, </w:t>
        </w:r>
        <w:r w:rsidRPr="00313A3C">
          <w:rPr>
            <w:i/>
            <w:rPrChange w:id="409" w:author="PHILIP ANTHONY MARTIN" w:date="2024-03-22T10:32:00Z">
              <w:rPr/>
            </w:rPrChange>
          </w:rPr>
          <w:t>10</w:t>
        </w:r>
        <w:r>
          <w:t>(13), 6373–6384. https://doi.org/10.1002/ece3.6368</w:t>
        </w:r>
      </w:ins>
    </w:p>
    <w:p w14:paraId="6EAC3524" w14:textId="77777777" w:rsidR="00313A3C" w:rsidRDefault="00313A3C" w:rsidP="002338B0">
      <w:pPr>
        <w:widowControl w:val="0"/>
        <w:pBdr>
          <w:top w:val="nil"/>
          <w:left w:val="nil"/>
          <w:bottom w:val="nil"/>
          <w:right w:val="nil"/>
          <w:between w:val="nil"/>
        </w:pBdr>
        <w:spacing w:line="480" w:lineRule="auto"/>
        <w:ind w:left="720" w:hanging="720"/>
        <w:rPr>
          <w:ins w:id="410" w:author="PHILIP ANTHONY MARTIN" w:date="2024-03-22T10:32:00Z"/>
        </w:rPr>
      </w:pPr>
      <w:ins w:id="411" w:author="PHILIP ANTHONY MARTIN" w:date="2024-03-22T10:32:00Z">
        <w:r>
          <w:t>Konno, K., &amp; Pullin, A. S. (2020). Assessing the risk of bias in choice of search sources for environmental meta</w:t>
        </w:r>
        <w:r>
          <w:rPr>
            <w:rFonts w:ascii="Cambria Math" w:hAnsi="Cambria Math" w:cs="Cambria Math"/>
          </w:rPr>
          <w:t>‐</w:t>
        </w:r>
        <w:r>
          <w:t xml:space="preserve">analyses. </w:t>
        </w:r>
        <w:r w:rsidRPr="00313A3C">
          <w:rPr>
            <w:i/>
            <w:rPrChange w:id="412" w:author="PHILIP ANTHONY MARTIN" w:date="2024-03-22T10:32:00Z">
              <w:rPr/>
            </w:rPrChange>
          </w:rPr>
          <w:t>Research Synthesis Methods</w:t>
        </w:r>
        <w:r>
          <w:t xml:space="preserve">. </w:t>
        </w:r>
        <w:r>
          <w:lastRenderedPageBreak/>
          <w:t>https://doi.org/10.1002/jrsm.1433</w:t>
        </w:r>
      </w:ins>
    </w:p>
    <w:p w14:paraId="207CDB2D" w14:textId="77777777" w:rsidR="00313A3C" w:rsidRDefault="00313A3C" w:rsidP="002338B0">
      <w:pPr>
        <w:widowControl w:val="0"/>
        <w:pBdr>
          <w:top w:val="nil"/>
          <w:left w:val="nil"/>
          <w:bottom w:val="nil"/>
          <w:right w:val="nil"/>
          <w:between w:val="nil"/>
        </w:pBdr>
        <w:spacing w:line="480" w:lineRule="auto"/>
        <w:ind w:left="720" w:hanging="720"/>
        <w:rPr>
          <w:ins w:id="413" w:author="PHILIP ANTHONY MARTIN" w:date="2024-03-22T10:32:00Z"/>
        </w:rPr>
      </w:pPr>
      <w:ins w:id="414" w:author="PHILIP ANTHONY MARTIN" w:date="2024-03-22T10:32:00Z">
        <w:r>
          <w:t xml:space="preserve">Korell, L., Auge, H., Chase, J. M., Harpole, S., &amp; Knight, T. M. (2020). We need more realistic climate change experiments for understanding ecosystems of the future. </w:t>
        </w:r>
        <w:r w:rsidRPr="00313A3C">
          <w:rPr>
            <w:i/>
            <w:rPrChange w:id="415" w:author="PHILIP ANTHONY MARTIN" w:date="2024-03-22T10:32:00Z">
              <w:rPr/>
            </w:rPrChange>
          </w:rPr>
          <w:t>Global Change Biology</w:t>
        </w:r>
        <w:r>
          <w:t xml:space="preserve">, </w:t>
        </w:r>
        <w:r w:rsidRPr="00313A3C">
          <w:rPr>
            <w:i/>
            <w:rPrChange w:id="416" w:author="PHILIP ANTHONY MARTIN" w:date="2024-03-22T10:32:00Z">
              <w:rPr/>
            </w:rPrChange>
          </w:rPr>
          <w:t>26</w:t>
        </w:r>
        <w:r>
          <w:t>(2), 325–327. https://doi.org/10.1111/gcb.14797</w:t>
        </w:r>
      </w:ins>
    </w:p>
    <w:p w14:paraId="5F830C35" w14:textId="77777777" w:rsidR="00313A3C" w:rsidRDefault="00313A3C" w:rsidP="002338B0">
      <w:pPr>
        <w:widowControl w:val="0"/>
        <w:pBdr>
          <w:top w:val="nil"/>
          <w:left w:val="nil"/>
          <w:bottom w:val="nil"/>
          <w:right w:val="nil"/>
          <w:between w:val="nil"/>
        </w:pBdr>
        <w:spacing w:line="480" w:lineRule="auto"/>
        <w:ind w:left="720" w:hanging="720"/>
        <w:rPr>
          <w:ins w:id="417" w:author="PHILIP ANTHONY MARTIN" w:date="2024-03-22T10:32:00Z"/>
        </w:rPr>
      </w:pPr>
      <w:ins w:id="418" w:author="PHILIP ANTHONY MARTIN" w:date="2024-03-22T10:32:00Z">
        <w:r>
          <w:t xml:space="preserve">Korell, L., Auge, H., Chase, J. M., Harpole, W. S., &amp; Knight, T. M. (2021). Responses of plant diversity to precipitation change are strongest at local spatial scales and in drylands. </w:t>
        </w:r>
        <w:r w:rsidRPr="00313A3C">
          <w:rPr>
            <w:i/>
            <w:rPrChange w:id="419" w:author="PHILIP ANTHONY MARTIN" w:date="2024-03-22T10:32:00Z">
              <w:rPr/>
            </w:rPrChange>
          </w:rPr>
          <w:t>Nature Communications</w:t>
        </w:r>
        <w:r>
          <w:t xml:space="preserve">, </w:t>
        </w:r>
        <w:r w:rsidRPr="00313A3C">
          <w:rPr>
            <w:i/>
            <w:rPrChange w:id="420" w:author="PHILIP ANTHONY MARTIN" w:date="2024-03-22T10:32:00Z">
              <w:rPr/>
            </w:rPrChange>
          </w:rPr>
          <w:t>12</w:t>
        </w:r>
        <w:r>
          <w:t>(1), 2489. https://doi.org/10.1038/s41467-021-22766-0</w:t>
        </w:r>
      </w:ins>
    </w:p>
    <w:p w14:paraId="268A6FB9" w14:textId="77777777" w:rsidR="00313A3C" w:rsidRDefault="00313A3C" w:rsidP="002338B0">
      <w:pPr>
        <w:widowControl w:val="0"/>
        <w:pBdr>
          <w:top w:val="nil"/>
          <w:left w:val="nil"/>
          <w:bottom w:val="nil"/>
          <w:right w:val="nil"/>
          <w:between w:val="nil"/>
        </w:pBdr>
        <w:spacing w:line="480" w:lineRule="auto"/>
        <w:ind w:left="720" w:hanging="720"/>
        <w:rPr>
          <w:ins w:id="421" w:author="PHILIP ANTHONY MARTIN" w:date="2024-03-22T10:32:00Z"/>
        </w:rPr>
      </w:pPr>
      <w:ins w:id="422" w:author="PHILIP ANTHONY MARTIN" w:date="2024-03-22T10:32:00Z">
        <w:r>
          <w:t xml:space="preserve">Koricheva, J., &amp; Kulinskaya, E. (2019). Temporal Instability of Evidence Base: A Threat to Policy Making? </w:t>
        </w:r>
        <w:r w:rsidRPr="00313A3C">
          <w:rPr>
            <w:i/>
            <w:rPrChange w:id="423" w:author="PHILIP ANTHONY MARTIN" w:date="2024-03-22T10:32:00Z">
              <w:rPr/>
            </w:rPrChange>
          </w:rPr>
          <w:t>Trends in Ecology &amp; Evolution</w:t>
        </w:r>
        <w:r>
          <w:t xml:space="preserve">, </w:t>
        </w:r>
        <w:r w:rsidRPr="00313A3C">
          <w:rPr>
            <w:i/>
            <w:rPrChange w:id="424" w:author="PHILIP ANTHONY MARTIN" w:date="2024-03-22T10:32:00Z">
              <w:rPr/>
            </w:rPrChange>
          </w:rPr>
          <w:t>34</w:t>
        </w:r>
        <w:r>
          <w:t>(10), 895–902. https://doi.org/10.1016/j.tree.2019.05.006</w:t>
        </w:r>
      </w:ins>
    </w:p>
    <w:p w14:paraId="64FA6379" w14:textId="77777777" w:rsidR="00313A3C" w:rsidRDefault="00313A3C" w:rsidP="002338B0">
      <w:pPr>
        <w:widowControl w:val="0"/>
        <w:pBdr>
          <w:top w:val="nil"/>
          <w:left w:val="nil"/>
          <w:bottom w:val="nil"/>
          <w:right w:val="nil"/>
          <w:between w:val="nil"/>
        </w:pBdr>
        <w:spacing w:line="480" w:lineRule="auto"/>
        <w:ind w:left="720" w:hanging="720"/>
        <w:rPr>
          <w:ins w:id="425" w:author="PHILIP ANTHONY MARTIN" w:date="2024-03-22T10:32:00Z"/>
        </w:rPr>
      </w:pPr>
      <w:ins w:id="426" w:author="PHILIP ANTHONY MARTIN" w:date="2024-03-22T10:32:00Z">
        <w:r>
          <w:t xml:space="preserve">Kröel-Dulay, G., Mojzes, A., Szitár, K., Bahn, M., Batáry, P., Beier, C., Bilton, M., De Boeck, H. J., Dukes, J. S., Estiarte, M., Holub, P., Jentsch, A., Schmidt, I. K., Kreyling, J., Reinsch, S., Larsen, K. S., Sternberg, M., Tielbörger, K., Tietema, A., … Peñuelas, J. (2022). Field experiments underestimate aboveground biomass response to drought. </w:t>
        </w:r>
        <w:r w:rsidRPr="00313A3C">
          <w:rPr>
            <w:i/>
            <w:rPrChange w:id="427" w:author="PHILIP ANTHONY MARTIN" w:date="2024-03-22T10:32:00Z">
              <w:rPr/>
            </w:rPrChange>
          </w:rPr>
          <w:t>Nature Ecology &amp; Evolution</w:t>
        </w:r>
        <w:r>
          <w:t xml:space="preserve">, </w:t>
        </w:r>
        <w:r w:rsidRPr="00313A3C">
          <w:rPr>
            <w:i/>
            <w:rPrChange w:id="428" w:author="PHILIP ANTHONY MARTIN" w:date="2024-03-22T10:32:00Z">
              <w:rPr/>
            </w:rPrChange>
          </w:rPr>
          <w:t>6</w:t>
        </w:r>
        <w:r>
          <w:t>(5), 540–545. https://doi.org/10.1038/s41559-022-01685-3</w:t>
        </w:r>
      </w:ins>
    </w:p>
    <w:p w14:paraId="3A4133B6" w14:textId="77777777" w:rsidR="00313A3C" w:rsidRDefault="00313A3C" w:rsidP="002338B0">
      <w:pPr>
        <w:widowControl w:val="0"/>
        <w:pBdr>
          <w:top w:val="nil"/>
          <w:left w:val="nil"/>
          <w:bottom w:val="nil"/>
          <w:right w:val="nil"/>
          <w:between w:val="nil"/>
        </w:pBdr>
        <w:spacing w:line="480" w:lineRule="auto"/>
        <w:ind w:left="720" w:hanging="720"/>
        <w:rPr>
          <w:ins w:id="429" w:author="PHILIP ANTHONY MARTIN" w:date="2024-03-22T10:32:00Z"/>
        </w:rPr>
      </w:pPr>
      <w:ins w:id="430" w:author="PHILIP ANTHONY MARTIN" w:date="2024-03-22T10:32:00Z">
        <w:r>
          <w:t xml:space="preserve">Landesman, W. J., Treonis, A. M., &amp; Dighton, J. (2011). Effects of a one-year rainfall manipulation on soil nematode abundances and community composition. </w:t>
        </w:r>
        <w:r w:rsidRPr="00313A3C">
          <w:rPr>
            <w:i/>
            <w:rPrChange w:id="431" w:author="PHILIP ANTHONY MARTIN" w:date="2024-03-22T10:32:00Z">
              <w:rPr/>
            </w:rPrChange>
          </w:rPr>
          <w:t>Pedobiologia</w:t>
        </w:r>
        <w:r>
          <w:t xml:space="preserve">, </w:t>
        </w:r>
        <w:r w:rsidRPr="00313A3C">
          <w:rPr>
            <w:i/>
            <w:rPrChange w:id="432" w:author="PHILIP ANTHONY MARTIN" w:date="2024-03-22T10:32:00Z">
              <w:rPr/>
            </w:rPrChange>
          </w:rPr>
          <w:t>54</w:t>
        </w:r>
        <w:r>
          <w:t>(2), 87–91. https://doi.org/10.1016/j.pedobi.2010.10.002</w:t>
        </w:r>
      </w:ins>
    </w:p>
    <w:p w14:paraId="1A5DE28D" w14:textId="77777777" w:rsidR="00313A3C" w:rsidRDefault="00313A3C" w:rsidP="002338B0">
      <w:pPr>
        <w:widowControl w:val="0"/>
        <w:pBdr>
          <w:top w:val="nil"/>
          <w:left w:val="nil"/>
          <w:bottom w:val="nil"/>
          <w:right w:val="nil"/>
          <w:between w:val="nil"/>
        </w:pBdr>
        <w:spacing w:line="480" w:lineRule="auto"/>
        <w:ind w:left="720" w:hanging="720"/>
        <w:rPr>
          <w:ins w:id="433" w:author="PHILIP ANTHONY MARTIN" w:date="2024-03-22T10:32:00Z"/>
        </w:rPr>
      </w:pPr>
      <w:ins w:id="434" w:author="PHILIP ANTHONY MARTIN" w:date="2024-03-22T10:32:00Z">
        <w:r>
          <w:t xml:space="preserve">Lensing, J. R., Todd, S., &amp; Wise, D. H. (2005). The impact of altered precipitation on spatial stratification and activity-densities of springtails (Collembola) and spiders (Araneae). </w:t>
        </w:r>
        <w:r w:rsidRPr="00313A3C">
          <w:rPr>
            <w:i/>
            <w:rPrChange w:id="435" w:author="PHILIP ANTHONY MARTIN" w:date="2024-03-22T10:32:00Z">
              <w:rPr/>
            </w:rPrChange>
          </w:rPr>
          <w:t>Ecological Entomology</w:t>
        </w:r>
        <w:r>
          <w:t xml:space="preserve">, </w:t>
        </w:r>
        <w:r w:rsidRPr="00313A3C">
          <w:rPr>
            <w:i/>
            <w:rPrChange w:id="436" w:author="PHILIP ANTHONY MARTIN" w:date="2024-03-22T10:32:00Z">
              <w:rPr/>
            </w:rPrChange>
          </w:rPr>
          <w:t>30</w:t>
        </w:r>
        <w:r>
          <w:t>(2), 194–200. https://doi.org/10.1111/j.0307-6946.2005.00669.x</w:t>
        </w:r>
      </w:ins>
    </w:p>
    <w:p w14:paraId="26F65062" w14:textId="77777777" w:rsidR="00313A3C" w:rsidRDefault="00313A3C" w:rsidP="002338B0">
      <w:pPr>
        <w:widowControl w:val="0"/>
        <w:pBdr>
          <w:top w:val="nil"/>
          <w:left w:val="nil"/>
          <w:bottom w:val="nil"/>
          <w:right w:val="nil"/>
          <w:between w:val="nil"/>
        </w:pBdr>
        <w:spacing w:line="480" w:lineRule="auto"/>
        <w:ind w:left="720" w:hanging="720"/>
        <w:rPr>
          <w:ins w:id="437" w:author="PHILIP ANTHONY MARTIN" w:date="2024-03-22T10:32:00Z"/>
        </w:rPr>
      </w:pPr>
      <w:ins w:id="438" w:author="PHILIP ANTHONY MARTIN" w:date="2024-03-22T10:32:00Z">
        <w:r>
          <w:t xml:space="preserve">Lindberg, N., Engtsson, J. B., &amp; Persson, T. (2002). Effects of experimental irrigation and drought on the composition and diversity of soil fauna in a coniferous stand. </w:t>
        </w:r>
        <w:r w:rsidRPr="00313A3C">
          <w:rPr>
            <w:i/>
            <w:rPrChange w:id="439" w:author="PHILIP ANTHONY MARTIN" w:date="2024-03-22T10:32:00Z">
              <w:rPr/>
            </w:rPrChange>
          </w:rPr>
          <w:t>The Journal of Applied Ecology</w:t>
        </w:r>
        <w:r>
          <w:t xml:space="preserve">, </w:t>
        </w:r>
        <w:r w:rsidRPr="00313A3C">
          <w:rPr>
            <w:i/>
            <w:rPrChange w:id="440" w:author="PHILIP ANTHONY MARTIN" w:date="2024-03-22T10:32:00Z">
              <w:rPr/>
            </w:rPrChange>
          </w:rPr>
          <w:t>39</w:t>
        </w:r>
        <w:r>
          <w:t>(6), 924–936. https://doi.org/10.1046/j.1365-2664.2002.00769.x</w:t>
        </w:r>
      </w:ins>
    </w:p>
    <w:p w14:paraId="7A60F84E" w14:textId="77777777" w:rsidR="00313A3C" w:rsidRDefault="00313A3C" w:rsidP="002338B0">
      <w:pPr>
        <w:widowControl w:val="0"/>
        <w:pBdr>
          <w:top w:val="nil"/>
          <w:left w:val="nil"/>
          <w:bottom w:val="nil"/>
          <w:right w:val="nil"/>
          <w:between w:val="nil"/>
        </w:pBdr>
        <w:spacing w:line="480" w:lineRule="auto"/>
        <w:ind w:left="720" w:hanging="720"/>
        <w:rPr>
          <w:ins w:id="441" w:author="PHILIP ANTHONY MARTIN" w:date="2024-03-22T10:32:00Z"/>
        </w:rPr>
      </w:pPr>
      <w:ins w:id="442" w:author="PHILIP ANTHONY MARTIN" w:date="2024-03-22T10:32:00Z">
        <w:r>
          <w:lastRenderedPageBreak/>
          <w:t xml:space="preserve">Liu, M., Miao, X., &amp; Hua, F. (2023). The perils of measuring biodiversity responses to habitat change using mixed metrics. </w:t>
        </w:r>
        <w:r w:rsidRPr="00313A3C">
          <w:rPr>
            <w:i/>
            <w:rPrChange w:id="443" w:author="PHILIP ANTHONY MARTIN" w:date="2024-03-22T10:32:00Z">
              <w:rPr/>
            </w:rPrChange>
          </w:rPr>
          <w:t>Conservation Letters</w:t>
        </w:r>
        <w:r>
          <w:t xml:space="preserve">, </w:t>
        </w:r>
        <w:r w:rsidRPr="00313A3C">
          <w:rPr>
            <w:i/>
            <w:rPrChange w:id="444" w:author="PHILIP ANTHONY MARTIN" w:date="2024-03-22T10:32:00Z">
              <w:rPr/>
            </w:rPrChange>
          </w:rPr>
          <w:t>16</w:t>
        </w:r>
        <w:r>
          <w:t>(4). https://doi.org/10.1111/conl.12959</w:t>
        </w:r>
      </w:ins>
    </w:p>
    <w:p w14:paraId="5F63AD94" w14:textId="77777777" w:rsidR="00313A3C" w:rsidRDefault="00313A3C" w:rsidP="002338B0">
      <w:pPr>
        <w:widowControl w:val="0"/>
        <w:pBdr>
          <w:top w:val="nil"/>
          <w:left w:val="nil"/>
          <w:bottom w:val="nil"/>
          <w:right w:val="nil"/>
          <w:between w:val="nil"/>
        </w:pBdr>
        <w:spacing w:line="480" w:lineRule="auto"/>
        <w:ind w:left="720" w:hanging="720"/>
        <w:rPr>
          <w:ins w:id="445" w:author="PHILIP ANTHONY MARTIN" w:date="2024-03-22T10:32:00Z"/>
        </w:rPr>
      </w:pPr>
      <w:ins w:id="446" w:author="PHILIP ANTHONY MARTIN" w:date="2024-03-22T10:32:00Z">
        <w:r>
          <w:t xml:space="preserve">Liu, T., Mao, P., Shi, L., Wang, Z., Wang, X., He, X., Tao, L., Liu, Z., Zhou, L., Shao, Y., &amp; Fu, S. (2020). Contrasting effects of nitrogen deposition and increased precipitation on soil nematode communities in a temperate forest. </w:t>
        </w:r>
        <w:r w:rsidRPr="00313A3C">
          <w:rPr>
            <w:i/>
            <w:rPrChange w:id="447" w:author="PHILIP ANTHONY MARTIN" w:date="2024-03-22T10:32:00Z">
              <w:rPr/>
            </w:rPrChange>
          </w:rPr>
          <w:t>Soil Biology &amp; Biochemistry</w:t>
        </w:r>
        <w:r>
          <w:t xml:space="preserve">, </w:t>
        </w:r>
        <w:r w:rsidRPr="00313A3C">
          <w:rPr>
            <w:i/>
            <w:rPrChange w:id="448" w:author="PHILIP ANTHONY MARTIN" w:date="2024-03-22T10:32:00Z">
              <w:rPr/>
            </w:rPrChange>
          </w:rPr>
          <w:t>148</w:t>
        </w:r>
        <w:r>
          <w:t>, 107869. https://doi.org/10.1016/j.soilbio.2020.107869</w:t>
        </w:r>
      </w:ins>
    </w:p>
    <w:p w14:paraId="71ECBD1F" w14:textId="77777777" w:rsidR="00313A3C" w:rsidRDefault="00313A3C" w:rsidP="002338B0">
      <w:pPr>
        <w:widowControl w:val="0"/>
        <w:pBdr>
          <w:top w:val="nil"/>
          <w:left w:val="nil"/>
          <w:bottom w:val="nil"/>
          <w:right w:val="nil"/>
          <w:between w:val="nil"/>
        </w:pBdr>
        <w:spacing w:line="480" w:lineRule="auto"/>
        <w:ind w:left="720" w:hanging="720"/>
        <w:rPr>
          <w:ins w:id="449" w:author="PHILIP ANTHONY MARTIN" w:date="2024-03-22T10:32:00Z"/>
        </w:rPr>
      </w:pPr>
      <w:ins w:id="450" w:author="PHILIP ANTHONY MARTIN" w:date="2024-03-22T10:32:00Z">
        <w:r>
          <w:t xml:space="preserve">Llorente-Culebras, S., Ladle, R. J., &amp; Santos, A. M. C. (2023). Publication trends in global biodiversity research on protected areas. </w:t>
        </w:r>
        <w:r w:rsidRPr="00313A3C">
          <w:rPr>
            <w:i/>
            <w:rPrChange w:id="451" w:author="PHILIP ANTHONY MARTIN" w:date="2024-03-22T10:32:00Z">
              <w:rPr/>
            </w:rPrChange>
          </w:rPr>
          <w:t>Biological Conservation</w:t>
        </w:r>
        <w:r>
          <w:t xml:space="preserve">, </w:t>
        </w:r>
        <w:r w:rsidRPr="00313A3C">
          <w:rPr>
            <w:i/>
            <w:rPrChange w:id="452" w:author="PHILIP ANTHONY MARTIN" w:date="2024-03-22T10:32:00Z">
              <w:rPr/>
            </w:rPrChange>
          </w:rPr>
          <w:t>281</w:t>
        </w:r>
        <w:r>
          <w:t>, 109988. https://doi.org/10.1016/j.biocon.2023.109988</w:t>
        </w:r>
      </w:ins>
    </w:p>
    <w:p w14:paraId="1A9A03DB" w14:textId="77777777" w:rsidR="00313A3C" w:rsidRDefault="00313A3C" w:rsidP="002338B0">
      <w:pPr>
        <w:widowControl w:val="0"/>
        <w:pBdr>
          <w:top w:val="nil"/>
          <w:left w:val="nil"/>
          <w:bottom w:val="nil"/>
          <w:right w:val="nil"/>
          <w:between w:val="nil"/>
        </w:pBdr>
        <w:spacing w:line="480" w:lineRule="auto"/>
        <w:ind w:left="720" w:hanging="720"/>
        <w:rPr>
          <w:ins w:id="453" w:author="PHILIP ANTHONY MARTIN" w:date="2024-03-22T10:32:00Z"/>
        </w:rPr>
      </w:pPr>
      <w:ins w:id="454" w:author="PHILIP ANTHONY MARTIN" w:date="2024-03-22T10:32:00Z">
        <w:r>
          <w:t xml:space="preserve">Maraldo, K., Ravn, H. W., Slotsbo, S., &amp; Holmstrup, M. (2009). Responses to acute and chronic desiccation stress in Enchytraeus (Oligochaeta: Enchytraeidae). </w:t>
        </w:r>
        <w:r w:rsidRPr="00313A3C">
          <w:rPr>
            <w:i/>
            <w:rPrChange w:id="455" w:author="PHILIP ANTHONY MARTIN" w:date="2024-03-22T10:32:00Z">
              <w:rPr/>
            </w:rPrChange>
          </w:rPr>
          <w:t>Journal of Comparative Physiology. B, Biochemical, Systemic, and Environmental Physiology</w:t>
        </w:r>
        <w:r>
          <w:t xml:space="preserve">, </w:t>
        </w:r>
        <w:r w:rsidRPr="00313A3C">
          <w:rPr>
            <w:i/>
            <w:rPrChange w:id="456" w:author="PHILIP ANTHONY MARTIN" w:date="2024-03-22T10:32:00Z">
              <w:rPr/>
            </w:rPrChange>
          </w:rPr>
          <w:t>179</w:t>
        </w:r>
        <w:r>
          <w:t>(2), 113–123. https://doi.org/10.1007/s00360-008-0305-5</w:t>
        </w:r>
      </w:ins>
    </w:p>
    <w:p w14:paraId="103999CA" w14:textId="77777777" w:rsidR="00313A3C" w:rsidRDefault="00313A3C" w:rsidP="002338B0">
      <w:pPr>
        <w:widowControl w:val="0"/>
        <w:pBdr>
          <w:top w:val="nil"/>
          <w:left w:val="nil"/>
          <w:bottom w:val="nil"/>
          <w:right w:val="nil"/>
          <w:between w:val="nil"/>
        </w:pBdr>
        <w:spacing w:line="480" w:lineRule="auto"/>
        <w:ind w:left="720" w:hanging="720"/>
        <w:rPr>
          <w:ins w:id="457" w:author="PHILIP ANTHONY MARTIN" w:date="2024-03-22T10:32:00Z"/>
        </w:rPr>
      </w:pPr>
      <w:ins w:id="458" w:author="PHILIP ANTHONY MARTIN" w:date="2024-03-22T10:32:00Z">
        <w:r>
          <w:t xml:space="preserve">Martin, P. A. (2021). </w:t>
        </w:r>
        <w:r w:rsidRPr="00313A3C">
          <w:rPr>
            <w:i/>
            <w:rPrChange w:id="459" w:author="PHILIP ANTHONY MARTIN" w:date="2024-03-22T10:32:00Z">
              <w:rPr/>
            </w:rPrChange>
          </w:rPr>
          <w:t>Soil_fauna_systematic_map</w:t>
        </w:r>
        <w:r>
          <w:t>. https://sysrev.com/p/98916</w:t>
        </w:r>
      </w:ins>
    </w:p>
    <w:p w14:paraId="519ACEED" w14:textId="77777777" w:rsidR="00313A3C" w:rsidRDefault="00313A3C" w:rsidP="002338B0">
      <w:pPr>
        <w:widowControl w:val="0"/>
        <w:pBdr>
          <w:top w:val="nil"/>
          <w:left w:val="nil"/>
          <w:bottom w:val="nil"/>
          <w:right w:val="nil"/>
          <w:between w:val="nil"/>
        </w:pBdr>
        <w:spacing w:line="480" w:lineRule="auto"/>
        <w:ind w:left="720" w:hanging="720"/>
        <w:rPr>
          <w:ins w:id="460" w:author="PHILIP ANTHONY MARTIN" w:date="2024-03-22T10:32:00Z"/>
        </w:rPr>
      </w:pPr>
      <w:ins w:id="461" w:author="PHILIP ANTHONY MARTIN" w:date="2024-03-22T10:32:00Z">
        <w:r w:rsidRPr="00313A3C">
          <w:rPr>
            <w:lang w:val="es-ES"/>
            <w:rPrChange w:id="462" w:author="PHILIP ANTHONY MARTIN" w:date="2024-03-22T10:32:00Z">
              <w:rPr/>
            </w:rPrChange>
          </w:rPr>
          <w:t xml:space="preserve">Martin, P. A., Izquierdo, L. P., Luyssaert, S., Guenet, B., Manzoni, S., Spake, R., Santonja, M., &amp; Curiel Yuste, J. (2021). </w:t>
        </w:r>
        <w:r>
          <w:t xml:space="preserve">Effects of natural disturbances on soil fauna in forests: a systematic map protocol. In </w:t>
        </w:r>
        <w:r w:rsidRPr="00313A3C">
          <w:rPr>
            <w:i/>
            <w:rPrChange w:id="463" w:author="PHILIP ANTHONY MARTIN" w:date="2024-03-22T10:32:00Z">
              <w:rPr/>
            </w:rPrChange>
          </w:rPr>
          <w:t>OSF</w:t>
        </w:r>
        <w:r>
          <w:t>. https://doi.org/10.17605/OSF.IO/YQU4W</w:t>
        </w:r>
      </w:ins>
    </w:p>
    <w:p w14:paraId="5B44E4D6" w14:textId="77777777" w:rsidR="00313A3C" w:rsidRDefault="00313A3C" w:rsidP="002338B0">
      <w:pPr>
        <w:widowControl w:val="0"/>
        <w:pBdr>
          <w:top w:val="nil"/>
          <w:left w:val="nil"/>
          <w:bottom w:val="nil"/>
          <w:right w:val="nil"/>
          <w:between w:val="nil"/>
        </w:pBdr>
        <w:spacing w:line="480" w:lineRule="auto"/>
        <w:ind w:left="720" w:hanging="720"/>
        <w:rPr>
          <w:ins w:id="464" w:author="PHILIP ANTHONY MARTIN" w:date="2024-03-22T10:32:00Z"/>
        </w:rPr>
      </w:pPr>
      <w:ins w:id="465" w:author="PHILIP ANTHONY MARTIN" w:date="2024-03-22T10:32:00Z">
        <w:r>
          <w:t xml:space="preserve">Martin, P. A., Shackelford, G. E., Bullock, J. M., &amp; Sutherland, W. J. (2020). Management of UK priority invasive alien plants: a systematic review protocol. </w:t>
        </w:r>
        <w:r w:rsidRPr="00313A3C">
          <w:rPr>
            <w:i/>
            <w:rPrChange w:id="466" w:author="PHILIP ANTHONY MARTIN" w:date="2024-03-22T10:32:00Z">
              <w:rPr/>
            </w:rPrChange>
          </w:rPr>
          <w:t>Environmental Evidence</w:t>
        </w:r>
        <w:r>
          <w:t>. https://link.springer.com/article/10.1186/s13750-020-0186-y</w:t>
        </w:r>
      </w:ins>
    </w:p>
    <w:p w14:paraId="01D02F66" w14:textId="77777777" w:rsidR="00313A3C" w:rsidRDefault="00313A3C" w:rsidP="002338B0">
      <w:pPr>
        <w:widowControl w:val="0"/>
        <w:pBdr>
          <w:top w:val="nil"/>
          <w:left w:val="nil"/>
          <w:bottom w:val="nil"/>
          <w:right w:val="nil"/>
          <w:between w:val="nil"/>
        </w:pBdr>
        <w:spacing w:line="480" w:lineRule="auto"/>
        <w:ind w:left="720" w:hanging="720"/>
        <w:rPr>
          <w:ins w:id="467" w:author="PHILIP ANTHONY MARTIN" w:date="2024-03-22T10:32:00Z"/>
        </w:rPr>
      </w:pPr>
      <w:ins w:id="468" w:author="PHILIP ANTHONY MARTIN" w:date="2024-03-22T10:32:00Z">
        <w:r>
          <w:t xml:space="preserve">Meehan, M. L., Barreto, C., Turnbull, M. S., Bradley, R. L., Bellenger, J.-P., Darnajoux, R., &amp; Lindo, Z. (2020). Response of soil fauna to simulated global change factors depends on ambient climate conditions. </w:t>
        </w:r>
        <w:r w:rsidRPr="00313A3C">
          <w:rPr>
            <w:i/>
            <w:rPrChange w:id="469" w:author="PHILIP ANTHONY MARTIN" w:date="2024-03-22T10:32:00Z">
              <w:rPr/>
            </w:rPrChange>
          </w:rPr>
          <w:t>Pedobiologia</w:t>
        </w:r>
        <w:r>
          <w:t xml:space="preserve">, </w:t>
        </w:r>
        <w:r w:rsidRPr="00313A3C">
          <w:rPr>
            <w:i/>
            <w:rPrChange w:id="470" w:author="PHILIP ANTHONY MARTIN" w:date="2024-03-22T10:32:00Z">
              <w:rPr/>
            </w:rPrChange>
          </w:rPr>
          <w:t>83</w:t>
        </w:r>
        <w:r>
          <w:t>, 150672. https://doi.org/10.1016/j.pedobi.2020.150672</w:t>
        </w:r>
      </w:ins>
    </w:p>
    <w:p w14:paraId="589C2C42" w14:textId="77777777" w:rsidR="00313A3C" w:rsidRDefault="00313A3C" w:rsidP="002338B0">
      <w:pPr>
        <w:widowControl w:val="0"/>
        <w:pBdr>
          <w:top w:val="nil"/>
          <w:left w:val="nil"/>
          <w:bottom w:val="nil"/>
          <w:right w:val="nil"/>
          <w:between w:val="nil"/>
        </w:pBdr>
        <w:spacing w:line="480" w:lineRule="auto"/>
        <w:ind w:left="720" w:hanging="720"/>
        <w:rPr>
          <w:ins w:id="471" w:author="PHILIP ANTHONY MARTIN" w:date="2024-03-22T10:32:00Z"/>
        </w:rPr>
      </w:pPr>
      <w:ins w:id="472" w:author="PHILIP ANTHONY MARTIN" w:date="2024-03-22T10:32:00Z">
        <w:r>
          <w:t xml:space="preserve">Nakagawa, S., &amp; Freckleton, R. P. (2008). Missing inaction: the dangers of ignoring missing data. </w:t>
        </w:r>
        <w:r w:rsidRPr="00313A3C">
          <w:rPr>
            <w:i/>
            <w:rPrChange w:id="473" w:author="PHILIP ANTHONY MARTIN" w:date="2024-03-22T10:32:00Z">
              <w:rPr/>
            </w:rPrChange>
          </w:rPr>
          <w:t>Trends in Ecology &amp; Evolution</w:t>
        </w:r>
        <w:r>
          <w:t xml:space="preserve">, </w:t>
        </w:r>
        <w:r w:rsidRPr="00313A3C">
          <w:rPr>
            <w:i/>
            <w:rPrChange w:id="474" w:author="PHILIP ANTHONY MARTIN" w:date="2024-03-22T10:32:00Z">
              <w:rPr/>
            </w:rPrChange>
          </w:rPr>
          <w:t>23</w:t>
        </w:r>
        <w:r>
          <w:t>(11), 592–596. https://doi.org/10.1016/j.tree.2008.06.014</w:t>
        </w:r>
      </w:ins>
    </w:p>
    <w:p w14:paraId="41509649" w14:textId="77777777" w:rsidR="00313A3C" w:rsidRDefault="00313A3C" w:rsidP="002338B0">
      <w:pPr>
        <w:widowControl w:val="0"/>
        <w:pBdr>
          <w:top w:val="nil"/>
          <w:left w:val="nil"/>
          <w:bottom w:val="nil"/>
          <w:right w:val="nil"/>
          <w:between w:val="nil"/>
        </w:pBdr>
        <w:spacing w:line="480" w:lineRule="auto"/>
        <w:ind w:left="720" w:hanging="720"/>
        <w:rPr>
          <w:ins w:id="475" w:author="PHILIP ANTHONY MARTIN" w:date="2024-03-22T10:32:00Z"/>
        </w:rPr>
      </w:pPr>
      <w:ins w:id="476" w:author="PHILIP ANTHONY MARTIN" w:date="2024-03-22T10:32:00Z">
        <w:r>
          <w:lastRenderedPageBreak/>
          <w:t>Nakagawa, S., Lagisz, M., Jennions, M. D., Koricheva, J., Noble, D. W. A., Parker, T. H., Sánchez-Tójar, A., Yang, Y., &amp; O’Dea, R. E. (2021). Methods for testing publication bias in ecological and evolutionary meta</w:t>
        </w:r>
        <w:r>
          <w:rPr>
            <w:rFonts w:ascii="Cambria Math" w:hAnsi="Cambria Math" w:cs="Cambria Math"/>
          </w:rPr>
          <w:t>‐</w:t>
        </w:r>
        <w:r>
          <w:t xml:space="preserve">analyses. </w:t>
        </w:r>
        <w:r w:rsidRPr="00313A3C">
          <w:rPr>
            <w:i/>
            <w:rPrChange w:id="477" w:author="PHILIP ANTHONY MARTIN" w:date="2024-03-22T10:32:00Z">
              <w:rPr/>
            </w:rPrChange>
          </w:rPr>
          <w:t>Methods in Ecology and Evolution / British Ecological Society</w:t>
        </w:r>
        <w:r>
          <w:t>. https://doi.org/10.1111/2041-210x.13724</w:t>
        </w:r>
      </w:ins>
    </w:p>
    <w:p w14:paraId="52171010" w14:textId="77777777" w:rsidR="00313A3C" w:rsidRDefault="00313A3C" w:rsidP="002338B0">
      <w:pPr>
        <w:widowControl w:val="0"/>
        <w:pBdr>
          <w:top w:val="nil"/>
          <w:left w:val="nil"/>
          <w:bottom w:val="nil"/>
          <w:right w:val="nil"/>
          <w:between w:val="nil"/>
        </w:pBdr>
        <w:spacing w:line="480" w:lineRule="auto"/>
        <w:ind w:left="720" w:hanging="720"/>
        <w:rPr>
          <w:ins w:id="478" w:author="PHILIP ANTHONY MARTIN" w:date="2024-03-22T10:32:00Z"/>
        </w:rPr>
      </w:pPr>
      <w:ins w:id="479" w:author="PHILIP ANTHONY MARTIN" w:date="2024-03-22T10:32:00Z">
        <w:r>
          <w:t xml:space="preserve">Nakagawa, S., Noble, D., Lagisz, M., Spake, R., Viechtbauer, W., &amp; Senior, A. M. (2022). </w:t>
        </w:r>
        <w:r w:rsidRPr="00313A3C">
          <w:rPr>
            <w:i/>
            <w:rPrChange w:id="480" w:author="PHILIP ANTHONY MARTIN" w:date="2024-03-22T10:32:00Z">
              <w:rPr/>
            </w:rPrChange>
          </w:rPr>
          <w:t>A robust and readily implementable method for the meta-analysis of response ratios with and without missing standard deviations</w:t>
        </w:r>
        <w:r>
          <w:t>. Open Science Framework. https://doi.org/10.17605/OSF.IO/H9X6W</w:t>
        </w:r>
      </w:ins>
    </w:p>
    <w:p w14:paraId="2A9CE7BB" w14:textId="77777777" w:rsidR="00313A3C" w:rsidRDefault="00313A3C" w:rsidP="002338B0">
      <w:pPr>
        <w:widowControl w:val="0"/>
        <w:pBdr>
          <w:top w:val="nil"/>
          <w:left w:val="nil"/>
          <w:bottom w:val="nil"/>
          <w:right w:val="nil"/>
          <w:between w:val="nil"/>
        </w:pBdr>
        <w:spacing w:line="480" w:lineRule="auto"/>
        <w:ind w:left="720" w:hanging="720"/>
        <w:rPr>
          <w:ins w:id="481" w:author="PHILIP ANTHONY MARTIN" w:date="2024-03-22T10:32:00Z"/>
        </w:rPr>
      </w:pPr>
      <w:ins w:id="482" w:author="PHILIP ANTHONY MARTIN" w:date="2024-03-22T10:32:00Z">
        <w:r>
          <w:t xml:space="preserve">Nakagawa, S., Yang, Y., Macartney, E. L., Spake, R., &amp; Lagisz, M. (2023). Quantitative evidence synthesis: a practical guide on meta-analysis, meta-regression, and publication bias tests for environmental sciences. </w:t>
        </w:r>
        <w:r w:rsidRPr="00313A3C">
          <w:rPr>
            <w:i/>
            <w:rPrChange w:id="483" w:author="PHILIP ANTHONY MARTIN" w:date="2024-03-22T10:32:00Z">
              <w:rPr/>
            </w:rPrChange>
          </w:rPr>
          <w:t>Environmental Evidence</w:t>
        </w:r>
        <w:r>
          <w:t xml:space="preserve">, </w:t>
        </w:r>
        <w:r w:rsidRPr="00313A3C">
          <w:rPr>
            <w:i/>
            <w:rPrChange w:id="484" w:author="PHILIP ANTHONY MARTIN" w:date="2024-03-22T10:32:00Z">
              <w:rPr/>
            </w:rPrChange>
          </w:rPr>
          <w:t>12</w:t>
        </w:r>
        <w:r>
          <w:t>(1), 1–19. https://doi.org/10.1186/s13750-023-00301-6</w:t>
        </w:r>
      </w:ins>
    </w:p>
    <w:p w14:paraId="79FDF59C" w14:textId="77777777" w:rsidR="00313A3C" w:rsidRDefault="00313A3C" w:rsidP="002338B0">
      <w:pPr>
        <w:widowControl w:val="0"/>
        <w:pBdr>
          <w:top w:val="nil"/>
          <w:left w:val="nil"/>
          <w:bottom w:val="nil"/>
          <w:right w:val="nil"/>
          <w:between w:val="nil"/>
        </w:pBdr>
        <w:spacing w:line="480" w:lineRule="auto"/>
        <w:ind w:left="720" w:hanging="720"/>
        <w:rPr>
          <w:ins w:id="485" w:author="PHILIP ANTHONY MARTIN" w:date="2024-03-22T10:32:00Z"/>
        </w:rPr>
      </w:pPr>
      <w:ins w:id="486" w:author="PHILIP ANTHONY MARTIN" w:date="2024-03-22T10:32:00Z">
        <w:r>
          <w:t xml:space="preserve">Nielsen, U. N. (Ed.). (2019). Soil Fauna Assemblages: Global to Local Scales. In </w:t>
        </w:r>
        <w:r w:rsidRPr="00313A3C">
          <w:rPr>
            <w:i/>
            <w:rPrChange w:id="487" w:author="PHILIP ANTHONY MARTIN" w:date="2024-03-22T10:32:00Z">
              <w:rPr/>
            </w:rPrChange>
          </w:rPr>
          <w:t>Soil Fauna Assemblages: Global to Local Scales</w:t>
        </w:r>
        <w:r>
          <w:t xml:space="preserve"> (pp. v–v). Cambridge University Press. https://www.cambridge.org/core/books/soil-fauna-assemblages/soil-fauna-assemblages/78C28F6983A0011E36D74EB272EC143E</w:t>
        </w:r>
      </w:ins>
    </w:p>
    <w:p w14:paraId="702AB1D7" w14:textId="77777777" w:rsidR="00313A3C" w:rsidRDefault="00313A3C" w:rsidP="002338B0">
      <w:pPr>
        <w:widowControl w:val="0"/>
        <w:pBdr>
          <w:top w:val="nil"/>
          <w:left w:val="nil"/>
          <w:bottom w:val="nil"/>
          <w:right w:val="nil"/>
          <w:between w:val="nil"/>
        </w:pBdr>
        <w:spacing w:line="480" w:lineRule="auto"/>
        <w:ind w:left="720" w:hanging="720"/>
        <w:rPr>
          <w:ins w:id="488" w:author="PHILIP ANTHONY MARTIN" w:date="2024-03-22T10:32:00Z"/>
        </w:rPr>
      </w:pPr>
      <w:ins w:id="489" w:author="PHILIP ANTHONY MARTIN" w:date="2024-03-22T10:32:00Z">
        <w:r>
          <w:t xml:space="preserve">Nielsen, U. N., &amp; Ball, B. A. (2015). Impacts of altered precipitation regimes on soil communities and biogeochemistry in arid and semi-arid ecosystems. </w:t>
        </w:r>
        <w:r w:rsidRPr="00313A3C">
          <w:rPr>
            <w:i/>
            <w:rPrChange w:id="490" w:author="PHILIP ANTHONY MARTIN" w:date="2024-03-22T10:32:00Z">
              <w:rPr/>
            </w:rPrChange>
          </w:rPr>
          <w:t>Global Change Biology</w:t>
        </w:r>
        <w:r>
          <w:t xml:space="preserve">, </w:t>
        </w:r>
        <w:r w:rsidRPr="00313A3C">
          <w:rPr>
            <w:i/>
            <w:rPrChange w:id="491" w:author="PHILIP ANTHONY MARTIN" w:date="2024-03-22T10:32:00Z">
              <w:rPr/>
            </w:rPrChange>
          </w:rPr>
          <w:t>21</w:t>
        </w:r>
        <w:r>
          <w:t>(4), 1407–1421. https://doi.org/10.1111/gcb.12789</w:t>
        </w:r>
      </w:ins>
    </w:p>
    <w:p w14:paraId="546518AD" w14:textId="77777777" w:rsidR="00313A3C" w:rsidRDefault="00313A3C" w:rsidP="002338B0">
      <w:pPr>
        <w:widowControl w:val="0"/>
        <w:pBdr>
          <w:top w:val="nil"/>
          <w:left w:val="nil"/>
          <w:bottom w:val="nil"/>
          <w:right w:val="nil"/>
          <w:between w:val="nil"/>
        </w:pBdr>
        <w:spacing w:line="480" w:lineRule="auto"/>
        <w:ind w:left="720" w:hanging="720"/>
        <w:rPr>
          <w:ins w:id="492" w:author="PHILIP ANTHONY MARTIN" w:date="2024-03-22T10:32:00Z"/>
        </w:rPr>
      </w:pPr>
      <w:ins w:id="493" w:author="PHILIP ANTHONY MARTIN" w:date="2024-03-22T10:32:00Z">
        <w:r>
          <w:t xml:space="preserve">Nielsen, U. N., Wall, D. H., &amp; Six, J. (2015). Soil Biodiversity and the Environment. </w:t>
        </w:r>
        <w:r w:rsidRPr="00313A3C">
          <w:rPr>
            <w:i/>
            <w:rPrChange w:id="494" w:author="PHILIP ANTHONY MARTIN" w:date="2024-03-22T10:32:00Z">
              <w:rPr/>
            </w:rPrChange>
          </w:rPr>
          <w:t>Annual Review of Environment and Resources</w:t>
        </w:r>
        <w:r>
          <w:t xml:space="preserve">, </w:t>
        </w:r>
        <w:r w:rsidRPr="00313A3C">
          <w:rPr>
            <w:i/>
            <w:rPrChange w:id="495" w:author="PHILIP ANTHONY MARTIN" w:date="2024-03-22T10:32:00Z">
              <w:rPr/>
            </w:rPrChange>
          </w:rPr>
          <w:t>40</w:t>
        </w:r>
        <w:r>
          <w:t>(1), 63–90. https://doi.org/10.1146/annurev-environ-102014-021257</w:t>
        </w:r>
      </w:ins>
    </w:p>
    <w:p w14:paraId="59777E4A" w14:textId="77777777" w:rsidR="00313A3C" w:rsidRDefault="00313A3C" w:rsidP="002338B0">
      <w:pPr>
        <w:widowControl w:val="0"/>
        <w:pBdr>
          <w:top w:val="nil"/>
          <w:left w:val="nil"/>
          <w:bottom w:val="nil"/>
          <w:right w:val="nil"/>
          <w:between w:val="nil"/>
        </w:pBdr>
        <w:spacing w:line="480" w:lineRule="auto"/>
        <w:ind w:left="720" w:hanging="720"/>
        <w:rPr>
          <w:ins w:id="496" w:author="PHILIP ANTHONY MARTIN" w:date="2024-03-22T10:32:00Z"/>
        </w:rPr>
      </w:pPr>
      <w:ins w:id="497" w:author="PHILIP ANTHONY MARTIN" w:date="2024-03-22T10:32:00Z">
        <w:r w:rsidRPr="00313A3C">
          <w:rPr>
            <w:lang w:val="es-ES"/>
            <w:rPrChange w:id="498" w:author="PHILIP ANTHONY MARTIN" w:date="2024-03-22T10:32:00Z">
              <w:rPr/>
            </w:rPrChange>
          </w:rPr>
          <w:t xml:space="preserve">Peng, Y., Peñuelas, J., Vesterdal, L., Yue, K., Peguero, G., Fornara, D. A., Heděnec, P., Steffens, C., &amp; Wu, F. (2022). </w:t>
        </w:r>
        <w:r>
          <w:t xml:space="preserve">Responses of soil fauna communities to the individual and combined effects of multiple global change factors. </w:t>
        </w:r>
        <w:r w:rsidRPr="00313A3C">
          <w:rPr>
            <w:i/>
            <w:rPrChange w:id="499" w:author="PHILIP ANTHONY MARTIN" w:date="2024-03-22T10:32:00Z">
              <w:rPr/>
            </w:rPrChange>
          </w:rPr>
          <w:t>Ecology Letters</w:t>
        </w:r>
        <w:r>
          <w:t xml:space="preserve">, </w:t>
        </w:r>
        <w:r w:rsidRPr="00313A3C">
          <w:rPr>
            <w:i/>
            <w:rPrChange w:id="500" w:author="PHILIP ANTHONY MARTIN" w:date="2024-03-22T10:32:00Z">
              <w:rPr/>
            </w:rPrChange>
          </w:rPr>
          <w:t>25</w:t>
        </w:r>
        <w:r>
          <w:t>(9), 1961–1973. https://doi.org/10.1111/ele.14068</w:t>
        </w:r>
      </w:ins>
    </w:p>
    <w:p w14:paraId="4FF5188D" w14:textId="77777777" w:rsidR="00313A3C" w:rsidRDefault="00313A3C" w:rsidP="002338B0">
      <w:pPr>
        <w:widowControl w:val="0"/>
        <w:pBdr>
          <w:top w:val="nil"/>
          <w:left w:val="nil"/>
          <w:bottom w:val="nil"/>
          <w:right w:val="nil"/>
          <w:between w:val="nil"/>
        </w:pBdr>
        <w:spacing w:line="480" w:lineRule="auto"/>
        <w:ind w:left="720" w:hanging="720"/>
        <w:rPr>
          <w:ins w:id="501" w:author="PHILIP ANTHONY MARTIN" w:date="2024-03-22T10:32:00Z"/>
        </w:rPr>
      </w:pPr>
      <w:ins w:id="502" w:author="PHILIP ANTHONY MARTIN" w:date="2024-03-22T10:32:00Z">
        <w:r>
          <w:t xml:space="preserve">Phillips, H., Cameron, E. K., Eisenhauer, N., Burton, V., Ferlian, O., Jin, Y., Kanabar, S., Malladi, S., Murphy, R., Peter, A., Petrocelli, I., Ristok, C., Tyndall, K., van der </w:t>
        </w:r>
        <w:r>
          <w:lastRenderedPageBreak/>
          <w:t xml:space="preserve">Putten, W., &amp; Beaumelle, L. (2023). Global change and their environmental stressors have a significant impact on soil biodiversity -- a meta-analysis. </w:t>
        </w:r>
        <w:r w:rsidRPr="00313A3C">
          <w:rPr>
            <w:i/>
            <w:rPrChange w:id="503" w:author="PHILIP ANTHONY MARTIN" w:date="2024-03-22T10:32:00Z">
              <w:rPr/>
            </w:rPrChange>
          </w:rPr>
          <w:t>Authorea Preprints</w:t>
        </w:r>
        <w:r>
          <w:t>. https://doi.org/10.22541/au.167655684.49855023/v1</w:t>
        </w:r>
      </w:ins>
    </w:p>
    <w:p w14:paraId="002319B0" w14:textId="77777777" w:rsidR="00313A3C" w:rsidRDefault="00313A3C" w:rsidP="002338B0">
      <w:pPr>
        <w:widowControl w:val="0"/>
        <w:pBdr>
          <w:top w:val="nil"/>
          <w:left w:val="nil"/>
          <w:bottom w:val="nil"/>
          <w:right w:val="nil"/>
          <w:between w:val="nil"/>
        </w:pBdr>
        <w:spacing w:line="480" w:lineRule="auto"/>
        <w:ind w:left="720" w:hanging="720"/>
        <w:rPr>
          <w:ins w:id="504" w:author="PHILIP ANTHONY MARTIN" w:date="2024-03-22T10:32:00Z"/>
        </w:rPr>
      </w:pPr>
      <w:ins w:id="505" w:author="PHILIP ANTHONY MARTIN" w:date="2024-03-22T10:32:00Z">
        <w:r>
          <w:t xml:space="preserve">Pick, J. L., Nakagawa, S., &amp; Noble, D. W. A. (2018). Reproducible, flexible and high-throughput data extraction from primary literature: The metaDigitise R package. In </w:t>
        </w:r>
        <w:r w:rsidRPr="00313A3C">
          <w:rPr>
            <w:i/>
            <w:rPrChange w:id="506" w:author="PHILIP ANTHONY MARTIN" w:date="2024-03-22T10:32:00Z">
              <w:rPr/>
            </w:rPrChange>
          </w:rPr>
          <w:t>bioRxiv</w:t>
        </w:r>
        <w:r>
          <w:t xml:space="preserve"> (p. 247775). https://doi.org/10.1101/247775</w:t>
        </w:r>
      </w:ins>
    </w:p>
    <w:p w14:paraId="3D3864B7" w14:textId="77777777" w:rsidR="00313A3C" w:rsidRDefault="00313A3C" w:rsidP="002338B0">
      <w:pPr>
        <w:widowControl w:val="0"/>
        <w:pBdr>
          <w:top w:val="nil"/>
          <w:left w:val="nil"/>
          <w:bottom w:val="nil"/>
          <w:right w:val="nil"/>
          <w:between w:val="nil"/>
        </w:pBdr>
        <w:spacing w:line="480" w:lineRule="auto"/>
        <w:ind w:left="720" w:hanging="720"/>
        <w:rPr>
          <w:ins w:id="507" w:author="PHILIP ANTHONY MARTIN" w:date="2024-03-22T10:32:00Z"/>
        </w:rPr>
      </w:pPr>
      <w:ins w:id="508" w:author="PHILIP ANTHONY MARTIN" w:date="2024-03-22T10:32:00Z">
        <w:r>
          <w:t xml:space="preserve">Potapov, A. M., Beaulieu, F., Birkhofer, K., Bluhm, S. L., Degtyarev, M. I., Devetter, M., Goncharov, A. A., Gongalsky, K. B., Klarner, B., Korobushkin, D. I., Liebke, D. F., Maraun, M., Mc Donnell, R. J., Pollierer, M. M., Schaefer, I., Shrubovych, J., Semenyuk, I. I., Sendra, A., Tuma, J., … Scheu, S. (2022). Feeding habits and multifunctional classification of soil-associated consumers from protists to vertebrates. </w:t>
        </w:r>
        <w:r w:rsidRPr="00313A3C">
          <w:rPr>
            <w:i/>
            <w:rPrChange w:id="509" w:author="PHILIP ANTHONY MARTIN" w:date="2024-03-22T10:32:00Z">
              <w:rPr/>
            </w:rPrChange>
          </w:rPr>
          <w:t>Biological Reviews of the Cambridge Philosophical Society</w:t>
        </w:r>
        <w:r>
          <w:t>. https://doi.org/10.1111/brv.12832</w:t>
        </w:r>
      </w:ins>
    </w:p>
    <w:p w14:paraId="26107DD0" w14:textId="77777777" w:rsidR="00313A3C" w:rsidRDefault="00313A3C" w:rsidP="002338B0">
      <w:pPr>
        <w:widowControl w:val="0"/>
        <w:pBdr>
          <w:top w:val="nil"/>
          <w:left w:val="nil"/>
          <w:bottom w:val="nil"/>
          <w:right w:val="nil"/>
          <w:between w:val="nil"/>
        </w:pBdr>
        <w:spacing w:line="480" w:lineRule="auto"/>
        <w:ind w:left="720" w:hanging="720"/>
        <w:rPr>
          <w:ins w:id="510" w:author="PHILIP ANTHONY MARTIN" w:date="2024-03-22T10:32:00Z"/>
        </w:rPr>
      </w:pPr>
      <w:ins w:id="511" w:author="PHILIP ANTHONY MARTIN" w:date="2024-03-22T10:32:00Z">
        <w:r>
          <w:t xml:space="preserve">Pressler, Y., Moore, J. C., &amp; Cotrufo, M. F. (2019). Belowground community responses to fire: meta-analysis reveals contrasting responses of soil microorganisms and mesofauna. </w:t>
        </w:r>
        <w:r w:rsidRPr="00313A3C">
          <w:rPr>
            <w:i/>
            <w:rPrChange w:id="512" w:author="PHILIP ANTHONY MARTIN" w:date="2024-03-22T10:32:00Z">
              <w:rPr/>
            </w:rPrChange>
          </w:rPr>
          <w:t xml:space="preserve">Oikos </w:t>
        </w:r>
        <w:r>
          <w:t xml:space="preserve">, </w:t>
        </w:r>
        <w:r w:rsidRPr="00313A3C">
          <w:rPr>
            <w:i/>
            <w:rPrChange w:id="513" w:author="PHILIP ANTHONY MARTIN" w:date="2024-03-22T10:32:00Z">
              <w:rPr/>
            </w:rPrChange>
          </w:rPr>
          <w:t>128</w:t>
        </w:r>
        <w:r>
          <w:t>(3), 309–327. https://doi.org/10.1111/oik.05738</w:t>
        </w:r>
      </w:ins>
    </w:p>
    <w:p w14:paraId="75BD9D36" w14:textId="77777777" w:rsidR="00313A3C" w:rsidRDefault="00313A3C" w:rsidP="002338B0">
      <w:pPr>
        <w:widowControl w:val="0"/>
        <w:pBdr>
          <w:top w:val="nil"/>
          <w:left w:val="nil"/>
          <w:bottom w:val="nil"/>
          <w:right w:val="nil"/>
          <w:between w:val="nil"/>
        </w:pBdr>
        <w:spacing w:line="480" w:lineRule="auto"/>
        <w:ind w:left="720" w:hanging="720"/>
        <w:rPr>
          <w:ins w:id="514" w:author="PHILIP ANTHONY MARTIN" w:date="2024-03-22T10:32:00Z"/>
        </w:rPr>
      </w:pPr>
      <w:ins w:id="515" w:author="PHILIP ANTHONY MARTIN" w:date="2024-03-22T10:32:00Z">
        <w:r>
          <w:t xml:space="preserve">Pullin, A. S., Cheng, S. H., Jackson, J. D., Eales, J., Envall, I., Fada, S. J., Frampton, G. K., Harper, M., Kadykalo, A. N., Kohl, C., Konno, K., Livoreil, B., Ouédraogo, D.-Y., O’Leary, B. C., Pullin, G., Randall, N., Rees, R., Smith, A., Sordello, R., … Woodcock, P. (2022). Standards of conduct and reporting in evidence syntheses that could inform environmental policy and management decisions. </w:t>
        </w:r>
        <w:r w:rsidRPr="00313A3C">
          <w:rPr>
            <w:i/>
            <w:rPrChange w:id="516" w:author="PHILIP ANTHONY MARTIN" w:date="2024-03-22T10:32:00Z">
              <w:rPr/>
            </w:rPrChange>
          </w:rPr>
          <w:t>Environmental Evidence</w:t>
        </w:r>
        <w:r>
          <w:t xml:space="preserve">, </w:t>
        </w:r>
        <w:r w:rsidRPr="00313A3C">
          <w:rPr>
            <w:i/>
            <w:rPrChange w:id="517" w:author="PHILIP ANTHONY MARTIN" w:date="2024-03-22T10:32:00Z">
              <w:rPr/>
            </w:rPrChange>
          </w:rPr>
          <w:t>11</w:t>
        </w:r>
        <w:r>
          <w:t>(1), 1–11. https://doi.org/10.1186/s13750-022-00269-9</w:t>
        </w:r>
      </w:ins>
    </w:p>
    <w:p w14:paraId="0D323557" w14:textId="77777777" w:rsidR="00313A3C" w:rsidRPr="00313A3C" w:rsidRDefault="00313A3C" w:rsidP="002338B0">
      <w:pPr>
        <w:widowControl w:val="0"/>
        <w:pBdr>
          <w:top w:val="nil"/>
          <w:left w:val="nil"/>
          <w:bottom w:val="nil"/>
          <w:right w:val="nil"/>
          <w:between w:val="nil"/>
        </w:pBdr>
        <w:spacing w:line="480" w:lineRule="auto"/>
        <w:ind w:left="720" w:hanging="720"/>
        <w:rPr>
          <w:ins w:id="518" w:author="PHILIP ANTHONY MARTIN" w:date="2024-03-22T10:32:00Z"/>
          <w:lang w:val="es-ES"/>
          <w:rPrChange w:id="519" w:author="PHILIP ANTHONY MARTIN" w:date="2024-03-22T10:32:00Z">
            <w:rPr>
              <w:ins w:id="520" w:author="PHILIP ANTHONY MARTIN" w:date="2024-03-22T10:32:00Z"/>
            </w:rPr>
          </w:rPrChange>
        </w:rPr>
      </w:pPr>
      <w:ins w:id="521" w:author="PHILIP ANTHONY MARTIN" w:date="2024-03-22T10:32:00Z">
        <w:r>
          <w:t xml:space="preserve">Rillig, M. C., Ryo, M., Lehmann, A., Aguilar-Trigueros, C. A., Buchert, S., Wulf, A., Iwasaki, A., Roy, J., &amp; Yang, G. (2019). The role of multiple global change factors in driving soil functions and microbial biodiversity. </w:t>
        </w:r>
        <w:r w:rsidRPr="00313A3C">
          <w:rPr>
            <w:i/>
            <w:lang w:val="es-ES"/>
            <w:rPrChange w:id="522" w:author="PHILIP ANTHONY MARTIN" w:date="2024-03-22T10:32:00Z">
              <w:rPr/>
            </w:rPrChange>
          </w:rPr>
          <w:t>Science</w:t>
        </w:r>
        <w:r w:rsidRPr="00313A3C">
          <w:rPr>
            <w:lang w:val="es-ES"/>
            <w:rPrChange w:id="523" w:author="PHILIP ANTHONY MARTIN" w:date="2024-03-22T10:32:00Z">
              <w:rPr/>
            </w:rPrChange>
          </w:rPr>
          <w:t xml:space="preserve">, </w:t>
        </w:r>
        <w:r w:rsidRPr="00313A3C">
          <w:rPr>
            <w:i/>
            <w:lang w:val="es-ES"/>
            <w:rPrChange w:id="524" w:author="PHILIP ANTHONY MARTIN" w:date="2024-03-22T10:32:00Z">
              <w:rPr/>
            </w:rPrChange>
          </w:rPr>
          <w:t>366</w:t>
        </w:r>
        <w:r w:rsidRPr="00313A3C">
          <w:rPr>
            <w:lang w:val="es-ES"/>
            <w:rPrChange w:id="525" w:author="PHILIP ANTHONY MARTIN" w:date="2024-03-22T10:32:00Z">
              <w:rPr/>
            </w:rPrChange>
          </w:rPr>
          <w:t>(6467), 886–890. https://doi.org/10.1126/science.aay2832</w:t>
        </w:r>
      </w:ins>
    </w:p>
    <w:p w14:paraId="56F3AF37" w14:textId="77777777" w:rsidR="00313A3C" w:rsidRDefault="00313A3C" w:rsidP="002338B0">
      <w:pPr>
        <w:widowControl w:val="0"/>
        <w:pBdr>
          <w:top w:val="nil"/>
          <w:left w:val="nil"/>
          <w:bottom w:val="nil"/>
          <w:right w:val="nil"/>
          <w:between w:val="nil"/>
        </w:pBdr>
        <w:spacing w:line="480" w:lineRule="auto"/>
        <w:ind w:left="720" w:hanging="720"/>
        <w:rPr>
          <w:ins w:id="526" w:author="PHILIP ANTHONY MARTIN" w:date="2024-03-22T10:32:00Z"/>
        </w:rPr>
      </w:pPr>
      <w:ins w:id="527" w:author="PHILIP ANTHONY MARTIN" w:date="2024-03-22T10:32:00Z">
        <w:r w:rsidRPr="00313A3C">
          <w:rPr>
            <w:lang w:val="es-ES"/>
            <w:rPrChange w:id="528" w:author="PHILIP ANTHONY MARTIN" w:date="2024-03-22T10:32:00Z">
              <w:rPr/>
            </w:rPrChange>
          </w:rPr>
          <w:t xml:space="preserve">Sanders, S. K. D., Martínez-De León, G., Formenti, L., &amp; Thakur, M. P. (2024). </w:t>
        </w:r>
        <w:r>
          <w:t xml:space="preserve">How will climate change affect the feeding biology of Collembola? </w:t>
        </w:r>
        <w:r w:rsidRPr="00313A3C">
          <w:rPr>
            <w:i/>
            <w:rPrChange w:id="529" w:author="PHILIP ANTHONY MARTIN" w:date="2024-03-22T10:32:00Z">
              <w:rPr/>
            </w:rPrChange>
          </w:rPr>
          <w:t xml:space="preserve">Soil Biology &amp; </w:t>
        </w:r>
        <w:r w:rsidRPr="00313A3C">
          <w:rPr>
            <w:i/>
            <w:rPrChange w:id="530" w:author="PHILIP ANTHONY MARTIN" w:date="2024-03-22T10:32:00Z">
              <w:rPr/>
            </w:rPrChange>
          </w:rPr>
          <w:lastRenderedPageBreak/>
          <w:t>Biochemistry</w:t>
        </w:r>
        <w:r>
          <w:t xml:space="preserve">, </w:t>
        </w:r>
        <w:r w:rsidRPr="00313A3C">
          <w:rPr>
            <w:i/>
            <w:rPrChange w:id="531" w:author="PHILIP ANTHONY MARTIN" w:date="2024-03-22T10:32:00Z">
              <w:rPr/>
            </w:rPrChange>
          </w:rPr>
          <w:t>188</w:t>
        </w:r>
        <w:r>
          <w:t>, 109244. https://doi.org/10.1016/j.soilbio.2023.109244</w:t>
        </w:r>
      </w:ins>
    </w:p>
    <w:p w14:paraId="5E28B6ED" w14:textId="77777777" w:rsidR="00313A3C" w:rsidRDefault="00313A3C" w:rsidP="002338B0">
      <w:pPr>
        <w:widowControl w:val="0"/>
        <w:pBdr>
          <w:top w:val="nil"/>
          <w:left w:val="nil"/>
          <w:bottom w:val="nil"/>
          <w:right w:val="nil"/>
          <w:between w:val="nil"/>
        </w:pBdr>
        <w:spacing w:line="480" w:lineRule="auto"/>
        <w:ind w:left="720" w:hanging="720"/>
        <w:rPr>
          <w:ins w:id="532" w:author="PHILIP ANTHONY MARTIN" w:date="2024-03-22T10:32:00Z"/>
        </w:rPr>
      </w:pPr>
      <w:ins w:id="533" w:author="PHILIP ANTHONY MARTIN" w:date="2024-03-22T10:32:00Z">
        <w:r>
          <w:t xml:space="preserve">Seager, R., Lis, N., Feldman, J., Ting, M., Park Williams, A., Nakamura, J., Liu, H., &amp; Henderson, N. (2018). Whither the 100th Meridian? The Once and Future Physical and Human Geography of America’s Arid–Humid Divide. Part I: The Story So Far. </w:t>
        </w:r>
        <w:r w:rsidRPr="00313A3C">
          <w:rPr>
            <w:i/>
            <w:rPrChange w:id="534" w:author="PHILIP ANTHONY MARTIN" w:date="2024-03-22T10:32:00Z">
              <w:rPr/>
            </w:rPrChange>
          </w:rPr>
          <w:t>Earth Interactions</w:t>
        </w:r>
        <w:r>
          <w:t xml:space="preserve">, </w:t>
        </w:r>
        <w:r w:rsidRPr="00313A3C">
          <w:rPr>
            <w:i/>
            <w:rPrChange w:id="535" w:author="PHILIP ANTHONY MARTIN" w:date="2024-03-22T10:32:00Z">
              <w:rPr/>
            </w:rPrChange>
          </w:rPr>
          <w:t>22</w:t>
        </w:r>
        <w:r>
          <w:t>(5), 1–22. https://doi.org/10.1175/EI-D-17-0011.1</w:t>
        </w:r>
      </w:ins>
    </w:p>
    <w:p w14:paraId="2383BD22" w14:textId="77777777" w:rsidR="00313A3C" w:rsidRDefault="00313A3C" w:rsidP="002338B0">
      <w:pPr>
        <w:widowControl w:val="0"/>
        <w:pBdr>
          <w:top w:val="nil"/>
          <w:left w:val="nil"/>
          <w:bottom w:val="nil"/>
          <w:right w:val="nil"/>
          <w:between w:val="nil"/>
        </w:pBdr>
        <w:spacing w:line="480" w:lineRule="auto"/>
        <w:ind w:left="720" w:hanging="720"/>
        <w:rPr>
          <w:ins w:id="536" w:author="PHILIP ANTHONY MARTIN" w:date="2024-03-22T10:32:00Z"/>
        </w:rPr>
      </w:pPr>
      <w:ins w:id="537" w:author="PHILIP ANTHONY MARTIN" w:date="2024-03-22T10:32:00Z">
        <w:r>
          <w:t xml:space="preserve">Singh, J., Schädler, M., Demetrio, W., Brown, G. G., &amp; Eisenhauer, N. (2019). Climate change effects on earthworms - a review. </w:t>
        </w:r>
        <w:r w:rsidRPr="00313A3C">
          <w:rPr>
            <w:i/>
            <w:rPrChange w:id="538" w:author="PHILIP ANTHONY MARTIN" w:date="2024-03-22T10:32:00Z">
              <w:rPr/>
            </w:rPrChange>
          </w:rPr>
          <w:t>Soil Organisms</w:t>
        </w:r>
        <w:r>
          <w:t xml:space="preserve">, </w:t>
        </w:r>
        <w:r w:rsidRPr="00313A3C">
          <w:rPr>
            <w:i/>
            <w:rPrChange w:id="539" w:author="PHILIP ANTHONY MARTIN" w:date="2024-03-22T10:32:00Z">
              <w:rPr/>
            </w:rPrChange>
          </w:rPr>
          <w:t>91</w:t>
        </w:r>
        <w:r>
          <w:t>(3), 114–138. https://doi.org/10.25674/so91iss3pp114</w:t>
        </w:r>
      </w:ins>
    </w:p>
    <w:p w14:paraId="0E0EC440" w14:textId="77777777" w:rsidR="00313A3C" w:rsidRDefault="00313A3C" w:rsidP="002338B0">
      <w:pPr>
        <w:widowControl w:val="0"/>
        <w:pBdr>
          <w:top w:val="nil"/>
          <w:left w:val="nil"/>
          <w:bottom w:val="nil"/>
          <w:right w:val="nil"/>
          <w:between w:val="nil"/>
        </w:pBdr>
        <w:spacing w:line="480" w:lineRule="auto"/>
        <w:ind w:left="720" w:hanging="720"/>
        <w:rPr>
          <w:ins w:id="540" w:author="PHILIP ANTHONY MARTIN" w:date="2024-03-22T10:32:00Z"/>
        </w:rPr>
      </w:pPr>
      <w:ins w:id="541" w:author="PHILIP ANTHONY MARTIN" w:date="2024-03-22T10:32:00Z">
        <w:r>
          <w:t xml:space="preserve">Song, X., Wang, Z., Tang, X., Xu, D., Liu, B., Mei, J., Huang, S., &amp; Huang, G. (2020). The contributions of soil mesofauna to leaf and root litter decomposition of dominant plant species in grassland. </w:t>
        </w:r>
        <w:r w:rsidRPr="00313A3C">
          <w:rPr>
            <w:i/>
            <w:rPrChange w:id="542" w:author="PHILIP ANTHONY MARTIN" w:date="2024-03-22T10:32:00Z">
              <w:rPr/>
            </w:rPrChange>
          </w:rPr>
          <w:t>Applied Soil Ecology: A Section of Agriculture, Ecosystems &amp; Environment</w:t>
        </w:r>
        <w:r>
          <w:t xml:space="preserve">, </w:t>
        </w:r>
        <w:r w:rsidRPr="00313A3C">
          <w:rPr>
            <w:i/>
            <w:rPrChange w:id="543" w:author="PHILIP ANTHONY MARTIN" w:date="2024-03-22T10:32:00Z">
              <w:rPr/>
            </w:rPrChange>
          </w:rPr>
          <w:t>155</w:t>
        </w:r>
        <w:r>
          <w:t>, 103651. https://doi.org/10.1016/j.apsoil.2020.103651</w:t>
        </w:r>
      </w:ins>
    </w:p>
    <w:p w14:paraId="7C6DC668" w14:textId="77777777" w:rsidR="00313A3C" w:rsidRDefault="00313A3C" w:rsidP="002338B0">
      <w:pPr>
        <w:widowControl w:val="0"/>
        <w:pBdr>
          <w:top w:val="nil"/>
          <w:left w:val="nil"/>
          <w:bottom w:val="nil"/>
          <w:right w:val="nil"/>
          <w:between w:val="nil"/>
        </w:pBdr>
        <w:spacing w:line="480" w:lineRule="auto"/>
        <w:ind w:left="720" w:hanging="720"/>
        <w:rPr>
          <w:ins w:id="544" w:author="PHILIP ANTHONY MARTIN" w:date="2024-03-22T10:32:00Z"/>
        </w:rPr>
      </w:pPr>
      <w:ins w:id="545" w:author="PHILIP ANTHONY MARTIN" w:date="2024-03-22T10:32:00Z">
        <w:r>
          <w:t xml:space="preserve">Spake, R., Bowler, D. E., Callaghan, C. T., Blowes, S. A., Doncaster, C. P., Antão, L. H., Nakagawa, S., McElreath, R., &amp; Chase, J. M. (2023). Understanding “it depends” in ecology: a guide to hypothesising, visualising and interpreting statistical interactions. </w:t>
        </w:r>
        <w:r w:rsidRPr="00313A3C">
          <w:rPr>
            <w:i/>
            <w:rPrChange w:id="546" w:author="PHILIP ANTHONY MARTIN" w:date="2024-03-22T10:32:00Z">
              <w:rPr/>
            </w:rPrChange>
          </w:rPr>
          <w:t>Biological Reviews of the Cambridge Philosophical Society</w:t>
        </w:r>
        <w:r>
          <w:t>. https://doi.org/10.1111/brv.12939</w:t>
        </w:r>
      </w:ins>
    </w:p>
    <w:p w14:paraId="6E72A9F7" w14:textId="77777777" w:rsidR="00313A3C" w:rsidRDefault="00313A3C" w:rsidP="002338B0">
      <w:pPr>
        <w:widowControl w:val="0"/>
        <w:pBdr>
          <w:top w:val="nil"/>
          <w:left w:val="nil"/>
          <w:bottom w:val="nil"/>
          <w:right w:val="nil"/>
          <w:between w:val="nil"/>
        </w:pBdr>
        <w:spacing w:line="480" w:lineRule="auto"/>
        <w:ind w:left="720" w:hanging="720"/>
        <w:rPr>
          <w:ins w:id="547" w:author="PHILIP ANTHONY MARTIN" w:date="2024-03-22T10:32:00Z"/>
        </w:rPr>
      </w:pPr>
      <w:ins w:id="548" w:author="PHILIP ANTHONY MARTIN" w:date="2024-03-22T10:32:00Z">
        <w:r>
          <w:t>Spake, R., Mori, A. S., Beckmann, M., &amp; Martin, P. A. (2021). Implications of scale dependence for cross</w:t>
        </w:r>
        <w:r>
          <w:rPr>
            <w:rFonts w:ascii="Cambria Math" w:hAnsi="Cambria Math" w:cs="Cambria Math"/>
          </w:rPr>
          <w:t>‐</w:t>
        </w:r>
        <w:r>
          <w:t xml:space="preserve">study syntheses of biodiversity differences. </w:t>
        </w:r>
        <w:r w:rsidRPr="00313A3C">
          <w:rPr>
            <w:i/>
            <w:rPrChange w:id="549" w:author="PHILIP ANTHONY MARTIN" w:date="2024-03-22T10:32:00Z">
              <w:rPr/>
            </w:rPrChange>
          </w:rPr>
          <w:t>Ecology</w:t>
        </w:r>
        <w:r>
          <w:t>. https://onlinelibrary.wiley.com/doi/abs/10.1111/ele.13641</w:t>
        </w:r>
      </w:ins>
    </w:p>
    <w:p w14:paraId="683E903C" w14:textId="77777777" w:rsidR="00313A3C" w:rsidRDefault="00313A3C" w:rsidP="002338B0">
      <w:pPr>
        <w:widowControl w:val="0"/>
        <w:pBdr>
          <w:top w:val="nil"/>
          <w:left w:val="nil"/>
          <w:bottom w:val="nil"/>
          <w:right w:val="nil"/>
          <w:between w:val="nil"/>
        </w:pBdr>
        <w:spacing w:line="480" w:lineRule="auto"/>
        <w:ind w:left="720" w:hanging="720"/>
        <w:rPr>
          <w:ins w:id="550" w:author="PHILIP ANTHONY MARTIN" w:date="2024-03-22T10:32:00Z"/>
        </w:rPr>
      </w:pPr>
      <w:ins w:id="551" w:author="PHILIP ANTHONY MARTIN" w:date="2024-03-22T10:32:00Z">
        <w:r>
          <w:t xml:space="preserve">Spake, R., Mori, A. S., Beckmann, M., Martin, P. A., Christie, A. P., Duguid, M. C., &amp; Doncaster, C. P. (2021). Implications of scale dependence for cross-study syntheses of biodiversity differences. </w:t>
        </w:r>
        <w:r w:rsidRPr="00313A3C">
          <w:rPr>
            <w:i/>
            <w:rPrChange w:id="552" w:author="PHILIP ANTHONY MARTIN" w:date="2024-03-22T10:32:00Z">
              <w:rPr/>
            </w:rPrChange>
          </w:rPr>
          <w:t>Ecology Letters</w:t>
        </w:r>
        <w:r>
          <w:t>. https://doi.org/10.1111/ele.13641</w:t>
        </w:r>
      </w:ins>
    </w:p>
    <w:p w14:paraId="599E360B" w14:textId="77777777" w:rsidR="00313A3C" w:rsidRDefault="00313A3C" w:rsidP="002338B0">
      <w:pPr>
        <w:widowControl w:val="0"/>
        <w:pBdr>
          <w:top w:val="nil"/>
          <w:left w:val="nil"/>
          <w:bottom w:val="nil"/>
          <w:right w:val="nil"/>
          <w:between w:val="nil"/>
        </w:pBdr>
        <w:spacing w:line="480" w:lineRule="auto"/>
        <w:ind w:left="720" w:hanging="720"/>
        <w:rPr>
          <w:ins w:id="553" w:author="PHILIP ANTHONY MARTIN" w:date="2024-03-22T10:32:00Z"/>
        </w:rPr>
      </w:pPr>
      <w:ins w:id="554" w:author="PHILIP ANTHONY MARTIN" w:date="2024-03-22T10:32:00Z">
        <w:r>
          <w:t xml:space="preserve">Spake, R., O’Dea, R. E., Nakagawa, S., Doncaster, C. P., Ryo, M., Callaghan, C., &amp; Bullock, J. M. (2022). Improving quantitative synthesis to achieve generality in ecology. In </w:t>
        </w:r>
        <w:r w:rsidRPr="00313A3C">
          <w:rPr>
            <w:i/>
            <w:rPrChange w:id="555" w:author="PHILIP ANTHONY MARTIN" w:date="2024-03-22T10:32:00Z">
              <w:rPr/>
            </w:rPrChange>
          </w:rPr>
          <w:t>OSF preprints</w:t>
        </w:r>
        <w:r>
          <w:t>. https://doi.org/10.31219/osf.io/a7vjy</w:t>
        </w:r>
      </w:ins>
    </w:p>
    <w:p w14:paraId="3369DACB" w14:textId="77777777" w:rsidR="00313A3C" w:rsidRDefault="00313A3C" w:rsidP="002338B0">
      <w:pPr>
        <w:widowControl w:val="0"/>
        <w:pBdr>
          <w:top w:val="nil"/>
          <w:left w:val="nil"/>
          <w:bottom w:val="nil"/>
          <w:right w:val="nil"/>
          <w:between w:val="nil"/>
        </w:pBdr>
        <w:spacing w:line="480" w:lineRule="auto"/>
        <w:ind w:left="720" w:hanging="720"/>
        <w:rPr>
          <w:ins w:id="556" w:author="PHILIP ANTHONY MARTIN" w:date="2024-03-22T10:32:00Z"/>
        </w:rPr>
      </w:pPr>
      <w:ins w:id="557" w:author="PHILIP ANTHONY MARTIN" w:date="2024-03-22T10:32:00Z">
        <w:r>
          <w:t xml:space="preserve">Ștefan, V., &amp; Levin, S. (2018). </w:t>
        </w:r>
        <w:r w:rsidRPr="00313A3C">
          <w:rPr>
            <w:i/>
            <w:rPrChange w:id="558" w:author="PHILIP ANTHONY MARTIN" w:date="2024-03-22T10:32:00Z">
              <w:rPr/>
            </w:rPrChange>
          </w:rPr>
          <w:t>plotbiomes: R package for plotting Whittaker biomes with ggplot2</w:t>
        </w:r>
        <w:r>
          <w:t>. https://doi.org/10.5281/zenodo.7145245</w:t>
        </w:r>
      </w:ins>
    </w:p>
    <w:p w14:paraId="0C507366" w14:textId="77777777" w:rsidR="00313A3C" w:rsidRDefault="00313A3C" w:rsidP="002338B0">
      <w:pPr>
        <w:widowControl w:val="0"/>
        <w:pBdr>
          <w:top w:val="nil"/>
          <w:left w:val="nil"/>
          <w:bottom w:val="nil"/>
          <w:right w:val="nil"/>
          <w:between w:val="nil"/>
        </w:pBdr>
        <w:spacing w:line="480" w:lineRule="auto"/>
        <w:ind w:left="720" w:hanging="720"/>
        <w:rPr>
          <w:ins w:id="559" w:author="PHILIP ANTHONY MARTIN" w:date="2024-03-22T10:32:00Z"/>
        </w:rPr>
      </w:pPr>
      <w:ins w:id="560" w:author="PHILIP ANTHONY MARTIN" w:date="2024-03-22T10:32:00Z">
        <w:r>
          <w:lastRenderedPageBreak/>
          <w:t xml:space="preserve">Sun, Y., Solomon, S., Dai, A., &amp; Portmann, R. W. (2007). How Often Will It Rain? </w:t>
        </w:r>
        <w:r w:rsidRPr="00313A3C">
          <w:rPr>
            <w:i/>
            <w:rPrChange w:id="561" w:author="PHILIP ANTHONY MARTIN" w:date="2024-03-22T10:32:00Z">
              <w:rPr/>
            </w:rPrChange>
          </w:rPr>
          <w:t>Journal of Climate</w:t>
        </w:r>
        <w:r>
          <w:t xml:space="preserve">, </w:t>
        </w:r>
        <w:r w:rsidRPr="00313A3C">
          <w:rPr>
            <w:i/>
            <w:rPrChange w:id="562" w:author="PHILIP ANTHONY MARTIN" w:date="2024-03-22T10:32:00Z">
              <w:rPr/>
            </w:rPrChange>
          </w:rPr>
          <w:t>20</w:t>
        </w:r>
        <w:r>
          <w:t>(19), 4801–4818. https://doi.org/10.1175/JCLI4263.1</w:t>
        </w:r>
      </w:ins>
    </w:p>
    <w:p w14:paraId="3D5270F2" w14:textId="77777777" w:rsidR="00313A3C" w:rsidRDefault="00313A3C" w:rsidP="002338B0">
      <w:pPr>
        <w:widowControl w:val="0"/>
        <w:pBdr>
          <w:top w:val="nil"/>
          <w:left w:val="nil"/>
          <w:bottom w:val="nil"/>
          <w:right w:val="nil"/>
          <w:between w:val="nil"/>
        </w:pBdr>
        <w:spacing w:line="480" w:lineRule="auto"/>
        <w:ind w:left="720" w:hanging="720"/>
        <w:rPr>
          <w:ins w:id="563" w:author="PHILIP ANTHONY MARTIN" w:date="2024-03-22T10:32:00Z"/>
        </w:rPr>
      </w:pPr>
      <w:ins w:id="564" w:author="PHILIP ANTHONY MARTIN" w:date="2024-03-22T10:32:00Z">
        <w:r>
          <w:t xml:space="preserve">van Vuuren, D. P., Edmonds, J., Kainuma, M., Riahi, K., Thomson, A., Hibbard, K., Hurtt, G. C., Kram, T., Krey, V., Lamarque, J.-F., Masui, T., Meinshausen, M., Nakicenovic, N., Smith, S. J., &amp; Rose, S. K. (2011). The representative concentration pathways: an overview. </w:t>
        </w:r>
        <w:r w:rsidRPr="00313A3C">
          <w:rPr>
            <w:i/>
            <w:rPrChange w:id="565" w:author="PHILIP ANTHONY MARTIN" w:date="2024-03-22T10:32:00Z">
              <w:rPr/>
            </w:rPrChange>
          </w:rPr>
          <w:t>Climatic Change</w:t>
        </w:r>
        <w:r>
          <w:t xml:space="preserve">, </w:t>
        </w:r>
        <w:r w:rsidRPr="00313A3C">
          <w:rPr>
            <w:i/>
            <w:rPrChange w:id="566" w:author="PHILIP ANTHONY MARTIN" w:date="2024-03-22T10:32:00Z">
              <w:rPr/>
            </w:rPrChange>
          </w:rPr>
          <w:t>109</w:t>
        </w:r>
        <w:r>
          <w:t>(1), 5. https://doi.org/10.1007/s10584-011-0148-z</w:t>
        </w:r>
      </w:ins>
    </w:p>
    <w:p w14:paraId="19B54500" w14:textId="77777777" w:rsidR="00313A3C" w:rsidRDefault="00313A3C" w:rsidP="002338B0">
      <w:pPr>
        <w:widowControl w:val="0"/>
        <w:pBdr>
          <w:top w:val="nil"/>
          <w:left w:val="nil"/>
          <w:bottom w:val="nil"/>
          <w:right w:val="nil"/>
          <w:between w:val="nil"/>
        </w:pBdr>
        <w:spacing w:line="480" w:lineRule="auto"/>
        <w:ind w:left="720" w:hanging="720"/>
        <w:rPr>
          <w:ins w:id="567" w:author="PHILIP ANTHONY MARTIN" w:date="2024-03-22T10:32:00Z"/>
        </w:rPr>
      </w:pPr>
      <w:ins w:id="568" w:author="PHILIP ANTHONY MARTIN" w:date="2024-03-22T10:32:00Z">
        <w:r>
          <w:t xml:space="preserve">Vandegehuchte, M. L., Sylvain, Z. A., Reichmann, L. G., de Tomasel, C. M., Nielsen, U. N., Wall, D. H., &amp; Sala, O. E. (2015). Responses of a desert nematode community to changes in water availability. </w:t>
        </w:r>
        <w:r w:rsidRPr="00313A3C">
          <w:rPr>
            <w:i/>
            <w:rPrChange w:id="569" w:author="PHILIP ANTHONY MARTIN" w:date="2024-03-22T10:32:00Z">
              <w:rPr/>
            </w:rPrChange>
          </w:rPr>
          <w:t xml:space="preserve">Ecosphere </w:t>
        </w:r>
        <w:r>
          <w:t xml:space="preserve">, </w:t>
        </w:r>
        <w:r w:rsidRPr="00313A3C">
          <w:rPr>
            <w:i/>
            <w:rPrChange w:id="570" w:author="PHILIP ANTHONY MARTIN" w:date="2024-03-22T10:32:00Z">
              <w:rPr/>
            </w:rPrChange>
          </w:rPr>
          <w:t>6</w:t>
        </w:r>
        <w:r>
          <w:t>(3), art44. https://doi.org/10.1890/es14-00319.1</w:t>
        </w:r>
      </w:ins>
    </w:p>
    <w:p w14:paraId="6A00BE95" w14:textId="77777777" w:rsidR="00313A3C" w:rsidRDefault="00313A3C" w:rsidP="002338B0">
      <w:pPr>
        <w:widowControl w:val="0"/>
        <w:pBdr>
          <w:top w:val="nil"/>
          <w:left w:val="nil"/>
          <w:bottom w:val="nil"/>
          <w:right w:val="nil"/>
          <w:between w:val="nil"/>
        </w:pBdr>
        <w:spacing w:line="480" w:lineRule="auto"/>
        <w:ind w:left="720" w:hanging="720"/>
        <w:rPr>
          <w:ins w:id="571" w:author="PHILIP ANTHONY MARTIN" w:date="2024-03-22T10:32:00Z"/>
        </w:rPr>
      </w:pPr>
      <w:ins w:id="572" w:author="PHILIP ANTHONY MARTIN" w:date="2024-03-22T10:32:00Z">
        <w:r>
          <w:t xml:space="preserve">Vellend, M., Baeten, L., Myers-Smith, I. H., Elmendorf, S. C., Beauséjour, R., Brown, C. D., De Frenne, P., Verheyen, K., &amp; Wipf, S. (2013). Global meta-analysis reveals no net change in local-scale plant biodiversity over time. </w:t>
        </w:r>
        <w:r w:rsidRPr="00313A3C">
          <w:rPr>
            <w:i/>
            <w:rPrChange w:id="573" w:author="PHILIP ANTHONY MARTIN" w:date="2024-03-22T10:32:00Z">
              <w:rPr/>
            </w:rPrChange>
          </w:rPr>
          <w:t>Proceedings of the National Academy of Sciences of the United States of America</w:t>
        </w:r>
        <w:r>
          <w:t xml:space="preserve">, </w:t>
        </w:r>
        <w:r w:rsidRPr="00313A3C">
          <w:rPr>
            <w:i/>
            <w:rPrChange w:id="574" w:author="PHILIP ANTHONY MARTIN" w:date="2024-03-22T10:32:00Z">
              <w:rPr/>
            </w:rPrChange>
          </w:rPr>
          <w:t>110</w:t>
        </w:r>
        <w:r>
          <w:t>(48), 19456–19459. https://doi.org/10.1073/pnas.1312779110</w:t>
        </w:r>
      </w:ins>
    </w:p>
    <w:p w14:paraId="3632692C" w14:textId="77777777" w:rsidR="00313A3C" w:rsidRDefault="00313A3C" w:rsidP="002338B0">
      <w:pPr>
        <w:widowControl w:val="0"/>
        <w:pBdr>
          <w:top w:val="nil"/>
          <w:left w:val="nil"/>
          <w:bottom w:val="nil"/>
          <w:right w:val="nil"/>
          <w:between w:val="nil"/>
        </w:pBdr>
        <w:spacing w:line="480" w:lineRule="auto"/>
        <w:ind w:left="720" w:hanging="720"/>
        <w:rPr>
          <w:ins w:id="575" w:author="PHILIP ANTHONY MARTIN" w:date="2024-03-22T10:32:00Z"/>
        </w:rPr>
      </w:pPr>
      <w:ins w:id="576" w:author="PHILIP ANTHONY MARTIN" w:date="2024-03-22T10:32:00Z">
        <w:r>
          <w:t xml:space="preserve">Viechtbauer, W. (2010). Conducting meta-analyses in R with the metafor package. </w:t>
        </w:r>
        <w:r w:rsidRPr="00313A3C">
          <w:rPr>
            <w:i/>
            <w:rPrChange w:id="577" w:author="PHILIP ANTHONY MARTIN" w:date="2024-03-22T10:32:00Z">
              <w:rPr/>
            </w:rPrChange>
          </w:rPr>
          <w:t>Journal of Statistical Software</w:t>
        </w:r>
        <w:r>
          <w:t xml:space="preserve">, </w:t>
        </w:r>
        <w:r w:rsidRPr="00313A3C">
          <w:rPr>
            <w:i/>
            <w:rPrChange w:id="578" w:author="PHILIP ANTHONY MARTIN" w:date="2024-03-22T10:32:00Z">
              <w:rPr/>
            </w:rPrChange>
          </w:rPr>
          <w:t>36</w:t>
        </w:r>
        <w:r>
          <w:t>(3), 1–48. https://lirias.kuleuven.be/1059637?limo=0</w:t>
        </w:r>
      </w:ins>
    </w:p>
    <w:p w14:paraId="08405350" w14:textId="77777777" w:rsidR="00313A3C" w:rsidRDefault="00313A3C" w:rsidP="002338B0">
      <w:pPr>
        <w:widowControl w:val="0"/>
        <w:pBdr>
          <w:top w:val="nil"/>
          <w:left w:val="nil"/>
          <w:bottom w:val="nil"/>
          <w:right w:val="nil"/>
          <w:between w:val="nil"/>
        </w:pBdr>
        <w:spacing w:line="480" w:lineRule="auto"/>
        <w:ind w:left="720" w:hanging="720"/>
        <w:rPr>
          <w:ins w:id="579" w:author="PHILIP ANTHONY MARTIN" w:date="2024-03-22T10:32:00Z"/>
        </w:rPr>
      </w:pPr>
      <w:ins w:id="580" w:author="PHILIP ANTHONY MARTIN" w:date="2024-03-22T10:32:00Z">
        <w:r>
          <w:t xml:space="preserve">Violle, C., Navas, M.-L., Vile, D., Kazakou, E., Fortunel, C., Hummel, I., &amp; Garnier, E. (2007). Let the concept of trait be functional! </w:t>
        </w:r>
        <w:r w:rsidRPr="00313A3C">
          <w:rPr>
            <w:i/>
            <w:rPrChange w:id="581" w:author="PHILIP ANTHONY MARTIN" w:date="2024-03-22T10:32:00Z">
              <w:rPr/>
            </w:rPrChange>
          </w:rPr>
          <w:t xml:space="preserve">Oikos </w:t>
        </w:r>
        <w:r>
          <w:t xml:space="preserve">, </w:t>
        </w:r>
        <w:r w:rsidRPr="00313A3C">
          <w:rPr>
            <w:i/>
            <w:rPrChange w:id="582" w:author="PHILIP ANTHONY MARTIN" w:date="2024-03-22T10:32:00Z">
              <w:rPr/>
            </w:rPrChange>
          </w:rPr>
          <w:t>116</w:t>
        </w:r>
        <w:r>
          <w:t>(5), 882–892. https://doi.org/10.1111/j.0030-1299.2007.15559.x</w:t>
        </w:r>
      </w:ins>
    </w:p>
    <w:p w14:paraId="52949C0F" w14:textId="77777777" w:rsidR="00313A3C" w:rsidRDefault="00313A3C" w:rsidP="002338B0">
      <w:pPr>
        <w:widowControl w:val="0"/>
        <w:pBdr>
          <w:top w:val="nil"/>
          <w:left w:val="nil"/>
          <w:bottom w:val="nil"/>
          <w:right w:val="nil"/>
          <w:between w:val="nil"/>
        </w:pBdr>
        <w:spacing w:line="480" w:lineRule="auto"/>
        <w:ind w:left="720" w:hanging="720"/>
        <w:rPr>
          <w:ins w:id="583" w:author="PHILIP ANTHONY MARTIN" w:date="2024-03-22T10:32:00Z"/>
        </w:rPr>
      </w:pPr>
      <w:ins w:id="584" w:author="PHILIP ANTHONY MARTIN" w:date="2024-03-22T10:32:00Z">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 CO2. </w:t>
        </w:r>
        <w:r w:rsidRPr="00313A3C">
          <w:rPr>
            <w:i/>
            <w:rPrChange w:id="585" w:author="PHILIP ANTHONY MARTIN" w:date="2024-03-22T10:32:00Z">
              <w:rPr/>
            </w:rPrChange>
          </w:rPr>
          <w:t>The New Phytologist</w:t>
        </w:r>
        <w:r>
          <w:t xml:space="preserve">, </w:t>
        </w:r>
        <w:r w:rsidRPr="00313A3C">
          <w:rPr>
            <w:i/>
            <w:rPrChange w:id="586" w:author="PHILIP ANTHONY MARTIN" w:date="2024-03-22T10:32:00Z">
              <w:rPr/>
            </w:rPrChange>
          </w:rPr>
          <w:t>229</w:t>
        </w:r>
        <w:r>
          <w:t>(5), 2413–2445. https://doi.org/10.1111/nph.16866</w:t>
        </w:r>
      </w:ins>
    </w:p>
    <w:p w14:paraId="0DF5491D" w14:textId="77777777" w:rsidR="00313A3C" w:rsidRDefault="00313A3C" w:rsidP="002338B0">
      <w:pPr>
        <w:widowControl w:val="0"/>
        <w:pBdr>
          <w:top w:val="nil"/>
          <w:left w:val="nil"/>
          <w:bottom w:val="nil"/>
          <w:right w:val="nil"/>
          <w:between w:val="nil"/>
        </w:pBdr>
        <w:spacing w:line="480" w:lineRule="auto"/>
        <w:ind w:left="720" w:hanging="720"/>
        <w:rPr>
          <w:ins w:id="587" w:author="PHILIP ANTHONY MARTIN" w:date="2024-03-22T10:32:00Z"/>
        </w:rPr>
      </w:pPr>
      <w:ins w:id="588" w:author="PHILIP ANTHONY MARTIN" w:date="2024-03-22T10:32:00Z">
        <w:r>
          <w:t xml:space="preserve">Wang, Y., Slotsbo, S., &amp; Holmstrup, M. (2022). Soil dwelling springtails are resilient to extreme drought in soil, but their reproduction is highly sensitive to small decreases </w:t>
        </w:r>
        <w:r>
          <w:lastRenderedPageBreak/>
          <w:t xml:space="preserve">in soil water potential. </w:t>
        </w:r>
        <w:r w:rsidRPr="00313A3C">
          <w:rPr>
            <w:i/>
            <w:rPrChange w:id="589" w:author="PHILIP ANTHONY MARTIN" w:date="2024-03-22T10:32:00Z">
              <w:rPr/>
            </w:rPrChange>
          </w:rPr>
          <w:t>Geoderma</w:t>
        </w:r>
        <w:r>
          <w:t xml:space="preserve">, </w:t>
        </w:r>
        <w:r w:rsidRPr="00313A3C">
          <w:rPr>
            <w:i/>
            <w:rPrChange w:id="590" w:author="PHILIP ANTHONY MARTIN" w:date="2024-03-22T10:32:00Z">
              <w:rPr/>
            </w:rPrChange>
          </w:rPr>
          <w:t>421</w:t>
        </w:r>
        <w:r>
          <w:t>, 115913. https://doi.org/10.1016/j.geoderma.2022.115913</w:t>
        </w:r>
      </w:ins>
    </w:p>
    <w:p w14:paraId="7D173F86" w14:textId="77777777" w:rsidR="00313A3C" w:rsidRDefault="00313A3C" w:rsidP="002338B0">
      <w:pPr>
        <w:widowControl w:val="0"/>
        <w:pBdr>
          <w:top w:val="nil"/>
          <w:left w:val="nil"/>
          <w:bottom w:val="nil"/>
          <w:right w:val="nil"/>
          <w:between w:val="nil"/>
        </w:pBdr>
        <w:spacing w:line="480" w:lineRule="auto"/>
        <w:ind w:left="720" w:hanging="720"/>
        <w:rPr>
          <w:ins w:id="591" w:author="PHILIP ANTHONY MARTIN" w:date="2024-03-22T10:32:00Z"/>
        </w:rPr>
      </w:pPr>
      <w:ins w:id="592" w:author="PHILIP ANTHONY MARTIN" w:date="2024-03-22T10:32:00Z">
        <w:r>
          <w:t xml:space="preserve">Watanabe, M. (2006). Anhydrobiosis in invertebrates. </w:t>
        </w:r>
        <w:r w:rsidRPr="00313A3C">
          <w:rPr>
            <w:i/>
            <w:rPrChange w:id="593" w:author="PHILIP ANTHONY MARTIN" w:date="2024-03-22T10:32:00Z">
              <w:rPr/>
            </w:rPrChange>
          </w:rPr>
          <w:t>Applied Entomology and Zoology</w:t>
        </w:r>
        <w:r>
          <w:t xml:space="preserve">, </w:t>
        </w:r>
        <w:r w:rsidRPr="00313A3C">
          <w:rPr>
            <w:i/>
            <w:rPrChange w:id="594" w:author="PHILIP ANTHONY MARTIN" w:date="2024-03-22T10:32:00Z">
              <w:rPr/>
            </w:rPrChange>
          </w:rPr>
          <w:t>41</w:t>
        </w:r>
        <w:r>
          <w:t>(1), 15–31. https://doi.org/10.1303/aez.2006.15</w:t>
        </w:r>
      </w:ins>
    </w:p>
    <w:p w14:paraId="314145FE" w14:textId="77777777" w:rsidR="00313A3C" w:rsidRDefault="00313A3C" w:rsidP="002338B0">
      <w:pPr>
        <w:widowControl w:val="0"/>
        <w:pBdr>
          <w:top w:val="nil"/>
          <w:left w:val="nil"/>
          <w:bottom w:val="nil"/>
          <w:right w:val="nil"/>
          <w:between w:val="nil"/>
        </w:pBdr>
        <w:spacing w:line="480" w:lineRule="auto"/>
        <w:ind w:left="720" w:hanging="720"/>
        <w:rPr>
          <w:ins w:id="595" w:author="PHILIP ANTHONY MARTIN" w:date="2024-03-22T10:32:00Z"/>
        </w:rPr>
      </w:pPr>
      <w:ins w:id="596" w:author="PHILIP ANTHONY MARTIN" w:date="2024-03-22T10:32:00Z">
        <w:r>
          <w:t xml:space="preserve">Westgate, M., &amp; Grames, E. (2020). </w:t>
        </w:r>
        <w:r w:rsidRPr="00313A3C">
          <w:rPr>
            <w:i/>
            <w:rPrChange w:id="597" w:author="PHILIP ANTHONY MARTIN" w:date="2024-03-22T10:32:00Z">
              <w:rPr/>
            </w:rPrChange>
          </w:rPr>
          <w:t>synthesisr: Import, Assemble, and Deduplicate Bibliographic Datasets</w:t>
        </w:r>
        <w:r>
          <w:t>. https://CRAN.R-project.org/package=synthesisr</w:t>
        </w:r>
      </w:ins>
    </w:p>
    <w:p w14:paraId="57963CC0" w14:textId="77777777" w:rsidR="00313A3C" w:rsidRDefault="00313A3C" w:rsidP="002338B0">
      <w:pPr>
        <w:widowControl w:val="0"/>
        <w:pBdr>
          <w:top w:val="nil"/>
          <w:left w:val="nil"/>
          <w:bottom w:val="nil"/>
          <w:right w:val="nil"/>
          <w:between w:val="nil"/>
        </w:pBdr>
        <w:spacing w:line="480" w:lineRule="auto"/>
        <w:ind w:left="720" w:hanging="720"/>
        <w:rPr>
          <w:ins w:id="598" w:author="PHILIP ANTHONY MARTIN" w:date="2024-03-22T10:32:00Z"/>
        </w:rPr>
      </w:pPr>
      <w:ins w:id="599" w:author="PHILIP ANTHONY MARTIN" w:date="2024-03-22T10:32:00Z">
        <w:r>
          <w:t xml:space="preserve">Wu, P., &amp; Wang, C. (2019). Differences in spatiotemporal dynamics between soil macrofauna and mesofauna communities in forest ecosystems: The significance for soil fauna diversity monitoring. </w:t>
        </w:r>
        <w:r w:rsidRPr="00313A3C">
          <w:rPr>
            <w:i/>
            <w:rPrChange w:id="600" w:author="PHILIP ANTHONY MARTIN" w:date="2024-03-22T10:32:00Z">
              <w:rPr/>
            </w:rPrChange>
          </w:rPr>
          <w:t>Geoderma</w:t>
        </w:r>
        <w:r>
          <w:t xml:space="preserve">, </w:t>
        </w:r>
        <w:r w:rsidRPr="00313A3C">
          <w:rPr>
            <w:i/>
            <w:rPrChange w:id="601" w:author="PHILIP ANTHONY MARTIN" w:date="2024-03-22T10:32:00Z">
              <w:rPr/>
            </w:rPrChange>
          </w:rPr>
          <w:t>337</w:t>
        </w:r>
        <w:r>
          <w:t>, 266–272. https://doi.org/10.1016/j.geoderma.2018.09.031</w:t>
        </w:r>
      </w:ins>
    </w:p>
    <w:p w14:paraId="3A9ABDEF" w14:textId="77777777" w:rsidR="00313A3C" w:rsidRDefault="00313A3C" w:rsidP="002338B0">
      <w:pPr>
        <w:widowControl w:val="0"/>
        <w:pBdr>
          <w:top w:val="nil"/>
          <w:left w:val="nil"/>
          <w:bottom w:val="nil"/>
          <w:right w:val="nil"/>
          <w:between w:val="nil"/>
        </w:pBdr>
        <w:spacing w:line="480" w:lineRule="auto"/>
        <w:ind w:left="720" w:hanging="720"/>
        <w:rPr>
          <w:ins w:id="602" w:author="PHILIP ANTHONY MARTIN" w:date="2024-03-22T10:32:00Z"/>
        </w:rPr>
      </w:pPr>
      <w:ins w:id="603" w:author="PHILIP ANTHONY MARTIN" w:date="2024-03-22T10:32:00Z">
        <w:r>
          <w:t xml:space="preserve">Yang, Y., Saatchi, S. S., Xu, L., Yu, Y., Choi, S., Phillips, N., Kennedy, R., Keller, M., Knyazikhin, Y., &amp; Myneni, R. B. (2018). Post-drought decline of the Amazon carbon sink. </w:t>
        </w:r>
        <w:r w:rsidRPr="00313A3C">
          <w:rPr>
            <w:i/>
            <w:rPrChange w:id="604" w:author="PHILIP ANTHONY MARTIN" w:date="2024-03-22T10:32:00Z">
              <w:rPr/>
            </w:rPrChange>
          </w:rPr>
          <w:t>Nature Communications</w:t>
        </w:r>
        <w:r>
          <w:t xml:space="preserve">, </w:t>
        </w:r>
        <w:r w:rsidRPr="00313A3C">
          <w:rPr>
            <w:i/>
            <w:rPrChange w:id="605" w:author="PHILIP ANTHONY MARTIN" w:date="2024-03-22T10:32:00Z">
              <w:rPr/>
            </w:rPrChange>
          </w:rPr>
          <w:t>9</w:t>
        </w:r>
        <w:r>
          <w:t>(1), 3172. https://doi.org/10.1038/s41467-018-05668-6</w:t>
        </w:r>
      </w:ins>
    </w:p>
    <w:p w14:paraId="0F6DF0E6" w14:textId="7925D1C8" w:rsidR="002338B0" w:rsidDel="00281FE2" w:rsidRDefault="00313A3C" w:rsidP="002338B0">
      <w:pPr>
        <w:widowControl w:val="0"/>
        <w:pBdr>
          <w:top w:val="nil"/>
          <w:left w:val="nil"/>
          <w:bottom w:val="nil"/>
          <w:right w:val="nil"/>
          <w:between w:val="nil"/>
        </w:pBdr>
        <w:spacing w:line="480" w:lineRule="auto"/>
        <w:ind w:left="720" w:hanging="720"/>
        <w:rPr>
          <w:del w:id="606" w:author="PHILIP ANTHONY MARTIN" w:date="2024-02-20T10:52:00Z"/>
        </w:rPr>
      </w:pPr>
      <w:ins w:id="607" w:author="PHILIP ANTHONY MARTIN" w:date="2024-03-22T10:32:00Z">
        <w:r>
          <w:t xml:space="preserve">Zajicek, P., Welti, E. A. R., Baker, N. J., Januschke, K., Brauner, O., &amp; Haase, P. (2021). Long-term data reveal unimodal responses of ground beetle abundance to precipitation and land use but no changes in taxonomic and functional diversity. </w:t>
        </w:r>
        <w:r w:rsidRPr="00313A3C">
          <w:rPr>
            <w:i/>
            <w:rPrChange w:id="608" w:author="PHILIP ANTHONY MARTIN" w:date="2024-03-22T10:32:00Z">
              <w:rPr/>
            </w:rPrChange>
          </w:rPr>
          <w:t>Scientific Reports</w:t>
        </w:r>
        <w:r>
          <w:t xml:space="preserve">, </w:t>
        </w:r>
        <w:r w:rsidRPr="00313A3C">
          <w:rPr>
            <w:i/>
            <w:rPrChange w:id="609" w:author="PHILIP ANTHONY MARTIN" w:date="2024-03-22T10:32:00Z">
              <w:rPr/>
            </w:rPrChange>
          </w:rPr>
          <w:t>11</w:t>
        </w:r>
        <w:r>
          <w:t>(1), 17468. https://doi.org/10.1038/s41598-021-96910-7</w:t>
        </w:r>
      </w:ins>
      <w:del w:id="610" w:author="PHILIP ANTHONY MARTIN" w:date="2024-02-20T10:52:00Z">
        <w:r w:rsidR="002338B0" w:rsidDel="00281FE2">
          <w:delText xml:space="preserve">Amano, T., Berdejo-Espinola, V., Christie, A. P., Willott, K., Akasaka, M., Báldi, A., Berthinussen, A., Bertolino, S., Bladon, A. J., Chen, M., Choi, C.-Y., Bou Dagher Kharrat, M., de Oliveira, L. G., Farhat, P., Golivets, M., Hidalgo Aranzamendi, N., Jantke, K., Kajzer-Bonk, J., Kemahlı Aytekin, M. Ç., … Sutherland, W. J. (2021). Tapping into non-English-language science for the conservation of global biodiversity. </w:delText>
        </w:r>
        <w:r w:rsidR="002338B0" w:rsidRPr="002338B0" w:rsidDel="00281FE2">
          <w:rPr>
            <w:i/>
          </w:rPr>
          <w:delText>PLoS Biology</w:delText>
        </w:r>
        <w:r w:rsidR="002338B0" w:rsidDel="00281FE2">
          <w:delText xml:space="preserve">, </w:delText>
        </w:r>
        <w:r w:rsidR="002338B0" w:rsidRPr="002338B0" w:rsidDel="00281FE2">
          <w:rPr>
            <w:i/>
          </w:rPr>
          <w:delText>19</w:delText>
        </w:r>
        <w:r w:rsidR="002338B0" w:rsidDel="00281FE2">
          <w:delText>(10), e3001296. https://doi.org/10.1371/journal.pbio.3001296</w:delText>
        </w:r>
      </w:del>
    </w:p>
    <w:p w14:paraId="07BF5A0F" w14:textId="77777777" w:rsidR="002338B0" w:rsidDel="00281FE2" w:rsidRDefault="002338B0" w:rsidP="002338B0">
      <w:pPr>
        <w:widowControl w:val="0"/>
        <w:pBdr>
          <w:top w:val="nil"/>
          <w:left w:val="nil"/>
          <w:bottom w:val="nil"/>
          <w:right w:val="nil"/>
          <w:between w:val="nil"/>
        </w:pBdr>
        <w:spacing w:line="480" w:lineRule="auto"/>
        <w:ind w:left="720" w:hanging="720"/>
        <w:rPr>
          <w:del w:id="611" w:author="PHILIP ANTHONY MARTIN" w:date="2024-02-20T10:52:00Z"/>
        </w:rPr>
      </w:pPr>
      <w:del w:id="612" w:author="PHILIP ANTHONY MARTIN" w:date="2024-02-20T10:52:00Z">
        <w:r w:rsidDel="00281FE2">
          <w:delText xml:space="preserve">Anderegg, W. R. L., Anderegg, L. D. L., Kerr, K. L., &amp; Trugman, A. T. (2019). Widespread drought-induced tree mortality at dry range edges indicates that climate stress exceeds species’ compensating mechanisms. </w:delText>
        </w:r>
        <w:r w:rsidRPr="002338B0" w:rsidDel="00281FE2">
          <w:rPr>
            <w:i/>
          </w:rPr>
          <w:delText>Global Change Biology</w:delText>
        </w:r>
        <w:r w:rsidDel="00281FE2">
          <w:delText xml:space="preserve">, </w:delText>
        </w:r>
        <w:r w:rsidRPr="002338B0" w:rsidDel="00281FE2">
          <w:rPr>
            <w:i/>
          </w:rPr>
          <w:delText>25</w:delText>
        </w:r>
        <w:r w:rsidDel="00281FE2">
          <w:delText>(11), 3793–</w:delText>
        </w:r>
        <w:r w:rsidDel="00281FE2">
          <w:lastRenderedPageBreak/>
          <w:delText>3802. https://doi.org/10.1111/gcb.14771</w:delText>
        </w:r>
      </w:del>
    </w:p>
    <w:p w14:paraId="52EEB542" w14:textId="77777777" w:rsidR="002338B0" w:rsidRPr="002338B0" w:rsidDel="00281FE2" w:rsidRDefault="002338B0" w:rsidP="002338B0">
      <w:pPr>
        <w:widowControl w:val="0"/>
        <w:pBdr>
          <w:top w:val="nil"/>
          <w:left w:val="nil"/>
          <w:bottom w:val="nil"/>
          <w:right w:val="nil"/>
          <w:between w:val="nil"/>
        </w:pBdr>
        <w:spacing w:line="480" w:lineRule="auto"/>
        <w:ind w:left="720" w:hanging="720"/>
        <w:rPr>
          <w:del w:id="613" w:author="PHILIP ANTHONY MARTIN" w:date="2024-02-20T10:52:00Z"/>
          <w:lang w:val="es-ES"/>
        </w:rPr>
      </w:pPr>
      <w:del w:id="614" w:author="PHILIP ANTHONY MARTIN" w:date="2024-02-20T10:52:00Z">
        <w:r w:rsidDel="00281FE2">
          <w:delText xml:space="preserve">Aupic-Samain, A., Baldy, V., Delcourt, N., Krogh, P. H., Gauquelin, T., Fernandez, C., &amp; Santonja, M. (2021). Water availability rather than temperature control soil fauna community structure and prey–predator interactions. </w:delText>
        </w:r>
        <w:r w:rsidRPr="002338B0" w:rsidDel="00281FE2">
          <w:rPr>
            <w:i/>
            <w:lang w:val="es-ES"/>
          </w:rPr>
          <w:delText>Functional Ecology</w:delText>
        </w:r>
        <w:r w:rsidRPr="002338B0" w:rsidDel="00281FE2">
          <w:rPr>
            <w:lang w:val="es-ES"/>
          </w:rPr>
          <w:delText xml:space="preserve">, </w:delText>
        </w:r>
        <w:r w:rsidRPr="002338B0" w:rsidDel="00281FE2">
          <w:rPr>
            <w:i/>
            <w:lang w:val="es-ES"/>
          </w:rPr>
          <w:delText>35</w:delText>
        </w:r>
        <w:r w:rsidRPr="002338B0" w:rsidDel="00281FE2">
          <w:rPr>
            <w:lang w:val="es-ES"/>
          </w:rPr>
          <w:delText>(7), 1550–1559. https://doi.org/10.1111/1365-2435.13745</w:delText>
        </w:r>
      </w:del>
    </w:p>
    <w:p w14:paraId="2AAC8D94" w14:textId="77777777" w:rsidR="002338B0" w:rsidDel="00281FE2" w:rsidRDefault="002338B0" w:rsidP="002338B0">
      <w:pPr>
        <w:widowControl w:val="0"/>
        <w:pBdr>
          <w:top w:val="nil"/>
          <w:left w:val="nil"/>
          <w:bottom w:val="nil"/>
          <w:right w:val="nil"/>
          <w:between w:val="nil"/>
        </w:pBdr>
        <w:spacing w:line="480" w:lineRule="auto"/>
        <w:ind w:left="720" w:hanging="720"/>
        <w:rPr>
          <w:del w:id="615" w:author="PHILIP ANTHONY MARTIN" w:date="2024-02-20T10:52:00Z"/>
        </w:rPr>
      </w:pPr>
      <w:del w:id="616" w:author="PHILIP ANTHONY MARTIN" w:date="2024-02-20T10:52:00Z">
        <w:r w:rsidRPr="002338B0" w:rsidDel="00281FE2">
          <w:rPr>
            <w:lang w:val="es-ES"/>
          </w:rPr>
          <w:delText xml:space="preserve">Aupic-Samain, A., Santonja, M., Chomel, M., Pereira, S., Quer, E., Lecareux, C., Limousin, J.-M., Ourcival, J.-M., Simioni, G., Gauquelin, T., Fernandez, C., &amp; Baldy, V. (2021). </w:delText>
        </w:r>
        <w:r w:rsidDel="00281FE2">
          <w:delText xml:space="preserve">Soil biota response to experimental rainfall reduction depends on the dominant tree species in mature northern Mediterranean forests. </w:delText>
        </w:r>
        <w:r w:rsidRPr="002338B0" w:rsidDel="00281FE2">
          <w:rPr>
            <w:i/>
          </w:rPr>
          <w:delText>Soil Biology &amp; Biochemistry</w:delText>
        </w:r>
        <w:r w:rsidDel="00281FE2">
          <w:delText xml:space="preserve">, </w:delText>
        </w:r>
        <w:r w:rsidRPr="002338B0" w:rsidDel="00281FE2">
          <w:rPr>
            <w:i/>
          </w:rPr>
          <w:delText>154</w:delText>
        </w:r>
        <w:r w:rsidDel="00281FE2">
          <w:delText>, 108122. https://doi.org/10.1016/j.soilbio.2020.108122</w:delText>
        </w:r>
      </w:del>
    </w:p>
    <w:p w14:paraId="38C0301F" w14:textId="77777777" w:rsidR="002338B0" w:rsidDel="00281FE2" w:rsidRDefault="002338B0" w:rsidP="002338B0">
      <w:pPr>
        <w:widowControl w:val="0"/>
        <w:pBdr>
          <w:top w:val="nil"/>
          <w:left w:val="nil"/>
          <w:bottom w:val="nil"/>
          <w:right w:val="nil"/>
          <w:between w:val="nil"/>
        </w:pBdr>
        <w:spacing w:line="480" w:lineRule="auto"/>
        <w:ind w:left="720" w:hanging="720"/>
        <w:rPr>
          <w:del w:id="617" w:author="PHILIP ANTHONY MARTIN" w:date="2024-02-20T10:52:00Z"/>
        </w:rPr>
      </w:pPr>
      <w:del w:id="618" w:author="PHILIP ANTHONY MARTIN" w:date="2024-02-20T10:52:00Z">
        <w:r w:rsidDel="00281FE2">
          <w:delText xml:space="preserve">Barton, K. (2015). </w:delText>
        </w:r>
        <w:r w:rsidRPr="002338B0" w:rsidDel="00281FE2">
          <w:rPr>
            <w:i/>
          </w:rPr>
          <w:delText>MuMIn: multi-model inference</w:delText>
        </w:r>
        <w:r w:rsidDel="00281FE2">
          <w:delText xml:space="preserve"> (1.15.1).</w:delText>
        </w:r>
      </w:del>
    </w:p>
    <w:p w14:paraId="4002E86F" w14:textId="77777777" w:rsidR="002338B0" w:rsidDel="00281FE2" w:rsidRDefault="002338B0" w:rsidP="002338B0">
      <w:pPr>
        <w:widowControl w:val="0"/>
        <w:pBdr>
          <w:top w:val="nil"/>
          <w:left w:val="nil"/>
          <w:bottom w:val="nil"/>
          <w:right w:val="nil"/>
          <w:between w:val="nil"/>
        </w:pBdr>
        <w:spacing w:line="480" w:lineRule="auto"/>
        <w:ind w:left="720" w:hanging="720"/>
        <w:rPr>
          <w:del w:id="619" w:author="PHILIP ANTHONY MARTIN" w:date="2024-02-20T10:52:00Z"/>
        </w:rPr>
      </w:pPr>
      <w:del w:id="620" w:author="PHILIP ANTHONY MARTIN" w:date="2024-02-20T10:52:00Z">
        <w:r w:rsidDel="00281FE2">
          <w:delText>Beaumelle, L., Tison, L., Eisenhauer, N., Hines, J., Malladi, S., Pelosi, C., Thouvenot, L., &amp; Phillips, H. R. P. (2023). Pesticide effects on soil fauna communities—A meta</w:delText>
        </w:r>
        <w:r w:rsidDel="00281FE2">
          <w:rPr>
            <w:rFonts w:ascii="Cambria Math" w:hAnsi="Cambria Math" w:cs="Cambria Math"/>
          </w:rPr>
          <w:delText>‐</w:delText>
        </w:r>
        <w:r w:rsidDel="00281FE2">
          <w:delText xml:space="preserve">analysis. </w:delText>
        </w:r>
        <w:r w:rsidRPr="002338B0" w:rsidDel="00281FE2">
          <w:rPr>
            <w:i/>
          </w:rPr>
          <w:delText>The Journal of Applied Ecology</w:delText>
        </w:r>
        <w:r w:rsidDel="00281FE2">
          <w:delText>. https://doi.org/10.1111/1365-2664.14437</w:delText>
        </w:r>
      </w:del>
    </w:p>
    <w:p w14:paraId="4A9BB5A0" w14:textId="77777777" w:rsidR="002338B0" w:rsidDel="00281FE2" w:rsidRDefault="002338B0" w:rsidP="002338B0">
      <w:pPr>
        <w:widowControl w:val="0"/>
        <w:pBdr>
          <w:top w:val="nil"/>
          <w:left w:val="nil"/>
          <w:bottom w:val="nil"/>
          <w:right w:val="nil"/>
          <w:between w:val="nil"/>
        </w:pBdr>
        <w:spacing w:line="480" w:lineRule="auto"/>
        <w:ind w:left="720" w:hanging="720"/>
        <w:rPr>
          <w:del w:id="621" w:author="PHILIP ANTHONY MARTIN" w:date="2024-02-20T10:52:00Z"/>
        </w:rPr>
      </w:pPr>
      <w:del w:id="622" w:author="PHILIP ANTHONY MARTIN" w:date="2024-02-20T10:52:00Z">
        <w:r w:rsidDel="00281FE2">
          <w:delText xml:space="preserve">Benton, M. J., Wilf, P., &amp; Sauquet, H. (2022). The Angiosperm Terrestrial Revolution and the origins of modern biodiversity. </w:delText>
        </w:r>
        <w:r w:rsidRPr="002338B0" w:rsidDel="00281FE2">
          <w:rPr>
            <w:i/>
          </w:rPr>
          <w:delText>The New Phytologist</w:delText>
        </w:r>
        <w:r w:rsidDel="00281FE2">
          <w:delText xml:space="preserve">, </w:delText>
        </w:r>
        <w:r w:rsidRPr="002338B0" w:rsidDel="00281FE2">
          <w:rPr>
            <w:i/>
          </w:rPr>
          <w:delText>233</w:delText>
        </w:r>
        <w:r w:rsidDel="00281FE2">
          <w:delText>(5), 2017–2035. https://doi.org/10.1111/nph.17822</w:delText>
        </w:r>
      </w:del>
    </w:p>
    <w:p w14:paraId="5293AA05" w14:textId="77777777" w:rsidR="002338B0" w:rsidDel="00281FE2" w:rsidRDefault="002338B0" w:rsidP="002338B0">
      <w:pPr>
        <w:widowControl w:val="0"/>
        <w:pBdr>
          <w:top w:val="nil"/>
          <w:left w:val="nil"/>
          <w:bottom w:val="nil"/>
          <w:right w:val="nil"/>
          <w:between w:val="nil"/>
        </w:pBdr>
        <w:spacing w:line="480" w:lineRule="auto"/>
        <w:ind w:left="720" w:hanging="720"/>
        <w:rPr>
          <w:del w:id="623" w:author="PHILIP ANTHONY MARTIN" w:date="2024-02-20T10:52:00Z"/>
        </w:rPr>
      </w:pPr>
      <w:del w:id="624" w:author="PHILIP ANTHONY MARTIN" w:date="2024-02-20T10:52:00Z">
        <w:r w:rsidDel="00281FE2">
          <w:delText xml:space="preserve">Blankinship, J. C., Niklaus, P. A., &amp; Hungate, B. A. (2011). A meta-analysis of responses of soil biota to global change. </w:delText>
        </w:r>
        <w:r w:rsidRPr="002338B0" w:rsidDel="00281FE2">
          <w:rPr>
            <w:i/>
          </w:rPr>
          <w:delText>Oecologia</w:delText>
        </w:r>
        <w:r w:rsidDel="00281FE2">
          <w:delText xml:space="preserve">, </w:delText>
        </w:r>
        <w:r w:rsidRPr="002338B0" w:rsidDel="00281FE2">
          <w:rPr>
            <w:i/>
          </w:rPr>
          <w:delText>165</w:delText>
        </w:r>
        <w:r w:rsidDel="00281FE2">
          <w:delText>(3), 553–565. https://doi.org/10.1007/s00442-011-1909-0</w:delText>
        </w:r>
      </w:del>
    </w:p>
    <w:p w14:paraId="05EE5511" w14:textId="77777777" w:rsidR="002338B0" w:rsidDel="00281FE2" w:rsidRDefault="002338B0" w:rsidP="002338B0">
      <w:pPr>
        <w:widowControl w:val="0"/>
        <w:pBdr>
          <w:top w:val="nil"/>
          <w:left w:val="nil"/>
          <w:bottom w:val="nil"/>
          <w:right w:val="nil"/>
          <w:between w:val="nil"/>
        </w:pBdr>
        <w:spacing w:line="480" w:lineRule="auto"/>
        <w:ind w:left="720" w:hanging="720"/>
        <w:rPr>
          <w:del w:id="625" w:author="PHILIP ANTHONY MARTIN" w:date="2024-02-20T10:52:00Z"/>
        </w:rPr>
      </w:pPr>
      <w:del w:id="626" w:author="PHILIP ANTHONY MARTIN" w:date="2024-02-20T10:52:00Z">
        <w:r w:rsidDel="00281FE2">
          <w:delText xml:space="preserve">Bozada, T., Borden, J., Workman, J., Del Cid, M., Malinowski, J., &amp; Luechtefeld, T. (2021). Sysrev: A FAIR platform for Data Curation and Systematic Evidence Review. In </w:delText>
        </w:r>
        <w:r w:rsidRPr="002338B0" w:rsidDel="00281FE2">
          <w:rPr>
            <w:i/>
          </w:rPr>
          <w:delText>bioRxiv</w:delText>
        </w:r>
        <w:r w:rsidDel="00281FE2">
          <w:delText xml:space="preserve"> (p. 2021.03.24.436697). https://doi.org/10.1101/2021.03.24.436697</w:delText>
        </w:r>
      </w:del>
    </w:p>
    <w:p w14:paraId="23421916" w14:textId="77777777" w:rsidR="002338B0" w:rsidDel="00281FE2" w:rsidRDefault="002338B0" w:rsidP="002338B0">
      <w:pPr>
        <w:widowControl w:val="0"/>
        <w:pBdr>
          <w:top w:val="nil"/>
          <w:left w:val="nil"/>
          <w:bottom w:val="nil"/>
          <w:right w:val="nil"/>
          <w:between w:val="nil"/>
        </w:pBdr>
        <w:spacing w:line="480" w:lineRule="auto"/>
        <w:ind w:left="720" w:hanging="720"/>
        <w:rPr>
          <w:del w:id="627" w:author="PHILIP ANTHONY MARTIN" w:date="2024-02-20T10:52:00Z"/>
        </w:rPr>
      </w:pPr>
      <w:del w:id="628" w:author="PHILIP ANTHONY MARTIN" w:date="2024-02-20T10:52:00Z">
        <w:r w:rsidDel="00281FE2">
          <w:delText>Bristol, D., Hassan, K., Blankinship, J. C., &amp; Nielsen, U. N. (2023). Responses of nematode abundances to increased and reduced rainfall under field conditions: A meta</w:delText>
        </w:r>
        <w:r w:rsidDel="00281FE2">
          <w:rPr>
            <w:rFonts w:ascii="Cambria Math" w:hAnsi="Cambria Math" w:cs="Cambria Math"/>
          </w:rPr>
          <w:delText>‐</w:delText>
        </w:r>
        <w:r w:rsidDel="00281FE2">
          <w:delText xml:space="preserve">analysis. </w:delText>
        </w:r>
        <w:r w:rsidRPr="002338B0" w:rsidDel="00281FE2">
          <w:rPr>
            <w:i/>
          </w:rPr>
          <w:delText xml:space="preserve">Ecosphere </w:delText>
        </w:r>
        <w:r w:rsidDel="00281FE2">
          <w:delText xml:space="preserve">, </w:delText>
        </w:r>
        <w:r w:rsidRPr="002338B0" w:rsidDel="00281FE2">
          <w:rPr>
            <w:i/>
          </w:rPr>
          <w:delText>14</w:delText>
        </w:r>
        <w:r w:rsidDel="00281FE2">
          <w:delText>(1). https://doi.org/10.1002/ecs2.4364</w:delText>
        </w:r>
      </w:del>
    </w:p>
    <w:p w14:paraId="39C92567" w14:textId="77777777" w:rsidR="002338B0" w:rsidDel="00281FE2" w:rsidRDefault="002338B0" w:rsidP="002338B0">
      <w:pPr>
        <w:widowControl w:val="0"/>
        <w:pBdr>
          <w:top w:val="nil"/>
          <w:left w:val="nil"/>
          <w:bottom w:val="nil"/>
          <w:right w:val="nil"/>
          <w:between w:val="nil"/>
        </w:pBdr>
        <w:spacing w:line="480" w:lineRule="auto"/>
        <w:ind w:left="720" w:hanging="720"/>
        <w:rPr>
          <w:del w:id="629" w:author="PHILIP ANTHONY MARTIN" w:date="2024-02-20T10:52:00Z"/>
        </w:rPr>
      </w:pPr>
      <w:del w:id="630" w:author="PHILIP ANTHONY MARTIN" w:date="2024-02-20T10:52:00Z">
        <w:r w:rsidDel="00281FE2">
          <w:delText xml:space="preserve">Chase, J. M., &amp; Knight, T. M. (2013). Scale-dependent effect sizes of ecological drivers on biodiversity: why standardised sampling is not enough. </w:delText>
        </w:r>
        <w:r w:rsidRPr="002338B0" w:rsidDel="00281FE2">
          <w:rPr>
            <w:i/>
          </w:rPr>
          <w:delText>Ecology Letters</w:delText>
        </w:r>
        <w:r w:rsidDel="00281FE2">
          <w:delText xml:space="preserve">, </w:delText>
        </w:r>
        <w:r w:rsidRPr="002338B0" w:rsidDel="00281FE2">
          <w:rPr>
            <w:i/>
          </w:rPr>
          <w:delText>16 Suppl 1</w:delText>
        </w:r>
        <w:r w:rsidDel="00281FE2">
          <w:delText xml:space="preserve">, </w:delText>
        </w:r>
        <w:r w:rsidDel="00281FE2">
          <w:lastRenderedPageBreak/>
          <w:delText>17–26. https://doi.org/10.1111/ele.12112</w:delText>
        </w:r>
      </w:del>
    </w:p>
    <w:p w14:paraId="74ACB409" w14:textId="77777777" w:rsidR="002338B0" w:rsidRPr="002338B0" w:rsidDel="00281FE2" w:rsidRDefault="002338B0" w:rsidP="002338B0">
      <w:pPr>
        <w:widowControl w:val="0"/>
        <w:pBdr>
          <w:top w:val="nil"/>
          <w:left w:val="nil"/>
          <w:bottom w:val="nil"/>
          <w:right w:val="nil"/>
          <w:between w:val="nil"/>
        </w:pBdr>
        <w:spacing w:line="480" w:lineRule="auto"/>
        <w:ind w:left="720" w:hanging="720"/>
        <w:rPr>
          <w:del w:id="631" w:author="PHILIP ANTHONY MARTIN" w:date="2024-02-20T10:52:00Z"/>
          <w:lang w:val="es-ES"/>
        </w:rPr>
      </w:pPr>
      <w:del w:id="632" w:author="PHILIP ANTHONY MARTIN" w:date="2024-02-20T10:52:00Z">
        <w:r w:rsidDel="00281FE2">
          <w:delText xml:space="preserve">Chikoski, J. M., Ferguson, S. H., &amp; Meyer, L. (2006). Effects of water addition on soil arthropods and soil characteristics in a precipitation-limited environment. </w:delText>
        </w:r>
        <w:r w:rsidRPr="002338B0" w:rsidDel="00281FE2">
          <w:rPr>
            <w:i/>
            <w:lang w:val="es-ES"/>
          </w:rPr>
          <w:delText>Acta Oecologica</w:delText>
        </w:r>
        <w:r w:rsidRPr="002338B0" w:rsidDel="00281FE2">
          <w:rPr>
            <w:lang w:val="es-ES"/>
          </w:rPr>
          <w:delText xml:space="preserve">, </w:delText>
        </w:r>
        <w:r w:rsidRPr="002338B0" w:rsidDel="00281FE2">
          <w:rPr>
            <w:i/>
            <w:lang w:val="es-ES"/>
          </w:rPr>
          <w:delText>30</w:delText>
        </w:r>
        <w:r w:rsidRPr="002338B0" w:rsidDel="00281FE2">
          <w:rPr>
            <w:lang w:val="es-ES"/>
          </w:rPr>
          <w:delText>(2), 203–211. https://doi.org/10.1016/j.actao.2006.04.005</w:delText>
        </w:r>
      </w:del>
    </w:p>
    <w:p w14:paraId="2083B262" w14:textId="77777777" w:rsidR="002338B0" w:rsidDel="00281FE2" w:rsidRDefault="002338B0" w:rsidP="002338B0">
      <w:pPr>
        <w:widowControl w:val="0"/>
        <w:pBdr>
          <w:top w:val="nil"/>
          <w:left w:val="nil"/>
          <w:bottom w:val="nil"/>
          <w:right w:val="nil"/>
          <w:between w:val="nil"/>
        </w:pBdr>
        <w:spacing w:line="480" w:lineRule="auto"/>
        <w:ind w:left="720" w:hanging="720"/>
        <w:rPr>
          <w:del w:id="633" w:author="PHILIP ANTHONY MARTIN" w:date="2024-02-20T10:52:00Z"/>
        </w:rPr>
      </w:pPr>
      <w:del w:id="634" w:author="PHILIP ANTHONY MARTIN" w:date="2024-02-20T10:52:00Z">
        <w:r w:rsidRPr="002338B0" w:rsidDel="00281FE2">
          <w:rPr>
            <w:lang w:val="es-ES"/>
          </w:rPr>
          <w:delText xml:space="preserve">Christie, A. P., Abecasis, D., Adjeroud, M., Alonso, J. C., Amano, T., Anton, A., Baldigo, B. P., Barrientos, R., Bicknell, J. E., Buhl, D. A., &amp; Others. </w:delText>
        </w:r>
        <w:r w:rsidDel="00281FE2">
          <w:delText xml:space="preserve">(2020). Quantifying and addressing the prevalence and bias of study designs in the environmental and social sciences. </w:delText>
        </w:r>
        <w:r w:rsidRPr="002338B0" w:rsidDel="00281FE2">
          <w:rPr>
            <w:i/>
          </w:rPr>
          <w:delText>Nature Communications</w:delText>
        </w:r>
        <w:r w:rsidDel="00281FE2">
          <w:delText>.</w:delText>
        </w:r>
      </w:del>
    </w:p>
    <w:p w14:paraId="775F2FD7" w14:textId="77777777" w:rsidR="002338B0" w:rsidDel="00281FE2" w:rsidRDefault="002338B0" w:rsidP="002338B0">
      <w:pPr>
        <w:widowControl w:val="0"/>
        <w:pBdr>
          <w:top w:val="nil"/>
          <w:left w:val="nil"/>
          <w:bottom w:val="nil"/>
          <w:right w:val="nil"/>
          <w:between w:val="nil"/>
        </w:pBdr>
        <w:spacing w:line="480" w:lineRule="auto"/>
        <w:ind w:left="720" w:hanging="720"/>
        <w:rPr>
          <w:del w:id="635" w:author="PHILIP ANTHONY MARTIN" w:date="2024-02-20T10:52:00Z"/>
        </w:rPr>
      </w:pPr>
      <w:del w:id="636" w:author="PHILIP ANTHONY MARTIN" w:date="2024-02-20T10:52:00Z">
        <w:r w:rsidDel="00281FE2">
          <w:delText xml:space="preserve">Christie, A. P., Amano, T., Martin, P. A., Shackelford, G. E., Simmons, B. I., &amp; Sutherland, W. J. (2019). Simple study designs in ecology produce inaccurate estimates of biodiversity responses. </w:delText>
        </w:r>
        <w:r w:rsidRPr="002338B0" w:rsidDel="00281FE2">
          <w:rPr>
            <w:i/>
          </w:rPr>
          <w:delText>The Journal of Applied Ecology</w:delText>
        </w:r>
        <w:r w:rsidDel="00281FE2">
          <w:delText xml:space="preserve">, </w:delText>
        </w:r>
        <w:r w:rsidRPr="002338B0" w:rsidDel="00281FE2">
          <w:rPr>
            <w:i/>
          </w:rPr>
          <w:delText>56</w:delText>
        </w:r>
        <w:r w:rsidDel="00281FE2">
          <w:delText>(12), 2742–2754. https://doi.org/10.1111/1365-2664.13499</w:delText>
        </w:r>
      </w:del>
    </w:p>
    <w:p w14:paraId="19BB4DEF" w14:textId="77777777" w:rsidR="002338B0" w:rsidDel="00281FE2" w:rsidRDefault="002338B0" w:rsidP="002338B0">
      <w:pPr>
        <w:widowControl w:val="0"/>
        <w:pBdr>
          <w:top w:val="nil"/>
          <w:left w:val="nil"/>
          <w:bottom w:val="nil"/>
          <w:right w:val="nil"/>
          <w:between w:val="nil"/>
        </w:pBdr>
        <w:spacing w:line="480" w:lineRule="auto"/>
        <w:ind w:left="720" w:hanging="720"/>
        <w:rPr>
          <w:del w:id="637" w:author="PHILIP ANTHONY MARTIN" w:date="2024-02-20T10:52:00Z"/>
        </w:rPr>
      </w:pPr>
      <w:del w:id="638" w:author="PHILIP ANTHONY MARTIN" w:date="2024-02-20T10:52:00Z">
        <w:r w:rsidDel="00281FE2">
          <w:delText xml:space="preserve">Cohen, J. (1960). A Coefficient of Agreement for Nominal Scales. </w:delText>
        </w:r>
        <w:r w:rsidRPr="002338B0" w:rsidDel="00281FE2">
          <w:rPr>
            <w:i/>
          </w:rPr>
          <w:delText>Educational and Psychological Measurement</w:delText>
        </w:r>
        <w:r w:rsidDel="00281FE2">
          <w:delText xml:space="preserve">, </w:delText>
        </w:r>
        <w:r w:rsidRPr="002338B0" w:rsidDel="00281FE2">
          <w:rPr>
            <w:i/>
          </w:rPr>
          <w:delText>20</w:delText>
        </w:r>
        <w:r w:rsidDel="00281FE2">
          <w:delText>(1), 37–46. https://doi.org/10.1177/001316446002000104</w:delText>
        </w:r>
      </w:del>
    </w:p>
    <w:p w14:paraId="41A982FF" w14:textId="77777777" w:rsidR="002338B0" w:rsidDel="00281FE2" w:rsidRDefault="002338B0" w:rsidP="002338B0">
      <w:pPr>
        <w:widowControl w:val="0"/>
        <w:pBdr>
          <w:top w:val="nil"/>
          <w:left w:val="nil"/>
          <w:bottom w:val="nil"/>
          <w:right w:val="nil"/>
          <w:between w:val="nil"/>
        </w:pBdr>
        <w:spacing w:line="480" w:lineRule="auto"/>
        <w:ind w:left="720" w:hanging="720"/>
        <w:rPr>
          <w:del w:id="639" w:author="PHILIP ANTHONY MARTIN" w:date="2024-02-20T10:52:00Z"/>
        </w:rPr>
      </w:pPr>
      <w:del w:id="640" w:author="PHILIP ANTHONY MARTIN" w:date="2024-02-20T10:52:00Z">
        <w:r w:rsidDel="00281FE2">
          <w:delText xml:space="preserve">Collaboration for Environmental Evidence. (2018). </w:delText>
        </w:r>
        <w:r w:rsidRPr="002338B0" w:rsidDel="00281FE2">
          <w:rPr>
            <w:i/>
          </w:rPr>
          <w:delText>Guidelines and Standards for Evidence synthesis in Environmental Management. Version 5.0</w:delText>
        </w:r>
        <w:r w:rsidDel="00281FE2">
          <w:delText xml:space="preserve"> (Pullin, A.S., Frampton, G.K., Livoreil, B., Petrokofsky, G., Ed.). www.environmentalevidence.org/information-for-authors. [Accessed 6/10/21].</w:delText>
        </w:r>
      </w:del>
    </w:p>
    <w:p w14:paraId="1F133AD1" w14:textId="77777777" w:rsidR="002338B0" w:rsidDel="00281FE2" w:rsidRDefault="002338B0" w:rsidP="002338B0">
      <w:pPr>
        <w:widowControl w:val="0"/>
        <w:pBdr>
          <w:top w:val="nil"/>
          <w:left w:val="nil"/>
          <w:bottom w:val="nil"/>
          <w:right w:val="nil"/>
          <w:between w:val="nil"/>
        </w:pBdr>
        <w:spacing w:line="480" w:lineRule="auto"/>
        <w:ind w:left="720" w:hanging="720"/>
        <w:rPr>
          <w:del w:id="641" w:author="PHILIP ANTHONY MARTIN" w:date="2024-02-20T10:52:00Z"/>
        </w:rPr>
      </w:pPr>
      <w:del w:id="642" w:author="PHILIP ANTHONY MARTIN" w:date="2024-02-20T10:52:00Z">
        <w:r w:rsidDel="00281FE2">
          <w:delText xml:space="preserve">Coyle, D. R., Nagendra, U. J., Taylor, M. K., Campbell, J. H., Cunard, C. E., Joslin, A. H., Mundepi, A., Phillips, C. A., &amp; Callaham, M. A. (2017). Soil fauna responses to natural disturbances, invasive species, and global climate change: Current state of the science and a call to action. </w:delText>
        </w:r>
        <w:r w:rsidRPr="002338B0" w:rsidDel="00281FE2">
          <w:rPr>
            <w:i/>
          </w:rPr>
          <w:delText>Soil Biology &amp; Biochemistry</w:delText>
        </w:r>
        <w:r w:rsidDel="00281FE2">
          <w:delText xml:space="preserve">, </w:delText>
        </w:r>
        <w:r w:rsidRPr="002338B0" w:rsidDel="00281FE2">
          <w:rPr>
            <w:i/>
          </w:rPr>
          <w:delText>110</w:delText>
        </w:r>
        <w:r w:rsidDel="00281FE2">
          <w:delText>, 116–133. https://doi.org/10.1016/j.soilbio.2017.03.008</w:delText>
        </w:r>
      </w:del>
    </w:p>
    <w:p w14:paraId="3FC43706" w14:textId="77777777" w:rsidR="002338B0" w:rsidDel="00281FE2" w:rsidRDefault="002338B0" w:rsidP="002338B0">
      <w:pPr>
        <w:widowControl w:val="0"/>
        <w:pBdr>
          <w:top w:val="nil"/>
          <w:left w:val="nil"/>
          <w:bottom w:val="nil"/>
          <w:right w:val="nil"/>
          <w:between w:val="nil"/>
        </w:pBdr>
        <w:spacing w:line="480" w:lineRule="auto"/>
        <w:ind w:left="720" w:hanging="720"/>
        <w:rPr>
          <w:del w:id="643" w:author="PHILIP ANTHONY MARTIN" w:date="2024-02-20T10:52:00Z"/>
        </w:rPr>
      </w:pPr>
      <w:del w:id="644" w:author="PHILIP ANTHONY MARTIN" w:date="2024-02-20T10:52:00Z">
        <w:r w:rsidDel="00281FE2">
          <w:delText xml:space="preserve">Culina, A., Crowther, T. W., Ramakers, J. J. C., Gienapp, P., &amp; Visser, M. E. (2018). How to do meta-analysis of open datasets. </w:delText>
        </w:r>
        <w:r w:rsidRPr="002338B0" w:rsidDel="00281FE2">
          <w:rPr>
            <w:i/>
          </w:rPr>
          <w:delText>Nature Ecology &amp; Evolution</w:delText>
        </w:r>
        <w:r w:rsidDel="00281FE2">
          <w:delText xml:space="preserve">, </w:delText>
        </w:r>
        <w:r w:rsidRPr="002338B0" w:rsidDel="00281FE2">
          <w:rPr>
            <w:i/>
          </w:rPr>
          <w:delText>2</w:delText>
        </w:r>
        <w:r w:rsidDel="00281FE2">
          <w:delText>(7), 1053–1056. https://doi.org/10.1038/s41559-018-0579-2</w:delText>
        </w:r>
      </w:del>
    </w:p>
    <w:p w14:paraId="657FA583" w14:textId="77777777" w:rsidR="002338B0" w:rsidDel="00281FE2" w:rsidRDefault="002338B0" w:rsidP="002338B0">
      <w:pPr>
        <w:widowControl w:val="0"/>
        <w:pBdr>
          <w:top w:val="nil"/>
          <w:left w:val="nil"/>
          <w:bottom w:val="nil"/>
          <w:right w:val="nil"/>
          <w:between w:val="nil"/>
        </w:pBdr>
        <w:spacing w:line="480" w:lineRule="auto"/>
        <w:ind w:left="720" w:hanging="720"/>
        <w:rPr>
          <w:del w:id="645" w:author="PHILIP ANTHONY MARTIN" w:date="2024-02-20T10:52:00Z"/>
        </w:rPr>
      </w:pPr>
      <w:del w:id="646" w:author="PHILIP ANTHONY MARTIN" w:date="2024-02-20T10:52:00Z">
        <w:r w:rsidDel="00281FE2">
          <w:delText xml:space="preserve">Deckmyn, G., Flores, O., Mayer, M., Domene, X., Schnepf, A., Kuka, K., Van Looy, K., </w:delText>
        </w:r>
        <w:r w:rsidDel="00281FE2">
          <w:lastRenderedPageBreak/>
          <w:delText xml:space="preserve">Rasse, D. P., Briones, M. J. I., Barot, S., Berg, M., Vanguelova, E., Ostonen, I., Vereecken, H., Suz, L. M., Frey, B., Frossard, A., Tiunov, A., Frouz, J., … Curiel Yuste, J. (2020). KEYLINK: towards a more integrative soil representation for inclusion in ecosystem scale models. I. review and model concept. </w:delText>
        </w:r>
        <w:r w:rsidRPr="002338B0" w:rsidDel="00281FE2">
          <w:rPr>
            <w:i/>
          </w:rPr>
          <w:delText>PeerJ</w:delText>
        </w:r>
        <w:r w:rsidDel="00281FE2">
          <w:delText xml:space="preserve">, </w:delText>
        </w:r>
        <w:r w:rsidRPr="002338B0" w:rsidDel="00281FE2">
          <w:rPr>
            <w:i/>
          </w:rPr>
          <w:delText>8</w:delText>
        </w:r>
        <w:r w:rsidDel="00281FE2">
          <w:delText>, e9750. https://doi.org/10.7717/peerj.9750</w:delText>
        </w:r>
      </w:del>
    </w:p>
    <w:p w14:paraId="6CFD859A" w14:textId="77777777" w:rsidR="002338B0" w:rsidDel="00281FE2" w:rsidRDefault="002338B0" w:rsidP="002338B0">
      <w:pPr>
        <w:widowControl w:val="0"/>
        <w:pBdr>
          <w:top w:val="nil"/>
          <w:left w:val="nil"/>
          <w:bottom w:val="nil"/>
          <w:right w:val="nil"/>
          <w:between w:val="nil"/>
        </w:pBdr>
        <w:spacing w:line="480" w:lineRule="auto"/>
        <w:ind w:left="720" w:hanging="720"/>
        <w:rPr>
          <w:del w:id="647" w:author="PHILIP ANTHONY MARTIN" w:date="2024-02-20T10:52:00Z"/>
        </w:rPr>
      </w:pPr>
      <w:del w:id="648" w:author="PHILIP ANTHONY MARTIN" w:date="2024-02-20T10:52:00Z">
        <w:r w:rsidDel="00281FE2">
          <w:delText xml:space="preserve">Deng, L., Peng, C., Kim, D.-G., Li, J., Liu, Y., Hai, X., Liu, Q., Huang, C., Shangguan, Z., &amp; Kuzyakov, Y. (2021). Drought effects on soil carbon and nitrogen dynamics in global natural ecosystems. </w:delText>
        </w:r>
        <w:r w:rsidRPr="002338B0" w:rsidDel="00281FE2">
          <w:rPr>
            <w:i/>
          </w:rPr>
          <w:delText>Earth-Science Reviews</w:delText>
        </w:r>
        <w:r w:rsidDel="00281FE2">
          <w:delText xml:space="preserve">, </w:delText>
        </w:r>
        <w:r w:rsidRPr="002338B0" w:rsidDel="00281FE2">
          <w:rPr>
            <w:i/>
          </w:rPr>
          <w:delText>214</w:delText>
        </w:r>
        <w:r w:rsidDel="00281FE2">
          <w:delText>, 103501. https://doi.org/10.1016/j.earscirev.2020.103501</w:delText>
        </w:r>
      </w:del>
    </w:p>
    <w:p w14:paraId="54FB5E2E" w14:textId="77777777" w:rsidR="002338B0" w:rsidRPr="002338B0" w:rsidDel="00281FE2" w:rsidRDefault="002338B0" w:rsidP="002338B0">
      <w:pPr>
        <w:widowControl w:val="0"/>
        <w:pBdr>
          <w:top w:val="nil"/>
          <w:left w:val="nil"/>
          <w:bottom w:val="nil"/>
          <w:right w:val="nil"/>
          <w:between w:val="nil"/>
        </w:pBdr>
        <w:spacing w:line="480" w:lineRule="auto"/>
        <w:ind w:left="720" w:hanging="720"/>
        <w:rPr>
          <w:del w:id="649" w:author="PHILIP ANTHONY MARTIN" w:date="2024-02-20T10:52:00Z"/>
          <w:lang w:val="es-ES"/>
        </w:rPr>
      </w:pPr>
      <w:del w:id="650" w:author="PHILIP ANTHONY MARTIN" w:date="2024-02-20T10:52:00Z">
        <w:r w:rsidDel="00281FE2">
          <w:delText xml:space="preserve">Dornelas, M., Gotelli, N. J., McGill, B., Shimadzu, H., Moyes, F., Sievers, C., &amp; Magurran, A. E. (2014). Assemblage time series reveal biodiversity change but not systematic loss. </w:delText>
        </w:r>
        <w:r w:rsidRPr="002338B0" w:rsidDel="00281FE2">
          <w:rPr>
            <w:i/>
            <w:lang w:val="es-ES"/>
          </w:rPr>
          <w:delText>Science</w:delText>
        </w:r>
        <w:r w:rsidRPr="002338B0" w:rsidDel="00281FE2">
          <w:rPr>
            <w:lang w:val="es-ES"/>
          </w:rPr>
          <w:delText xml:space="preserve">, </w:delText>
        </w:r>
        <w:r w:rsidRPr="002338B0" w:rsidDel="00281FE2">
          <w:rPr>
            <w:i/>
            <w:lang w:val="es-ES"/>
          </w:rPr>
          <w:delText>344</w:delText>
        </w:r>
        <w:r w:rsidRPr="002338B0" w:rsidDel="00281FE2">
          <w:rPr>
            <w:lang w:val="es-ES"/>
          </w:rPr>
          <w:delText>(6181), 296–299. https://doi.org/10.1126/science.1248484</w:delText>
        </w:r>
      </w:del>
    </w:p>
    <w:p w14:paraId="4A58E0A7" w14:textId="77777777" w:rsidR="002338B0" w:rsidDel="00281FE2" w:rsidRDefault="002338B0" w:rsidP="002338B0">
      <w:pPr>
        <w:widowControl w:val="0"/>
        <w:pBdr>
          <w:top w:val="nil"/>
          <w:left w:val="nil"/>
          <w:bottom w:val="nil"/>
          <w:right w:val="nil"/>
          <w:between w:val="nil"/>
        </w:pBdr>
        <w:spacing w:line="480" w:lineRule="auto"/>
        <w:ind w:left="720" w:hanging="720"/>
        <w:rPr>
          <w:del w:id="651" w:author="PHILIP ANTHONY MARTIN" w:date="2024-02-20T10:52:00Z"/>
        </w:rPr>
      </w:pPr>
      <w:del w:id="652" w:author="PHILIP ANTHONY MARTIN" w:date="2024-02-20T10:52:00Z">
        <w:r w:rsidRPr="002338B0" w:rsidDel="00281FE2">
          <w:rPr>
            <w:lang w:val="es-ES"/>
          </w:rPr>
          <w:delText xml:space="preserve">Doughty, C. E., Metcalfe, D. B., Girardin, C. A. J., Amézquita, F. F., Cabrera, D. G., Huasco, W. H., Silva-Espejo, J. E., Araujo-Murakami, A., da Costa, M. C., Rocha, W., Feldpausch, T. R., Mendoza, A. L. M., da Costa, A. C. L., Meir, P., Phillips, O. L., &amp; Malhi, Y. (2015). </w:delText>
        </w:r>
        <w:r w:rsidDel="00281FE2">
          <w:delText xml:space="preserve">Drought impact on forest carbon dynamics and fluxes in Amazonia. </w:delText>
        </w:r>
        <w:r w:rsidRPr="002338B0" w:rsidDel="00281FE2">
          <w:rPr>
            <w:i/>
          </w:rPr>
          <w:delText>Nature</w:delText>
        </w:r>
        <w:r w:rsidDel="00281FE2">
          <w:delText xml:space="preserve">, </w:delText>
        </w:r>
        <w:r w:rsidRPr="002338B0" w:rsidDel="00281FE2">
          <w:rPr>
            <w:i/>
          </w:rPr>
          <w:delText>519</w:delText>
        </w:r>
        <w:r w:rsidDel="00281FE2">
          <w:delText>(7541), 78–82. https://doi.org/10.1038/nature14213</w:delText>
        </w:r>
      </w:del>
    </w:p>
    <w:p w14:paraId="4EAF4D9E" w14:textId="77777777" w:rsidR="002338B0" w:rsidDel="00281FE2" w:rsidRDefault="002338B0" w:rsidP="002338B0">
      <w:pPr>
        <w:widowControl w:val="0"/>
        <w:pBdr>
          <w:top w:val="nil"/>
          <w:left w:val="nil"/>
          <w:bottom w:val="nil"/>
          <w:right w:val="nil"/>
          <w:between w:val="nil"/>
        </w:pBdr>
        <w:spacing w:line="480" w:lineRule="auto"/>
        <w:ind w:left="720" w:hanging="720"/>
        <w:rPr>
          <w:del w:id="653" w:author="PHILIP ANTHONY MARTIN" w:date="2024-02-20T10:52:00Z"/>
        </w:rPr>
      </w:pPr>
      <w:del w:id="654" w:author="PHILIP ANTHONY MARTIN" w:date="2024-02-20T10:52:00Z">
        <w:r w:rsidDel="00281FE2">
          <w:delText xml:space="preserve">Erktan, A., Or, D., &amp; Scheu, S. (2020). The physical structure of soil: Determinant and consequence of trophic interactions. </w:delText>
        </w:r>
        <w:r w:rsidRPr="002338B0" w:rsidDel="00281FE2">
          <w:rPr>
            <w:i/>
          </w:rPr>
          <w:delText>Soil Biology &amp; Biochemistry</w:delText>
        </w:r>
        <w:r w:rsidDel="00281FE2">
          <w:delText xml:space="preserve">, </w:delText>
        </w:r>
        <w:r w:rsidRPr="002338B0" w:rsidDel="00281FE2">
          <w:rPr>
            <w:i/>
          </w:rPr>
          <w:delText>148</w:delText>
        </w:r>
        <w:r w:rsidDel="00281FE2">
          <w:delText>, 107876. https://doi.org/10.1016/j.soilbio.2020.107876</w:delText>
        </w:r>
      </w:del>
    </w:p>
    <w:p w14:paraId="36419644" w14:textId="77777777" w:rsidR="002338B0" w:rsidDel="00281FE2" w:rsidRDefault="002338B0" w:rsidP="002338B0">
      <w:pPr>
        <w:widowControl w:val="0"/>
        <w:pBdr>
          <w:top w:val="nil"/>
          <w:left w:val="nil"/>
          <w:bottom w:val="nil"/>
          <w:right w:val="nil"/>
          <w:between w:val="nil"/>
        </w:pBdr>
        <w:spacing w:line="480" w:lineRule="auto"/>
        <w:ind w:left="720" w:hanging="720"/>
        <w:rPr>
          <w:del w:id="655" w:author="PHILIP ANTHONY MARTIN" w:date="2024-02-20T10:52:00Z"/>
        </w:rPr>
      </w:pPr>
      <w:del w:id="656" w:author="PHILIP ANTHONY MARTIN" w:date="2024-02-20T10:52:00Z">
        <w:r w:rsidDel="00281FE2">
          <w:delText xml:space="preserve">Evans, D. H. (2008). </w:delText>
        </w:r>
        <w:r w:rsidRPr="002338B0" w:rsidDel="00281FE2">
          <w:rPr>
            <w:i/>
          </w:rPr>
          <w:delText>Osmotic and Ionic Regulation: Cells and Animals</w:delText>
        </w:r>
        <w:r w:rsidDel="00281FE2">
          <w:delText>. CRC Press. https://play.google.com/store/books/details?id=1zP4bYDWq_wC</w:delText>
        </w:r>
      </w:del>
    </w:p>
    <w:p w14:paraId="0D2E8FD0" w14:textId="77777777" w:rsidR="002338B0" w:rsidDel="00281FE2" w:rsidRDefault="002338B0" w:rsidP="002338B0">
      <w:pPr>
        <w:widowControl w:val="0"/>
        <w:pBdr>
          <w:top w:val="nil"/>
          <w:left w:val="nil"/>
          <w:bottom w:val="nil"/>
          <w:right w:val="nil"/>
          <w:between w:val="nil"/>
        </w:pBdr>
        <w:spacing w:line="480" w:lineRule="auto"/>
        <w:ind w:left="720" w:hanging="720"/>
        <w:rPr>
          <w:del w:id="657" w:author="PHILIP ANTHONY MARTIN" w:date="2024-02-20T10:52:00Z"/>
        </w:rPr>
      </w:pPr>
      <w:del w:id="658" w:author="PHILIP ANTHONY MARTIN" w:date="2024-02-20T10:52:00Z">
        <w:r w:rsidDel="00281FE2">
          <w:delText xml:space="preserve">Fierer, N., Strickland, M. S., Liptzin, D., Bradford, M. A., &amp; Cleveland, C. C. (2009). Global patterns in belowground communities. </w:delText>
        </w:r>
        <w:r w:rsidRPr="002338B0" w:rsidDel="00281FE2">
          <w:rPr>
            <w:i/>
          </w:rPr>
          <w:delText>Ecology Letters</w:delText>
        </w:r>
        <w:r w:rsidDel="00281FE2">
          <w:delText xml:space="preserve">, </w:delText>
        </w:r>
        <w:r w:rsidRPr="002338B0" w:rsidDel="00281FE2">
          <w:rPr>
            <w:i/>
          </w:rPr>
          <w:delText>12</w:delText>
        </w:r>
        <w:r w:rsidDel="00281FE2">
          <w:delText>(11), 1238–1249. https://doi.org/10.1111/j.1461-0248.2009.01360.x</w:delText>
        </w:r>
      </w:del>
    </w:p>
    <w:p w14:paraId="4E4FE19F" w14:textId="77777777" w:rsidR="002338B0" w:rsidDel="00281FE2" w:rsidRDefault="002338B0" w:rsidP="002338B0">
      <w:pPr>
        <w:widowControl w:val="0"/>
        <w:pBdr>
          <w:top w:val="nil"/>
          <w:left w:val="nil"/>
          <w:bottom w:val="nil"/>
          <w:right w:val="nil"/>
          <w:between w:val="nil"/>
        </w:pBdr>
        <w:spacing w:line="480" w:lineRule="auto"/>
        <w:ind w:left="720" w:hanging="720"/>
        <w:rPr>
          <w:del w:id="659" w:author="PHILIP ANTHONY MARTIN" w:date="2024-02-20T10:52:00Z"/>
        </w:rPr>
      </w:pPr>
      <w:del w:id="660" w:author="PHILIP ANTHONY MARTIN" w:date="2024-02-20T10:52:00Z">
        <w:r w:rsidDel="00281FE2">
          <w:delText xml:space="preserve">Fischer, J., Ritchie, E. G., &amp; Hanspach, J. (2012). Academia’s obsession with quantity. </w:delText>
        </w:r>
        <w:r w:rsidRPr="002338B0" w:rsidDel="00281FE2">
          <w:rPr>
            <w:i/>
          </w:rPr>
          <w:delText>Trends in Ecology &amp; Evolution</w:delText>
        </w:r>
        <w:r w:rsidDel="00281FE2">
          <w:delText xml:space="preserve">, </w:delText>
        </w:r>
        <w:r w:rsidRPr="002338B0" w:rsidDel="00281FE2">
          <w:rPr>
            <w:i/>
          </w:rPr>
          <w:delText>27</w:delText>
        </w:r>
        <w:r w:rsidDel="00281FE2">
          <w:delText>(9), 473–474. https://doi.org/10.1016/j.tree.2012.05.010</w:delText>
        </w:r>
      </w:del>
    </w:p>
    <w:p w14:paraId="698F8067" w14:textId="77777777" w:rsidR="002338B0" w:rsidDel="00281FE2" w:rsidRDefault="002338B0" w:rsidP="002338B0">
      <w:pPr>
        <w:widowControl w:val="0"/>
        <w:pBdr>
          <w:top w:val="nil"/>
          <w:left w:val="nil"/>
          <w:bottom w:val="nil"/>
          <w:right w:val="nil"/>
          <w:between w:val="nil"/>
        </w:pBdr>
        <w:spacing w:line="480" w:lineRule="auto"/>
        <w:ind w:left="720" w:hanging="720"/>
        <w:rPr>
          <w:del w:id="661" w:author="PHILIP ANTHONY MARTIN" w:date="2024-02-20T10:52:00Z"/>
        </w:rPr>
      </w:pPr>
      <w:del w:id="662" w:author="PHILIP ANTHONY MARTIN" w:date="2024-02-20T10:52:00Z">
        <w:r w:rsidDel="00281FE2">
          <w:lastRenderedPageBreak/>
          <w:delText xml:space="preserve">Fleming, P. A., Wentzel, J. J., Dundas, S. J., Kreplins, T. L., Craig, M. D., &amp; Hardy, G. E. S. J. (2021). Global meta-analysis of tree decline impacts on fauna. </w:delText>
        </w:r>
        <w:r w:rsidRPr="002338B0" w:rsidDel="00281FE2">
          <w:rPr>
            <w:i/>
          </w:rPr>
          <w:delText>Biological Reviews of the Cambridge Philosophical Society</w:delText>
        </w:r>
        <w:r w:rsidDel="00281FE2">
          <w:delText xml:space="preserve">, </w:delText>
        </w:r>
        <w:r w:rsidRPr="002338B0" w:rsidDel="00281FE2">
          <w:rPr>
            <w:i/>
          </w:rPr>
          <w:delText>96</w:delText>
        </w:r>
        <w:r w:rsidDel="00281FE2">
          <w:delText>(5), 1744–1768. https://doi.org/10.1111/brv.12725</w:delText>
        </w:r>
      </w:del>
    </w:p>
    <w:p w14:paraId="413DE1FC" w14:textId="77777777" w:rsidR="002338B0" w:rsidDel="00281FE2" w:rsidRDefault="002338B0" w:rsidP="002338B0">
      <w:pPr>
        <w:widowControl w:val="0"/>
        <w:pBdr>
          <w:top w:val="nil"/>
          <w:left w:val="nil"/>
          <w:bottom w:val="nil"/>
          <w:right w:val="nil"/>
          <w:between w:val="nil"/>
        </w:pBdr>
        <w:spacing w:line="480" w:lineRule="auto"/>
        <w:ind w:left="720" w:hanging="720"/>
        <w:rPr>
          <w:del w:id="663" w:author="PHILIP ANTHONY MARTIN" w:date="2024-02-20T10:52:00Z"/>
        </w:rPr>
      </w:pPr>
      <w:del w:id="664" w:author="PHILIP ANTHONY MARTIN" w:date="2024-02-20T10:52:00Z">
        <w:r w:rsidRPr="002338B0" w:rsidDel="00281FE2">
          <w:rPr>
            <w:lang w:val="es-ES"/>
          </w:rPr>
          <w:delText xml:space="preserve">Flores, O., Deckmyn, G., Yuste, J. C., Javaux, M., &amp; Uvarov, A. (2021). </w:delText>
        </w:r>
        <w:r w:rsidDel="00281FE2">
          <w:delText xml:space="preserve">KEYLINK: towards a more integrative soil representation for inclusion in ecosystem scale models—II: model description, implementation and testing. </w:delText>
        </w:r>
        <w:r w:rsidRPr="002338B0" w:rsidDel="00281FE2">
          <w:rPr>
            <w:i/>
          </w:rPr>
          <w:delText>PeerJ</w:delText>
        </w:r>
        <w:r w:rsidDel="00281FE2">
          <w:delText>. https://peerj.com/articles/10707/</w:delText>
        </w:r>
      </w:del>
    </w:p>
    <w:p w14:paraId="7E134FF8" w14:textId="77777777" w:rsidR="002338B0" w:rsidDel="00281FE2" w:rsidRDefault="002338B0" w:rsidP="002338B0">
      <w:pPr>
        <w:widowControl w:val="0"/>
        <w:pBdr>
          <w:top w:val="nil"/>
          <w:left w:val="nil"/>
          <w:bottom w:val="nil"/>
          <w:right w:val="nil"/>
          <w:between w:val="nil"/>
        </w:pBdr>
        <w:spacing w:line="480" w:lineRule="auto"/>
        <w:ind w:left="720" w:hanging="720"/>
        <w:rPr>
          <w:del w:id="665" w:author="PHILIP ANTHONY MARTIN" w:date="2024-02-20T10:52:00Z"/>
        </w:rPr>
      </w:pPr>
      <w:del w:id="666" w:author="PHILIP ANTHONY MARTIN" w:date="2024-02-20T10:52:00Z">
        <w:r w:rsidDel="00281FE2">
          <w:delText xml:space="preserve">Fraser, P. M., Schon, N. L., Piercy, J. E., Mackay, A. D., &amp; Minor, M. A. (2012). Influence of summer irrigation on soil invertebrate populations in a long-term sheep irrigation trial at Winchmore (Canterbury). </w:delText>
        </w:r>
        <w:r w:rsidRPr="002338B0" w:rsidDel="00281FE2">
          <w:rPr>
            <w:i/>
          </w:rPr>
          <w:delText>New Zealand Journal of Agricultural Research</w:delText>
        </w:r>
        <w:r w:rsidDel="00281FE2">
          <w:delText xml:space="preserve">, </w:delText>
        </w:r>
        <w:r w:rsidRPr="002338B0" w:rsidDel="00281FE2">
          <w:rPr>
            <w:i/>
          </w:rPr>
          <w:delText>55</w:delText>
        </w:r>
        <w:r w:rsidDel="00281FE2">
          <w:delText>(2), 165–180. https://doi.org/10.1080/00288233.2012.662902</w:delText>
        </w:r>
      </w:del>
    </w:p>
    <w:p w14:paraId="45EFCB9D" w14:textId="77777777" w:rsidR="002338B0" w:rsidDel="00281FE2" w:rsidRDefault="002338B0" w:rsidP="002338B0">
      <w:pPr>
        <w:widowControl w:val="0"/>
        <w:pBdr>
          <w:top w:val="nil"/>
          <w:left w:val="nil"/>
          <w:bottom w:val="nil"/>
          <w:right w:val="nil"/>
          <w:between w:val="nil"/>
        </w:pBdr>
        <w:spacing w:line="480" w:lineRule="auto"/>
        <w:ind w:left="720" w:hanging="720"/>
        <w:rPr>
          <w:del w:id="667" w:author="PHILIP ANTHONY MARTIN" w:date="2024-02-20T10:52:00Z"/>
        </w:rPr>
      </w:pPr>
      <w:del w:id="668" w:author="PHILIP ANTHONY MARTIN" w:date="2024-02-20T10:52:00Z">
        <w:r w:rsidDel="00281FE2">
          <w:delText xml:space="preserve">Frew, A., Nielsen, U. N., Riegler, M., &amp; Johnson, S. N. (2013). Do eucalypt plantation management practices create understory reservoirs of scarab beetle pests in the soil? </w:delText>
        </w:r>
        <w:r w:rsidRPr="002338B0" w:rsidDel="00281FE2">
          <w:rPr>
            <w:i/>
          </w:rPr>
          <w:delText>Forest Ecology and Management</w:delText>
        </w:r>
        <w:r w:rsidDel="00281FE2">
          <w:delText xml:space="preserve">, </w:delText>
        </w:r>
        <w:r w:rsidRPr="002338B0" w:rsidDel="00281FE2">
          <w:rPr>
            <w:i/>
          </w:rPr>
          <w:delText>306</w:delText>
        </w:r>
        <w:r w:rsidDel="00281FE2">
          <w:delText>, 275–280. https://doi.org/10.1016/j.foreco.2013.06.051</w:delText>
        </w:r>
      </w:del>
    </w:p>
    <w:p w14:paraId="1B631CE1" w14:textId="77777777" w:rsidR="002338B0" w:rsidDel="00281FE2" w:rsidRDefault="002338B0" w:rsidP="002338B0">
      <w:pPr>
        <w:widowControl w:val="0"/>
        <w:pBdr>
          <w:top w:val="nil"/>
          <w:left w:val="nil"/>
          <w:bottom w:val="nil"/>
          <w:right w:val="nil"/>
          <w:between w:val="nil"/>
        </w:pBdr>
        <w:spacing w:line="480" w:lineRule="auto"/>
        <w:ind w:left="720" w:hanging="720"/>
        <w:rPr>
          <w:del w:id="669" w:author="PHILIP ANTHONY MARTIN" w:date="2024-02-20T10:52:00Z"/>
        </w:rPr>
      </w:pPr>
      <w:del w:id="670" w:author="PHILIP ANTHONY MARTIN" w:date="2024-02-20T10:52:00Z">
        <w:r w:rsidDel="00281FE2">
          <w:delText xml:space="preserve">Gerard, B. M. (1967). Factors Affecting Earthworms in Pastures. </w:delText>
        </w:r>
        <w:r w:rsidRPr="002338B0" w:rsidDel="00281FE2">
          <w:rPr>
            <w:i/>
          </w:rPr>
          <w:delText>The Journal of Animal Ecology</w:delText>
        </w:r>
        <w:r w:rsidDel="00281FE2">
          <w:delText xml:space="preserve">, </w:delText>
        </w:r>
        <w:r w:rsidRPr="002338B0" w:rsidDel="00281FE2">
          <w:rPr>
            <w:i/>
          </w:rPr>
          <w:delText>36</w:delText>
        </w:r>
        <w:r w:rsidDel="00281FE2">
          <w:delText>(1), 235–252. https://doi.org/10.2307/3024</w:delText>
        </w:r>
      </w:del>
    </w:p>
    <w:p w14:paraId="4457AB38" w14:textId="77777777" w:rsidR="002338B0" w:rsidDel="00281FE2" w:rsidRDefault="002338B0" w:rsidP="002338B0">
      <w:pPr>
        <w:widowControl w:val="0"/>
        <w:pBdr>
          <w:top w:val="nil"/>
          <w:left w:val="nil"/>
          <w:bottom w:val="nil"/>
          <w:right w:val="nil"/>
          <w:between w:val="nil"/>
        </w:pBdr>
        <w:spacing w:line="480" w:lineRule="auto"/>
        <w:ind w:left="720" w:hanging="720"/>
        <w:rPr>
          <w:del w:id="671" w:author="PHILIP ANTHONY MARTIN" w:date="2024-02-20T10:52:00Z"/>
        </w:rPr>
      </w:pPr>
      <w:del w:id="672" w:author="PHILIP ANTHONY MARTIN" w:date="2024-02-20T10:52:00Z">
        <w:r w:rsidDel="00281FE2">
          <w:delText>Grames, E. M., Stillman, A. N., &amp; Tingley, M. W. (2019). An automated approach to identifying search terms for systematic reviews using keyword co</w:delText>
        </w:r>
        <w:r w:rsidDel="00281FE2">
          <w:rPr>
            <w:rFonts w:ascii="Cambria Math" w:hAnsi="Cambria Math" w:cs="Cambria Math"/>
          </w:rPr>
          <w:delText>‐</w:delText>
        </w:r>
        <w:r w:rsidDel="00281FE2">
          <w:delText xml:space="preserve">occurrence networks. </w:delText>
        </w:r>
        <w:r w:rsidRPr="002338B0" w:rsidDel="00281FE2">
          <w:rPr>
            <w:i/>
          </w:rPr>
          <w:delText>Methods in Ecology and Evolution / British Ecological Society</w:delText>
        </w:r>
        <w:r w:rsidDel="00281FE2">
          <w:delText>. https://besjournals.onlinelibrary.wiley.com/doi/abs/10.1111/2041-210X.13268?casa_token=8N6jJI5Ezz8AAAAA:9Es25xJk4OrSdri7T-2YXnb7Kf6Ruk3vYeCi3DlYGv4MWOGI_670hgf0kqhzcuXELaCRLf2xvQhFGQ</w:delText>
        </w:r>
      </w:del>
    </w:p>
    <w:p w14:paraId="7250681F" w14:textId="77777777" w:rsidR="002338B0" w:rsidDel="00281FE2" w:rsidRDefault="002338B0" w:rsidP="002338B0">
      <w:pPr>
        <w:widowControl w:val="0"/>
        <w:pBdr>
          <w:top w:val="nil"/>
          <w:left w:val="nil"/>
          <w:bottom w:val="nil"/>
          <w:right w:val="nil"/>
          <w:between w:val="nil"/>
        </w:pBdr>
        <w:spacing w:line="480" w:lineRule="auto"/>
        <w:ind w:left="720" w:hanging="720"/>
        <w:rPr>
          <w:del w:id="673" w:author="PHILIP ANTHONY MARTIN" w:date="2024-02-20T10:52:00Z"/>
        </w:rPr>
      </w:pPr>
      <w:del w:id="674" w:author="PHILIP ANTHONY MARTIN" w:date="2024-02-20T10:52:00Z">
        <w:r w:rsidDel="00281FE2">
          <w:delText xml:space="preserve">Grueber, C. E., Nakagawa, S., Laws, R. J., &amp; Jamieson, I. G. (2011). Multimodel inference in ecology and evolution: challenges and solutions. </w:delText>
        </w:r>
        <w:r w:rsidRPr="002338B0" w:rsidDel="00281FE2">
          <w:rPr>
            <w:i/>
          </w:rPr>
          <w:delText>Journal of Evolutionary Biology</w:delText>
        </w:r>
        <w:r w:rsidDel="00281FE2">
          <w:delText xml:space="preserve">, </w:delText>
        </w:r>
        <w:r w:rsidRPr="002338B0" w:rsidDel="00281FE2">
          <w:rPr>
            <w:i/>
          </w:rPr>
          <w:delText>24</w:delText>
        </w:r>
        <w:r w:rsidDel="00281FE2">
          <w:delText>(4), 699–711. https://doi.org/10.1111/j.1420-9101.2010.02210.x</w:delText>
        </w:r>
      </w:del>
    </w:p>
    <w:p w14:paraId="11B752DE" w14:textId="77777777" w:rsidR="002338B0" w:rsidDel="00281FE2" w:rsidRDefault="002338B0" w:rsidP="002338B0">
      <w:pPr>
        <w:widowControl w:val="0"/>
        <w:pBdr>
          <w:top w:val="nil"/>
          <w:left w:val="nil"/>
          <w:bottom w:val="nil"/>
          <w:right w:val="nil"/>
          <w:between w:val="nil"/>
        </w:pBdr>
        <w:spacing w:line="480" w:lineRule="auto"/>
        <w:ind w:left="720" w:hanging="720"/>
        <w:rPr>
          <w:del w:id="675" w:author="PHILIP ANTHONY MARTIN" w:date="2024-02-20T10:52:00Z"/>
        </w:rPr>
      </w:pPr>
      <w:del w:id="676" w:author="PHILIP ANTHONY MARTIN" w:date="2024-02-20T10:52:00Z">
        <w:r w:rsidDel="00281FE2">
          <w:delText xml:space="preserve">Haddaway, N. R. (2020). </w:delText>
        </w:r>
        <w:r w:rsidRPr="002338B0" w:rsidDel="00281FE2">
          <w:rPr>
            <w:i/>
          </w:rPr>
          <w:delText xml:space="preserve">GSscraper: An R package and Shiny app for exporting search </w:delText>
        </w:r>
        <w:r w:rsidRPr="002338B0" w:rsidDel="00281FE2">
          <w:rPr>
            <w:i/>
          </w:rPr>
          <w:lastRenderedPageBreak/>
          <w:delText>results from Google Scholar</w:delText>
        </w:r>
        <w:r w:rsidDel="00281FE2">
          <w:delText>.</w:delText>
        </w:r>
      </w:del>
    </w:p>
    <w:p w14:paraId="40F2CDD0" w14:textId="77777777" w:rsidR="002338B0" w:rsidDel="00281FE2" w:rsidRDefault="002338B0" w:rsidP="002338B0">
      <w:pPr>
        <w:widowControl w:val="0"/>
        <w:pBdr>
          <w:top w:val="nil"/>
          <w:left w:val="nil"/>
          <w:bottom w:val="nil"/>
          <w:right w:val="nil"/>
          <w:between w:val="nil"/>
        </w:pBdr>
        <w:spacing w:line="480" w:lineRule="auto"/>
        <w:ind w:left="720" w:hanging="720"/>
        <w:rPr>
          <w:del w:id="677" w:author="PHILIP ANTHONY MARTIN" w:date="2024-02-20T10:52:00Z"/>
        </w:rPr>
      </w:pPr>
      <w:del w:id="678" w:author="PHILIP ANTHONY MARTIN" w:date="2024-02-20T10:52:00Z">
        <w:r w:rsidDel="00281FE2">
          <w:delText xml:space="preserve">Haddaway, N. R., Bethel, A., Dicks, L. V., Koricheva, J., Macura, B., Petrokofsky, G., Pullin, A. S., Savilaakso, S., &amp; Stewart, G. B. (2020). Eight problems with literature reviews and how to fix them. </w:delText>
        </w:r>
        <w:r w:rsidRPr="002338B0" w:rsidDel="00281FE2">
          <w:rPr>
            <w:i/>
          </w:rPr>
          <w:delText>Nature Ecology &amp; Evolution</w:delText>
        </w:r>
        <w:r w:rsidDel="00281FE2">
          <w:delText xml:space="preserve">, </w:delText>
        </w:r>
        <w:r w:rsidRPr="002338B0" w:rsidDel="00281FE2">
          <w:rPr>
            <w:i/>
          </w:rPr>
          <w:delText>4</w:delText>
        </w:r>
        <w:r w:rsidDel="00281FE2">
          <w:delText>(12), 1582–1589. https://doi.org/10.1038/s41559-020-01295-x</w:delText>
        </w:r>
      </w:del>
    </w:p>
    <w:p w14:paraId="3DCE831F" w14:textId="77777777" w:rsidR="002338B0" w:rsidDel="00281FE2" w:rsidRDefault="002338B0" w:rsidP="002338B0">
      <w:pPr>
        <w:widowControl w:val="0"/>
        <w:pBdr>
          <w:top w:val="nil"/>
          <w:left w:val="nil"/>
          <w:bottom w:val="nil"/>
          <w:right w:val="nil"/>
          <w:between w:val="nil"/>
        </w:pBdr>
        <w:spacing w:line="480" w:lineRule="auto"/>
        <w:ind w:left="720" w:hanging="720"/>
        <w:rPr>
          <w:del w:id="679" w:author="PHILIP ANTHONY MARTIN" w:date="2024-02-20T10:52:00Z"/>
        </w:rPr>
      </w:pPr>
      <w:del w:id="680" w:author="PHILIP ANTHONY MARTIN" w:date="2024-02-20T10:52:00Z">
        <w:r w:rsidDel="00281FE2">
          <w:delText xml:space="preserve">Haddaway, N. R., Grainger, M. J., Jones, M. L., &amp; Stuart, A. (2021). </w:delText>
        </w:r>
        <w:r w:rsidRPr="002338B0" w:rsidDel="00281FE2">
          <w:rPr>
            <w:i/>
          </w:rPr>
          <w:delText>bibfix: An R package and Shiny app for repairing and enriching bibliographic data</w:delText>
        </w:r>
        <w:r w:rsidDel="00281FE2">
          <w:delText>. https://github.com/nealhaddaway/bibfix.</w:delText>
        </w:r>
      </w:del>
    </w:p>
    <w:p w14:paraId="36891EF1" w14:textId="77777777" w:rsidR="002338B0" w:rsidDel="00281FE2" w:rsidRDefault="002338B0" w:rsidP="002338B0">
      <w:pPr>
        <w:widowControl w:val="0"/>
        <w:pBdr>
          <w:top w:val="nil"/>
          <w:left w:val="nil"/>
          <w:bottom w:val="nil"/>
          <w:right w:val="nil"/>
          <w:between w:val="nil"/>
        </w:pBdr>
        <w:spacing w:line="480" w:lineRule="auto"/>
        <w:ind w:left="720" w:hanging="720"/>
        <w:rPr>
          <w:del w:id="681" w:author="PHILIP ANTHONY MARTIN" w:date="2024-02-20T10:52:00Z"/>
        </w:rPr>
      </w:pPr>
      <w:del w:id="682" w:author="PHILIP ANTHONY MARTIN" w:date="2024-02-20T10:52:00Z">
        <w:r w:rsidDel="00281FE2">
          <w:delText xml:space="preserve">Haddaway, N. R., Macura, B., Whaley, P., &amp; Pullin, A. S. (2018). ROSES RepOrting standards for Systematic Evidence Syntheses: pro forma, flow-diagram and descriptive summary of the plan and conduct of environmental systematic reviews and systematic maps. </w:delText>
        </w:r>
        <w:r w:rsidRPr="002338B0" w:rsidDel="00281FE2">
          <w:rPr>
            <w:i/>
          </w:rPr>
          <w:delText>Environmental Evidence</w:delText>
        </w:r>
        <w:r w:rsidDel="00281FE2">
          <w:delText xml:space="preserve">, </w:delText>
        </w:r>
        <w:r w:rsidRPr="002338B0" w:rsidDel="00281FE2">
          <w:rPr>
            <w:i/>
          </w:rPr>
          <w:delText>7</w:delText>
        </w:r>
        <w:r w:rsidDel="00281FE2">
          <w:delText>(1), 7. https://doi.org/10.1186/s13750-018-0121-7</w:delText>
        </w:r>
      </w:del>
    </w:p>
    <w:p w14:paraId="4574E5DB" w14:textId="77777777" w:rsidR="002338B0" w:rsidDel="00281FE2" w:rsidRDefault="002338B0" w:rsidP="002338B0">
      <w:pPr>
        <w:widowControl w:val="0"/>
        <w:pBdr>
          <w:top w:val="nil"/>
          <w:left w:val="nil"/>
          <w:bottom w:val="nil"/>
          <w:right w:val="nil"/>
          <w:between w:val="nil"/>
        </w:pBdr>
        <w:spacing w:line="480" w:lineRule="auto"/>
        <w:ind w:left="720" w:hanging="720"/>
        <w:rPr>
          <w:del w:id="683" w:author="PHILIP ANTHONY MARTIN" w:date="2024-02-20T10:52:00Z"/>
        </w:rPr>
      </w:pPr>
      <w:del w:id="684" w:author="PHILIP ANTHONY MARTIN" w:date="2024-02-20T10:52:00Z">
        <w:r w:rsidDel="00281FE2">
          <w:delText xml:space="preserve">Handa, I. T., Aerts, R., Berendse, F., Berg, M. P., Bruder, A., Butenschoen, O., Chauvet, E., Gessner, M. O., Jabiol, J., Makkonen, M., McKie, B. G., Malmqvist, B., Peeters, E. T. H. M., Scheu, S., Schmid, B., van Ruijven, J., Vos, V. C. A., &amp; Hättenschwiler, S. (2014). Consequences of biodiversity loss for litter decomposition across biomes. </w:delText>
        </w:r>
        <w:r w:rsidRPr="002338B0" w:rsidDel="00281FE2">
          <w:rPr>
            <w:i/>
          </w:rPr>
          <w:delText>Nature</w:delText>
        </w:r>
        <w:r w:rsidDel="00281FE2">
          <w:delText xml:space="preserve">, </w:delText>
        </w:r>
        <w:r w:rsidRPr="002338B0" w:rsidDel="00281FE2">
          <w:rPr>
            <w:i/>
          </w:rPr>
          <w:delText>509</w:delText>
        </w:r>
        <w:r w:rsidDel="00281FE2">
          <w:delText>(7499), 218–221. https://doi.org/10.1038/nature13247</w:delText>
        </w:r>
      </w:del>
    </w:p>
    <w:p w14:paraId="30A2E863" w14:textId="77777777" w:rsidR="002338B0" w:rsidDel="00281FE2" w:rsidRDefault="002338B0" w:rsidP="002338B0">
      <w:pPr>
        <w:widowControl w:val="0"/>
        <w:pBdr>
          <w:top w:val="nil"/>
          <w:left w:val="nil"/>
          <w:bottom w:val="nil"/>
          <w:right w:val="nil"/>
          <w:between w:val="nil"/>
        </w:pBdr>
        <w:spacing w:line="480" w:lineRule="auto"/>
        <w:ind w:left="720" w:hanging="720"/>
        <w:rPr>
          <w:del w:id="685" w:author="PHILIP ANTHONY MARTIN" w:date="2024-02-20T10:52:00Z"/>
        </w:rPr>
      </w:pPr>
      <w:del w:id="686" w:author="PHILIP ANTHONY MARTIN" w:date="2024-02-20T10:52:00Z">
        <w:r w:rsidDel="00281FE2">
          <w:delText xml:space="preserve">Hanson, P. J., &amp; Walker, A. P. (2020). Advancing global change biology through experimental manipulations: Where have we been and where might we go? </w:delText>
        </w:r>
        <w:r w:rsidRPr="002338B0" w:rsidDel="00281FE2">
          <w:rPr>
            <w:i/>
          </w:rPr>
          <w:delText>Global Change Biology</w:delText>
        </w:r>
        <w:r w:rsidDel="00281FE2">
          <w:delText xml:space="preserve">, </w:delText>
        </w:r>
        <w:r w:rsidRPr="002338B0" w:rsidDel="00281FE2">
          <w:rPr>
            <w:i/>
          </w:rPr>
          <w:delText>26</w:delText>
        </w:r>
        <w:r w:rsidDel="00281FE2">
          <w:delText>(1), 287–299. https://doi.org/10.1111/gcb.14894</w:delText>
        </w:r>
      </w:del>
    </w:p>
    <w:p w14:paraId="74B9F208" w14:textId="77777777" w:rsidR="002338B0" w:rsidDel="00281FE2" w:rsidRDefault="002338B0" w:rsidP="002338B0">
      <w:pPr>
        <w:widowControl w:val="0"/>
        <w:pBdr>
          <w:top w:val="nil"/>
          <w:left w:val="nil"/>
          <w:bottom w:val="nil"/>
          <w:right w:val="nil"/>
          <w:between w:val="nil"/>
        </w:pBdr>
        <w:spacing w:line="480" w:lineRule="auto"/>
        <w:ind w:left="720" w:hanging="720"/>
        <w:rPr>
          <w:del w:id="687" w:author="PHILIP ANTHONY MARTIN" w:date="2024-02-20T10:52:00Z"/>
        </w:rPr>
      </w:pPr>
      <w:del w:id="688" w:author="PHILIP ANTHONY MARTIN" w:date="2024-02-20T10:52:00Z">
        <w:r w:rsidDel="00281FE2">
          <w:delText xml:space="preserve">Hedges, L. V., Gurevitch, J., &amp; Curtis, P. S. (1999). The Meta-Analysis of Response Ratios in Experimental Ecology. </w:delText>
        </w:r>
        <w:r w:rsidRPr="002338B0" w:rsidDel="00281FE2">
          <w:rPr>
            <w:i/>
          </w:rPr>
          <w:delText>Ecology</w:delText>
        </w:r>
        <w:r w:rsidDel="00281FE2">
          <w:delText xml:space="preserve">, </w:delText>
        </w:r>
        <w:r w:rsidRPr="002338B0" w:rsidDel="00281FE2">
          <w:rPr>
            <w:i/>
          </w:rPr>
          <w:delText>80</w:delText>
        </w:r>
        <w:r w:rsidDel="00281FE2">
          <w:delText>(4), 1150–1156. https://doi.org/10.2307/177062</w:delText>
        </w:r>
      </w:del>
    </w:p>
    <w:p w14:paraId="1C871578" w14:textId="77777777" w:rsidR="002338B0" w:rsidDel="00281FE2" w:rsidRDefault="002338B0" w:rsidP="002338B0">
      <w:pPr>
        <w:widowControl w:val="0"/>
        <w:pBdr>
          <w:top w:val="nil"/>
          <w:left w:val="nil"/>
          <w:bottom w:val="nil"/>
          <w:right w:val="nil"/>
          <w:between w:val="nil"/>
        </w:pBdr>
        <w:spacing w:line="480" w:lineRule="auto"/>
        <w:ind w:left="720" w:hanging="720"/>
        <w:rPr>
          <w:del w:id="689" w:author="PHILIP ANTHONY MARTIN" w:date="2024-02-20T10:52:00Z"/>
        </w:rPr>
      </w:pPr>
      <w:del w:id="690" w:author="PHILIP ANTHONY MARTIN" w:date="2024-02-20T10:52:00Z">
        <w:r w:rsidDel="00281FE2">
          <w:delText xml:space="preserve">Hillebrand, H., Blasius, B., Borer, E. T., Chase, J. M., Downing, J. A., Eriksson, B. K., Filstrup, C. T., Harpole, W. S., Hodapp, D., Larsen, S., Lewandowska, A. M., Seabloom, E. W., Van de Waal, D. B., &amp; Ryabov, A. B. (2018). Biodiversity change is uncoupled from species richness trends: Consequences for conservation and monitoring. </w:delText>
        </w:r>
        <w:r w:rsidRPr="002338B0" w:rsidDel="00281FE2">
          <w:rPr>
            <w:i/>
          </w:rPr>
          <w:delText>The Journal of Applied Ecology</w:delText>
        </w:r>
        <w:r w:rsidDel="00281FE2">
          <w:delText xml:space="preserve">, </w:delText>
        </w:r>
        <w:r w:rsidRPr="002338B0" w:rsidDel="00281FE2">
          <w:rPr>
            <w:i/>
          </w:rPr>
          <w:delText>55</w:delText>
        </w:r>
        <w:r w:rsidDel="00281FE2">
          <w:delText xml:space="preserve">(1), 169–184. </w:delText>
        </w:r>
        <w:r w:rsidDel="00281FE2">
          <w:lastRenderedPageBreak/>
          <w:delText>https://doi.org/10.1111/1365-2664.12959</w:delText>
        </w:r>
      </w:del>
    </w:p>
    <w:p w14:paraId="054F5A1D" w14:textId="77777777" w:rsidR="002338B0" w:rsidDel="00281FE2" w:rsidRDefault="002338B0" w:rsidP="002338B0">
      <w:pPr>
        <w:widowControl w:val="0"/>
        <w:pBdr>
          <w:top w:val="nil"/>
          <w:left w:val="nil"/>
          <w:bottom w:val="nil"/>
          <w:right w:val="nil"/>
          <w:between w:val="nil"/>
        </w:pBdr>
        <w:spacing w:line="480" w:lineRule="auto"/>
        <w:ind w:left="720" w:hanging="720"/>
        <w:rPr>
          <w:del w:id="691" w:author="PHILIP ANTHONY MARTIN" w:date="2024-02-20T10:52:00Z"/>
        </w:rPr>
      </w:pPr>
      <w:del w:id="692" w:author="PHILIP ANTHONY MARTIN" w:date="2024-02-20T10:52:00Z">
        <w:r w:rsidDel="00281FE2">
          <w:delText xml:space="preserve">Homet, P., Gómez-Aparicio, L., Matías, L., &amp; Godoy, O. (2021). Soil fauna modulates the effect of experimental drought on litter decomposition in forests invaded by an exotic pathogen. </w:delText>
        </w:r>
        <w:r w:rsidRPr="002338B0" w:rsidDel="00281FE2">
          <w:rPr>
            <w:i/>
          </w:rPr>
          <w:delText>The Journal of Ecology</w:delText>
        </w:r>
        <w:r w:rsidDel="00281FE2">
          <w:delText xml:space="preserve">, </w:delText>
        </w:r>
        <w:r w:rsidRPr="002338B0" w:rsidDel="00281FE2">
          <w:rPr>
            <w:i/>
          </w:rPr>
          <w:delText>109</w:delText>
        </w:r>
        <w:r w:rsidDel="00281FE2">
          <w:delText>(8), 2963–2980. https://doi.org/10.1111/1365-2745.13711</w:delText>
        </w:r>
      </w:del>
    </w:p>
    <w:p w14:paraId="5040C2E1" w14:textId="77777777" w:rsidR="002338B0" w:rsidDel="00281FE2" w:rsidRDefault="002338B0" w:rsidP="002338B0">
      <w:pPr>
        <w:widowControl w:val="0"/>
        <w:pBdr>
          <w:top w:val="nil"/>
          <w:left w:val="nil"/>
          <w:bottom w:val="nil"/>
          <w:right w:val="nil"/>
          <w:between w:val="nil"/>
        </w:pBdr>
        <w:spacing w:line="480" w:lineRule="auto"/>
        <w:ind w:left="720" w:hanging="720"/>
        <w:rPr>
          <w:del w:id="693" w:author="PHILIP ANTHONY MARTIN" w:date="2024-02-20T10:52:00Z"/>
        </w:rPr>
      </w:pPr>
      <w:del w:id="694" w:author="PHILIP ANTHONY MARTIN" w:date="2024-02-20T10:52:00Z">
        <w:r w:rsidDel="00281FE2">
          <w:delText xml:space="preserve">Kardol, P., Reynolds, W. N., Norby, R. J., &amp; Classen, A. T. (2011). Climate change effects on soil microarthropod abundance and community structure. </w:delText>
        </w:r>
        <w:r w:rsidRPr="002338B0" w:rsidDel="00281FE2">
          <w:rPr>
            <w:i/>
          </w:rPr>
          <w:delText>Applied Soil Ecology: A Section of Agriculture, Ecosystems &amp; Environment</w:delText>
        </w:r>
        <w:r w:rsidDel="00281FE2">
          <w:delText xml:space="preserve">, </w:delText>
        </w:r>
        <w:r w:rsidRPr="002338B0" w:rsidDel="00281FE2">
          <w:rPr>
            <w:i/>
          </w:rPr>
          <w:delText>47</w:delText>
        </w:r>
        <w:r w:rsidDel="00281FE2">
          <w:delText>(1), 37–44. https://doi.org/10.1016/j.apsoil.2010.11.001</w:delText>
        </w:r>
      </w:del>
    </w:p>
    <w:p w14:paraId="5F81225B" w14:textId="77777777" w:rsidR="002338B0" w:rsidDel="00281FE2" w:rsidRDefault="002338B0" w:rsidP="002338B0">
      <w:pPr>
        <w:widowControl w:val="0"/>
        <w:pBdr>
          <w:top w:val="nil"/>
          <w:left w:val="nil"/>
          <w:bottom w:val="nil"/>
          <w:right w:val="nil"/>
          <w:between w:val="nil"/>
        </w:pBdr>
        <w:spacing w:line="480" w:lineRule="auto"/>
        <w:ind w:left="720" w:hanging="720"/>
        <w:rPr>
          <w:del w:id="695" w:author="PHILIP ANTHONY MARTIN" w:date="2024-02-20T10:52:00Z"/>
        </w:rPr>
      </w:pPr>
      <w:del w:id="696" w:author="PHILIP ANTHONY MARTIN" w:date="2024-02-20T10:52:00Z">
        <w:r w:rsidRPr="002338B0" w:rsidDel="00281FE2">
          <w:rPr>
            <w:lang w:val="es-ES"/>
          </w:rPr>
          <w:delText xml:space="preserve">Konno, K., Akasaka, M., Koshida, C., Katayama, N., Osada, N., Spake, R., &amp; Amano, T. (2020). </w:delText>
        </w:r>
        <w:r w:rsidDel="00281FE2">
          <w:delText xml:space="preserve">Ignoring non-English-language studies may bias ecological meta-analyses. </w:delText>
        </w:r>
        <w:r w:rsidRPr="002338B0" w:rsidDel="00281FE2">
          <w:rPr>
            <w:i/>
          </w:rPr>
          <w:delText>Ecology and Evolution</w:delText>
        </w:r>
        <w:r w:rsidDel="00281FE2">
          <w:delText xml:space="preserve">, </w:delText>
        </w:r>
        <w:r w:rsidRPr="002338B0" w:rsidDel="00281FE2">
          <w:rPr>
            <w:i/>
          </w:rPr>
          <w:delText>10</w:delText>
        </w:r>
        <w:r w:rsidDel="00281FE2">
          <w:delText>(13), 6373–6384. https://doi.org/10.1002/ece3.6368</w:delText>
        </w:r>
      </w:del>
    </w:p>
    <w:p w14:paraId="780FD71F" w14:textId="77777777" w:rsidR="002338B0" w:rsidDel="00281FE2" w:rsidRDefault="002338B0" w:rsidP="002338B0">
      <w:pPr>
        <w:widowControl w:val="0"/>
        <w:pBdr>
          <w:top w:val="nil"/>
          <w:left w:val="nil"/>
          <w:bottom w:val="nil"/>
          <w:right w:val="nil"/>
          <w:between w:val="nil"/>
        </w:pBdr>
        <w:spacing w:line="480" w:lineRule="auto"/>
        <w:ind w:left="720" w:hanging="720"/>
        <w:rPr>
          <w:del w:id="697" w:author="PHILIP ANTHONY MARTIN" w:date="2024-02-20T10:52:00Z"/>
        </w:rPr>
      </w:pPr>
      <w:del w:id="698" w:author="PHILIP ANTHONY MARTIN" w:date="2024-02-20T10:52:00Z">
        <w:r w:rsidDel="00281FE2">
          <w:delText>Konno, K., &amp; Pullin, A. S. (2020). Assessing the risk of bias in choice of search sources for environmental meta</w:delText>
        </w:r>
        <w:r w:rsidDel="00281FE2">
          <w:rPr>
            <w:rFonts w:ascii="Cambria Math" w:hAnsi="Cambria Math" w:cs="Cambria Math"/>
          </w:rPr>
          <w:delText>‐</w:delText>
        </w:r>
        <w:r w:rsidDel="00281FE2">
          <w:delText xml:space="preserve">analyses. </w:delText>
        </w:r>
        <w:r w:rsidRPr="002338B0" w:rsidDel="00281FE2">
          <w:rPr>
            <w:i/>
          </w:rPr>
          <w:delText>Research Synthesis Methods</w:delText>
        </w:r>
        <w:r w:rsidDel="00281FE2">
          <w:delText>. https://doi.org/10.1002/jrsm.1433</w:delText>
        </w:r>
      </w:del>
    </w:p>
    <w:p w14:paraId="12BCA6D7" w14:textId="77777777" w:rsidR="002338B0" w:rsidDel="00281FE2" w:rsidRDefault="002338B0" w:rsidP="002338B0">
      <w:pPr>
        <w:widowControl w:val="0"/>
        <w:pBdr>
          <w:top w:val="nil"/>
          <w:left w:val="nil"/>
          <w:bottom w:val="nil"/>
          <w:right w:val="nil"/>
          <w:between w:val="nil"/>
        </w:pBdr>
        <w:spacing w:line="480" w:lineRule="auto"/>
        <w:ind w:left="720" w:hanging="720"/>
        <w:rPr>
          <w:del w:id="699" w:author="PHILIP ANTHONY MARTIN" w:date="2024-02-20T10:52:00Z"/>
        </w:rPr>
      </w:pPr>
      <w:del w:id="700" w:author="PHILIP ANTHONY MARTIN" w:date="2024-02-20T10:52:00Z">
        <w:r w:rsidDel="00281FE2">
          <w:delText xml:space="preserve">Korell, L., Auge, H., Chase, J. M., Harpole, S., &amp; Knight, T. M. (2020). We need more realistic climate change experiments for understanding ecosystems of the future. </w:delText>
        </w:r>
        <w:r w:rsidRPr="002338B0" w:rsidDel="00281FE2">
          <w:rPr>
            <w:i/>
          </w:rPr>
          <w:delText>Global Change Biology</w:delText>
        </w:r>
        <w:r w:rsidDel="00281FE2">
          <w:delText xml:space="preserve">, </w:delText>
        </w:r>
        <w:r w:rsidRPr="002338B0" w:rsidDel="00281FE2">
          <w:rPr>
            <w:i/>
          </w:rPr>
          <w:delText>26</w:delText>
        </w:r>
        <w:r w:rsidDel="00281FE2">
          <w:delText>(2), 325–327. https://doi.org/10.1111/gcb.14797</w:delText>
        </w:r>
      </w:del>
    </w:p>
    <w:p w14:paraId="6A595334" w14:textId="77777777" w:rsidR="002338B0" w:rsidDel="00281FE2" w:rsidRDefault="002338B0" w:rsidP="002338B0">
      <w:pPr>
        <w:widowControl w:val="0"/>
        <w:pBdr>
          <w:top w:val="nil"/>
          <w:left w:val="nil"/>
          <w:bottom w:val="nil"/>
          <w:right w:val="nil"/>
          <w:between w:val="nil"/>
        </w:pBdr>
        <w:spacing w:line="480" w:lineRule="auto"/>
        <w:ind w:left="720" w:hanging="720"/>
        <w:rPr>
          <w:del w:id="701" w:author="PHILIP ANTHONY MARTIN" w:date="2024-02-20T10:52:00Z"/>
        </w:rPr>
      </w:pPr>
      <w:del w:id="702" w:author="PHILIP ANTHONY MARTIN" w:date="2024-02-20T10:52:00Z">
        <w:r w:rsidDel="00281FE2">
          <w:delText xml:space="preserve">Korell, L., Auge, H., Chase, J. M., Harpole, W. S., &amp; Knight, T. M. (2021). Responses of plant diversity to precipitation change are strongest at local spatial scales and in drylands. </w:delText>
        </w:r>
        <w:r w:rsidRPr="002338B0" w:rsidDel="00281FE2">
          <w:rPr>
            <w:i/>
          </w:rPr>
          <w:delText>Nature Communications</w:delText>
        </w:r>
        <w:r w:rsidDel="00281FE2">
          <w:delText xml:space="preserve">, </w:delText>
        </w:r>
        <w:r w:rsidRPr="002338B0" w:rsidDel="00281FE2">
          <w:rPr>
            <w:i/>
          </w:rPr>
          <w:delText>12</w:delText>
        </w:r>
        <w:r w:rsidDel="00281FE2">
          <w:delText>(1), 2489. https://doi.org/10.1038/s41467-021-22766-0</w:delText>
        </w:r>
      </w:del>
    </w:p>
    <w:p w14:paraId="7FD9EE91" w14:textId="77777777" w:rsidR="002338B0" w:rsidDel="00281FE2" w:rsidRDefault="002338B0" w:rsidP="002338B0">
      <w:pPr>
        <w:widowControl w:val="0"/>
        <w:pBdr>
          <w:top w:val="nil"/>
          <w:left w:val="nil"/>
          <w:bottom w:val="nil"/>
          <w:right w:val="nil"/>
          <w:between w:val="nil"/>
        </w:pBdr>
        <w:spacing w:line="480" w:lineRule="auto"/>
        <w:ind w:left="720" w:hanging="720"/>
        <w:rPr>
          <w:del w:id="703" w:author="PHILIP ANTHONY MARTIN" w:date="2024-02-20T10:52:00Z"/>
        </w:rPr>
      </w:pPr>
      <w:del w:id="704" w:author="PHILIP ANTHONY MARTIN" w:date="2024-02-20T10:52:00Z">
        <w:r w:rsidDel="00281FE2">
          <w:delText xml:space="preserve">Koricheva, J., &amp; Kulinskaya, E. (2019). Temporal Instability of Evidence Base: A Threat to Policy Making? </w:delText>
        </w:r>
        <w:r w:rsidRPr="002338B0" w:rsidDel="00281FE2">
          <w:rPr>
            <w:i/>
          </w:rPr>
          <w:delText>Trends in Ecology &amp; Evolution</w:delText>
        </w:r>
        <w:r w:rsidDel="00281FE2">
          <w:delText xml:space="preserve">, </w:delText>
        </w:r>
        <w:r w:rsidRPr="002338B0" w:rsidDel="00281FE2">
          <w:rPr>
            <w:i/>
          </w:rPr>
          <w:delText>34</w:delText>
        </w:r>
        <w:r w:rsidDel="00281FE2">
          <w:delText>(10), 895–902. https://doi.org/10.1016/j.tree.2019.05.006</w:delText>
        </w:r>
      </w:del>
    </w:p>
    <w:p w14:paraId="66A23A78" w14:textId="77777777" w:rsidR="002338B0" w:rsidDel="00281FE2" w:rsidRDefault="002338B0" w:rsidP="002338B0">
      <w:pPr>
        <w:widowControl w:val="0"/>
        <w:pBdr>
          <w:top w:val="nil"/>
          <w:left w:val="nil"/>
          <w:bottom w:val="nil"/>
          <w:right w:val="nil"/>
          <w:between w:val="nil"/>
        </w:pBdr>
        <w:spacing w:line="480" w:lineRule="auto"/>
        <w:ind w:left="720" w:hanging="720"/>
        <w:rPr>
          <w:del w:id="705" w:author="PHILIP ANTHONY MARTIN" w:date="2024-02-20T10:52:00Z"/>
        </w:rPr>
      </w:pPr>
      <w:del w:id="706" w:author="PHILIP ANTHONY MARTIN" w:date="2024-02-20T10:52:00Z">
        <w:r w:rsidDel="00281FE2">
          <w:delText xml:space="preserve">Kröel-Dulay, G., Mojzes, A., Szitár, K., Bahn, M., Batáry, P., Beier, C., Bilton, M., De Boeck, H. J., Dukes, J. S., Estiarte, M., Holub, P., Jentsch, A., Schmidt, I. K., Kreyling, J., Reinsch, S., Larsen, K. S., Sternberg, M., Tielbörger, K., Tietema, A., … Peñuelas, J. </w:delText>
        </w:r>
        <w:r w:rsidDel="00281FE2">
          <w:lastRenderedPageBreak/>
          <w:delText xml:space="preserve">(2022). Field experiments underestimate aboveground biomass response to drought. </w:delText>
        </w:r>
        <w:r w:rsidRPr="002338B0" w:rsidDel="00281FE2">
          <w:rPr>
            <w:i/>
          </w:rPr>
          <w:delText>Nature Ecology &amp; Evolution</w:delText>
        </w:r>
        <w:r w:rsidDel="00281FE2">
          <w:delText xml:space="preserve">, </w:delText>
        </w:r>
        <w:r w:rsidRPr="002338B0" w:rsidDel="00281FE2">
          <w:rPr>
            <w:i/>
          </w:rPr>
          <w:delText>6</w:delText>
        </w:r>
        <w:r w:rsidDel="00281FE2">
          <w:delText>(5), 540–545. https://doi.org/10.1038/s41559-022-01685-3</w:delText>
        </w:r>
      </w:del>
    </w:p>
    <w:p w14:paraId="78A9E8EE" w14:textId="77777777" w:rsidR="002338B0" w:rsidDel="00281FE2" w:rsidRDefault="002338B0" w:rsidP="002338B0">
      <w:pPr>
        <w:widowControl w:val="0"/>
        <w:pBdr>
          <w:top w:val="nil"/>
          <w:left w:val="nil"/>
          <w:bottom w:val="nil"/>
          <w:right w:val="nil"/>
          <w:between w:val="nil"/>
        </w:pBdr>
        <w:spacing w:line="480" w:lineRule="auto"/>
        <w:ind w:left="720" w:hanging="720"/>
        <w:rPr>
          <w:del w:id="707" w:author="PHILIP ANTHONY MARTIN" w:date="2024-02-20T10:52:00Z"/>
        </w:rPr>
      </w:pPr>
      <w:del w:id="708" w:author="PHILIP ANTHONY MARTIN" w:date="2024-02-20T10:52:00Z">
        <w:r w:rsidDel="00281FE2">
          <w:delText xml:space="preserve">Landesman, W. J., Treonis, A. M., &amp; Dighton, J. (2011). Effects of a one-year rainfall manipulation on soil nematode abundances and community composition. </w:delText>
        </w:r>
        <w:r w:rsidRPr="002338B0" w:rsidDel="00281FE2">
          <w:rPr>
            <w:i/>
          </w:rPr>
          <w:delText>Pedobiologia</w:delText>
        </w:r>
        <w:r w:rsidDel="00281FE2">
          <w:delText xml:space="preserve">, </w:delText>
        </w:r>
        <w:r w:rsidRPr="002338B0" w:rsidDel="00281FE2">
          <w:rPr>
            <w:i/>
          </w:rPr>
          <w:delText>54</w:delText>
        </w:r>
        <w:r w:rsidDel="00281FE2">
          <w:delText>(2), 87–91. https://doi.org/10.1016/j.pedobi.2010.10.002</w:delText>
        </w:r>
      </w:del>
    </w:p>
    <w:p w14:paraId="2959DC69" w14:textId="77777777" w:rsidR="002338B0" w:rsidDel="00281FE2" w:rsidRDefault="002338B0" w:rsidP="002338B0">
      <w:pPr>
        <w:widowControl w:val="0"/>
        <w:pBdr>
          <w:top w:val="nil"/>
          <w:left w:val="nil"/>
          <w:bottom w:val="nil"/>
          <w:right w:val="nil"/>
          <w:between w:val="nil"/>
        </w:pBdr>
        <w:spacing w:line="480" w:lineRule="auto"/>
        <w:ind w:left="720" w:hanging="720"/>
        <w:rPr>
          <w:del w:id="709" w:author="PHILIP ANTHONY MARTIN" w:date="2024-02-20T10:52:00Z"/>
        </w:rPr>
      </w:pPr>
      <w:del w:id="710" w:author="PHILIP ANTHONY MARTIN" w:date="2024-02-20T10:52:00Z">
        <w:r w:rsidDel="00281FE2">
          <w:delText xml:space="preserve">Lensing, J. R., Todd, S., &amp; Wise, D. H. (2005). The impact of altered precipitation on spatial stratification and activity-densities of springtails (Collembola) and spiders (Araneae). </w:delText>
        </w:r>
        <w:r w:rsidRPr="002338B0" w:rsidDel="00281FE2">
          <w:rPr>
            <w:i/>
          </w:rPr>
          <w:delText>Ecological Entomology</w:delText>
        </w:r>
        <w:r w:rsidDel="00281FE2">
          <w:delText xml:space="preserve">, </w:delText>
        </w:r>
        <w:r w:rsidRPr="002338B0" w:rsidDel="00281FE2">
          <w:rPr>
            <w:i/>
          </w:rPr>
          <w:delText>30</w:delText>
        </w:r>
        <w:r w:rsidDel="00281FE2">
          <w:delText>(2), 194–200. https://doi.org/10.1111/j.0307-6946.2005.00669.x</w:delText>
        </w:r>
      </w:del>
    </w:p>
    <w:p w14:paraId="77697BFC" w14:textId="77777777" w:rsidR="002338B0" w:rsidDel="00281FE2" w:rsidRDefault="002338B0" w:rsidP="002338B0">
      <w:pPr>
        <w:widowControl w:val="0"/>
        <w:pBdr>
          <w:top w:val="nil"/>
          <w:left w:val="nil"/>
          <w:bottom w:val="nil"/>
          <w:right w:val="nil"/>
          <w:between w:val="nil"/>
        </w:pBdr>
        <w:spacing w:line="480" w:lineRule="auto"/>
        <w:ind w:left="720" w:hanging="720"/>
        <w:rPr>
          <w:del w:id="711" w:author="PHILIP ANTHONY MARTIN" w:date="2024-02-20T10:52:00Z"/>
        </w:rPr>
      </w:pPr>
      <w:del w:id="712" w:author="PHILIP ANTHONY MARTIN" w:date="2024-02-20T10:52:00Z">
        <w:r w:rsidDel="00281FE2">
          <w:delText xml:space="preserve">Lindberg, N., Engtsson, J. B., &amp; Persson, T. (2002). Effects of experimental irrigation and drought on the composition and diversity of soil fauna in a coniferous stand. </w:delText>
        </w:r>
        <w:r w:rsidRPr="002338B0" w:rsidDel="00281FE2">
          <w:rPr>
            <w:i/>
          </w:rPr>
          <w:delText>The Journal of Applied Ecology</w:delText>
        </w:r>
        <w:r w:rsidDel="00281FE2">
          <w:delText xml:space="preserve">, </w:delText>
        </w:r>
        <w:r w:rsidRPr="002338B0" w:rsidDel="00281FE2">
          <w:rPr>
            <w:i/>
          </w:rPr>
          <w:delText>39</w:delText>
        </w:r>
        <w:r w:rsidDel="00281FE2">
          <w:delText>(6), 924–936. https://doi.org/10.1046/j.1365-2664.2002.00769.x</w:delText>
        </w:r>
      </w:del>
    </w:p>
    <w:p w14:paraId="24C67C91" w14:textId="77777777" w:rsidR="002338B0" w:rsidDel="00281FE2" w:rsidRDefault="002338B0" w:rsidP="002338B0">
      <w:pPr>
        <w:widowControl w:val="0"/>
        <w:pBdr>
          <w:top w:val="nil"/>
          <w:left w:val="nil"/>
          <w:bottom w:val="nil"/>
          <w:right w:val="nil"/>
          <w:between w:val="nil"/>
        </w:pBdr>
        <w:spacing w:line="480" w:lineRule="auto"/>
        <w:ind w:left="720" w:hanging="720"/>
        <w:rPr>
          <w:del w:id="713" w:author="PHILIP ANTHONY MARTIN" w:date="2024-02-20T10:52:00Z"/>
        </w:rPr>
      </w:pPr>
      <w:del w:id="714" w:author="PHILIP ANTHONY MARTIN" w:date="2024-02-20T10:52:00Z">
        <w:r w:rsidDel="00281FE2">
          <w:delText xml:space="preserve">Liu, M., Miao, X., &amp; Hua, F. (2023). The perils of measuring biodiversity responses to habitat change using mixed metrics. </w:delText>
        </w:r>
        <w:r w:rsidRPr="002338B0" w:rsidDel="00281FE2">
          <w:rPr>
            <w:i/>
          </w:rPr>
          <w:delText>Conservation Letters</w:delText>
        </w:r>
        <w:r w:rsidDel="00281FE2">
          <w:delText xml:space="preserve">, </w:delText>
        </w:r>
        <w:r w:rsidRPr="002338B0" w:rsidDel="00281FE2">
          <w:rPr>
            <w:i/>
          </w:rPr>
          <w:delText>16</w:delText>
        </w:r>
        <w:r w:rsidDel="00281FE2">
          <w:delText>(4). https://doi.org/10.1111/conl.12959</w:delText>
        </w:r>
      </w:del>
    </w:p>
    <w:p w14:paraId="6DA590A1" w14:textId="77777777" w:rsidR="002338B0" w:rsidDel="00281FE2" w:rsidRDefault="002338B0" w:rsidP="002338B0">
      <w:pPr>
        <w:widowControl w:val="0"/>
        <w:pBdr>
          <w:top w:val="nil"/>
          <w:left w:val="nil"/>
          <w:bottom w:val="nil"/>
          <w:right w:val="nil"/>
          <w:between w:val="nil"/>
        </w:pBdr>
        <w:spacing w:line="480" w:lineRule="auto"/>
        <w:ind w:left="720" w:hanging="720"/>
        <w:rPr>
          <w:del w:id="715" w:author="PHILIP ANTHONY MARTIN" w:date="2024-02-20T10:52:00Z"/>
        </w:rPr>
      </w:pPr>
      <w:del w:id="716" w:author="PHILIP ANTHONY MARTIN" w:date="2024-02-20T10:52:00Z">
        <w:r w:rsidDel="00281FE2">
          <w:delText xml:space="preserve">Liu, T., Mao, P., Shi, L., Wang, Z., Wang, X., He, X., Tao, L., Liu, Z., Zhou, L., Shao, Y., &amp; Fu, S. (2020). Contrasting effects of nitrogen deposition and increased precipitation on soil nematode communities in a temperate forest. </w:delText>
        </w:r>
        <w:r w:rsidRPr="002338B0" w:rsidDel="00281FE2">
          <w:rPr>
            <w:i/>
          </w:rPr>
          <w:delText>Soil Biology &amp; Biochemistry</w:delText>
        </w:r>
        <w:r w:rsidDel="00281FE2">
          <w:delText xml:space="preserve">, </w:delText>
        </w:r>
        <w:r w:rsidRPr="002338B0" w:rsidDel="00281FE2">
          <w:rPr>
            <w:i/>
          </w:rPr>
          <w:delText>148</w:delText>
        </w:r>
        <w:r w:rsidDel="00281FE2">
          <w:delText>, 107869. https://doi.org/10.1016/j.soilbio.2020.107869</w:delText>
        </w:r>
      </w:del>
    </w:p>
    <w:p w14:paraId="03AA550C" w14:textId="77777777" w:rsidR="002338B0" w:rsidDel="00281FE2" w:rsidRDefault="002338B0" w:rsidP="002338B0">
      <w:pPr>
        <w:widowControl w:val="0"/>
        <w:pBdr>
          <w:top w:val="nil"/>
          <w:left w:val="nil"/>
          <w:bottom w:val="nil"/>
          <w:right w:val="nil"/>
          <w:between w:val="nil"/>
        </w:pBdr>
        <w:spacing w:line="480" w:lineRule="auto"/>
        <w:ind w:left="720" w:hanging="720"/>
        <w:rPr>
          <w:del w:id="717" w:author="PHILIP ANTHONY MARTIN" w:date="2024-02-20T10:52:00Z"/>
        </w:rPr>
      </w:pPr>
      <w:del w:id="718" w:author="PHILIP ANTHONY MARTIN" w:date="2024-02-20T10:52:00Z">
        <w:r w:rsidDel="00281FE2">
          <w:delText xml:space="preserve">Llorente-Culebras, S., Ladle, R. J., &amp; Santos, A. M. C. (2023). Publication trends in global biodiversity research on protected areas. </w:delText>
        </w:r>
        <w:r w:rsidRPr="002338B0" w:rsidDel="00281FE2">
          <w:rPr>
            <w:i/>
          </w:rPr>
          <w:delText>Biological Conservation</w:delText>
        </w:r>
        <w:r w:rsidDel="00281FE2">
          <w:delText xml:space="preserve">, </w:delText>
        </w:r>
        <w:r w:rsidRPr="002338B0" w:rsidDel="00281FE2">
          <w:rPr>
            <w:i/>
          </w:rPr>
          <w:delText>281</w:delText>
        </w:r>
        <w:r w:rsidDel="00281FE2">
          <w:delText>, 109988. https://doi.org/10.1016/j.biocon.2023.109988</w:delText>
        </w:r>
      </w:del>
    </w:p>
    <w:p w14:paraId="388D57D8" w14:textId="77777777" w:rsidR="002338B0" w:rsidDel="00281FE2" w:rsidRDefault="002338B0" w:rsidP="002338B0">
      <w:pPr>
        <w:widowControl w:val="0"/>
        <w:pBdr>
          <w:top w:val="nil"/>
          <w:left w:val="nil"/>
          <w:bottom w:val="nil"/>
          <w:right w:val="nil"/>
          <w:between w:val="nil"/>
        </w:pBdr>
        <w:spacing w:line="480" w:lineRule="auto"/>
        <w:ind w:left="720" w:hanging="720"/>
        <w:rPr>
          <w:del w:id="719" w:author="PHILIP ANTHONY MARTIN" w:date="2024-02-20T10:52:00Z"/>
        </w:rPr>
      </w:pPr>
      <w:del w:id="720" w:author="PHILIP ANTHONY MARTIN" w:date="2024-02-20T10:52:00Z">
        <w:r w:rsidDel="00281FE2">
          <w:delText xml:space="preserve">Maraldo, K., Ravn, H. W., Slotsbo, S., &amp; Holmstrup, M. (2009). Responses to acute and chronic desiccation stress in Enchytraeus (Oligochaeta: Enchytraeidae). </w:delText>
        </w:r>
        <w:r w:rsidRPr="002338B0" w:rsidDel="00281FE2">
          <w:rPr>
            <w:i/>
          </w:rPr>
          <w:delText>Journal of Comparative Physiology. B, Biochemical, Systemic, and Environmental Physiology</w:delText>
        </w:r>
        <w:r w:rsidDel="00281FE2">
          <w:delText xml:space="preserve">, </w:delText>
        </w:r>
        <w:r w:rsidRPr="002338B0" w:rsidDel="00281FE2">
          <w:rPr>
            <w:i/>
          </w:rPr>
          <w:delText>179</w:delText>
        </w:r>
        <w:r w:rsidDel="00281FE2">
          <w:delText>(2), 113–123. https://doi.org/10.1007/s00360-008-0305-5</w:delText>
        </w:r>
      </w:del>
    </w:p>
    <w:p w14:paraId="216FD2EF" w14:textId="77777777" w:rsidR="002338B0" w:rsidDel="00281FE2" w:rsidRDefault="002338B0" w:rsidP="002338B0">
      <w:pPr>
        <w:widowControl w:val="0"/>
        <w:pBdr>
          <w:top w:val="nil"/>
          <w:left w:val="nil"/>
          <w:bottom w:val="nil"/>
          <w:right w:val="nil"/>
          <w:between w:val="nil"/>
        </w:pBdr>
        <w:spacing w:line="480" w:lineRule="auto"/>
        <w:ind w:left="720" w:hanging="720"/>
        <w:rPr>
          <w:del w:id="721" w:author="PHILIP ANTHONY MARTIN" w:date="2024-02-20T10:52:00Z"/>
        </w:rPr>
      </w:pPr>
      <w:del w:id="722" w:author="PHILIP ANTHONY MARTIN" w:date="2024-02-20T10:52:00Z">
        <w:r w:rsidDel="00281FE2">
          <w:lastRenderedPageBreak/>
          <w:delText xml:space="preserve">Martin, P. A. (2021). </w:delText>
        </w:r>
        <w:r w:rsidRPr="002338B0" w:rsidDel="00281FE2">
          <w:rPr>
            <w:i/>
          </w:rPr>
          <w:delText>Soil_fauna_systematic_map</w:delText>
        </w:r>
        <w:r w:rsidDel="00281FE2">
          <w:delText>. https://sysrev.com/p/98916</w:delText>
        </w:r>
      </w:del>
    </w:p>
    <w:p w14:paraId="59FBF004" w14:textId="77777777" w:rsidR="002338B0" w:rsidDel="00281FE2" w:rsidRDefault="002338B0" w:rsidP="002338B0">
      <w:pPr>
        <w:widowControl w:val="0"/>
        <w:pBdr>
          <w:top w:val="nil"/>
          <w:left w:val="nil"/>
          <w:bottom w:val="nil"/>
          <w:right w:val="nil"/>
          <w:between w:val="nil"/>
        </w:pBdr>
        <w:spacing w:line="480" w:lineRule="auto"/>
        <w:ind w:left="720" w:hanging="720"/>
        <w:rPr>
          <w:del w:id="723" w:author="PHILIP ANTHONY MARTIN" w:date="2024-02-20T10:52:00Z"/>
        </w:rPr>
      </w:pPr>
      <w:del w:id="724" w:author="PHILIP ANTHONY MARTIN" w:date="2024-02-20T10:52:00Z">
        <w:r w:rsidRPr="002338B0" w:rsidDel="00281FE2">
          <w:rPr>
            <w:lang w:val="es-ES"/>
          </w:rPr>
          <w:delText xml:space="preserve">Martin, P. A., Izquierdo, L. P., Luyssaert, S., Guenet, B., Manzoni, S., Spake, R., Santonja, M., &amp; Curiel Yuste, J. (2021). </w:delText>
        </w:r>
        <w:r w:rsidDel="00281FE2">
          <w:delText xml:space="preserve">Effects of natural disturbances on soil fauna in forests: a systematic map protocol. In </w:delText>
        </w:r>
        <w:r w:rsidRPr="002338B0" w:rsidDel="00281FE2">
          <w:rPr>
            <w:i/>
          </w:rPr>
          <w:delText>OSF</w:delText>
        </w:r>
        <w:r w:rsidDel="00281FE2">
          <w:delText>. https://doi.org/10.17605/OSF.IO/YQU4W</w:delText>
        </w:r>
      </w:del>
    </w:p>
    <w:p w14:paraId="3133B773" w14:textId="77777777" w:rsidR="002338B0" w:rsidDel="00281FE2" w:rsidRDefault="002338B0" w:rsidP="002338B0">
      <w:pPr>
        <w:widowControl w:val="0"/>
        <w:pBdr>
          <w:top w:val="nil"/>
          <w:left w:val="nil"/>
          <w:bottom w:val="nil"/>
          <w:right w:val="nil"/>
          <w:between w:val="nil"/>
        </w:pBdr>
        <w:spacing w:line="480" w:lineRule="auto"/>
        <w:ind w:left="720" w:hanging="720"/>
        <w:rPr>
          <w:del w:id="725" w:author="PHILIP ANTHONY MARTIN" w:date="2024-02-20T10:52:00Z"/>
        </w:rPr>
      </w:pPr>
      <w:del w:id="726" w:author="PHILIP ANTHONY MARTIN" w:date="2024-02-20T10:52:00Z">
        <w:r w:rsidDel="00281FE2">
          <w:delText xml:space="preserve">Martin, P. A., Shackelford, G. E., Bullock, J. M., &amp; Sutherland, W. J. (2020). Management of UK priority invasive alien plants: a systematic review protocol. </w:delText>
        </w:r>
        <w:r w:rsidRPr="002338B0" w:rsidDel="00281FE2">
          <w:rPr>
            <w:i/>
          </w:rPr>
          <w:delText>Environmental Evidence</w:delText>
        </w:r>
        <w:r w:rsidDel="00281FE2">
          <w:delText>. https://link.springer.com/article/10.1186/s13750-020-0186-y</w:delText>
        </w:r>
      </w:del>
    </w:p>
    <w:p w14:paraId="28118322" w14:textId="77777777" w:rsidR="002338B0" w:rsidDel="00281FE2" w:rsidRDefault="002338B0" w:rsidP="002338B0">
      <w:pPr>
        <w:widowControl w:val="0"/>
        <w:pBdr>
          <w:top w:val="nil"/>
          <w:left w:val="nil"/>
          <w:bottom w:val="nil"/>
          <w:right w:val="nil"/>
          <w:between w:val="nil"/>
        </w:pBdr>
        <w:spacing w:line="480" w:lineRule="auto"/>
        <w:ind w:left="720" w:hanging="720"/>
        <w:rPr>
          <w:del w:id="727" w:author="PHILIP ANTHONY MARTIN" w:date="2024-02-20T10:52:00Z"/>
        </w:rPr>
      </w:pPr>
      <w:del w:id="728" w:author="PHILIP ANTHONY MARTIN" w:date="2024-02-20T10:52:00Z">
        <w:r w:rsidDel="00281FE2">
          <w:delText xml:space="preserve">Meehan, M. L., Barreto, C., Turnbull, M. S., Bradley, R. L., Bellenger, J.-P., Darnajoux, R., &amp; Lindo, Z. (2020). Response of soil fauna to simulated global change factors depends on ambient climate conditions. </w:delText>
        </w:r>
        <w:r w:rsidRPr="002338B0" w:rsidDel="00281FE2">
          <w:rPr>
            <w:i/>
          </w:rPr>
          <w:delText>Pedobiologia</w:delText>
        </w:r>
        <w:r w:rsidDel="00281FE2">
          <w:delText xml:space="preserve">, </w:delText>
        </w:r>
        <w:r w:rsidRPr="002338B0" w:rsidDel="00281FE2">
          <w:rPr>
            <w:i/>
          </w:rPr>
          <w:delText>83</w:delText>
        </w:r>
        <w:r w:rsidDel="00281FE2">
          <w:delText>, 150672. https://doi.org/10.1016/j.pedobi.2020.150672</w:delText>
        </w:r>
      </w:del>
    </w:p>
    <w:p w14:paraId="42E06659" w14:textId="77777777" w:rsidR="002338B0" w:rsidDel="00281FE2" w:rsidRDefault="002338B0" w:rsidP="002338B0">
      <w:pPr>
        <w:widowControl w:val="0"/>
        <w:pBdr>
          <w:top w:val="nil"/>
          <w:left w:val="nil"/>
          <w:bottom w:val="nil"/>
          <w:right w:val="nil"/>
          <w:between w:val="nil"/>
        </w:pBdr>
        <w:spacing w:line="480" w:lineRule="auto"/>
        <w:ind w:left="720" w:hanging="720"/>
        <w:rPr>
          <w:del w:id="729" w:author="PHILIP ANTHONY MARTIN" w:date="2024-02-20T10:52:00Z"/>
        </w:rPr>
      </w:pPr>
      <w:del w:id="730" w:author="PHILIP ANTHONY MARTIN" w:date="2024-02-20T10:52:00Z">
        <w:r w:rsidDel="00281FE2">
          <w:delText xml:space="preserve">Nakagawa, S., &amp; Freckleton, R. P. (2008). Missing inaction: the dangers of ignoring missing data. </w:delText>
        </w:r>
        <w:r w:rsidRPr="002338B0" w:rsidDel="00281FE2">
          <w:rPr>
            <w:i/>
          </w:rPr>
          <w:delText>Trends in Ecology &amp; Evolution</w:delText>
        </w:r>
        <w:r w:rsidDel="00281FE2">
          <w:delText xml:space="preserve">, </w:delText>
        </w:r>
        <w:r w:rsidRPr="002338B0" w:rsidDel="00281FE2">
          <w:rPr>
            <w:i/>
          </w:rPr>
          <w:delText>23</w:delText>
        </w:r>
        <w:r w:rsidDel="00281FE2">
          <w:delText>(11), 592–596. https://doi.org/10.1016/j.tree.2008.06.014</w:delText>
        </w:r>
      </w:del>
    </w:p>
    <w:p w14:paraId="35C34A9C" w14:textId="77777777" w:rsidR="002338B0" w:rsidDel="00281FE2" w:rsidRDefault="002338B0" w:rsidP="002338B0">
      <w:pPr>
        <w:widowControl w:val="0"/>
        <w:pBdr>
          <w:top w:val="nil"/>
          <w:left w:val="nil"/>
          <w:bottom w:val="nil"/>
          <w:right w:val="nil"/>
          <w:between w:val="nil"/>
        </w:pBdr>
        <w:spacing w:line="480" w:lineRule="auto"/>
        <w:ind w:left="720" w:hanging="720"/>
        <w:rPr>
          <w:del w:id="731" w:author="PHILIP ANTHONY MARTIN" w:date="2024-02-20T10:52:00Z"/>
        </w:rPr>
      </w:pPr>
      <w:del w:id="732" w:author="PHILIP ANTHONY MARTIN" w:date="2024-02-20T10:52:00Z">
        <w:r w:rsidDel="00281FE2">
          <w:delText>Nakagawa, S., Lagisz, M., Jennions, M. D., Koricheva, J., Noble, D. W. A., Parker, T. H., Sánchez-Tójar, A., Yang, Y., &amp; O’Dea, R. E. (2021). Methods for testing publication bias in ecological and evolutionary meta</w:delText>
        </w:r>
        <w:r w:rsidDel="00281FE2">
          <w:rPr>
            <w:rFonts w:ascii="Cambria Math" w:hAnsi="Cambria Math" w:cs="Cambria Math"/>
          </w:rPr>
          <w:delText>‐</w:delText>
        </w:r>
        <w:r w:rsidDel="00281FE2">
          <w:delText xml:space="preserve">analyses. </w:delText>
        </w:r>
        <w:r w:rsidRPr="002338B0" w:rsidDel="00281FE2">
          <w:rPr>
            <w:i/>
          </w:rPr>
          <w:delText>Methods in Ecology and Evolution / British Ecological Society</w:delText>
        </w:r>
        <w:r w:rsidDel="00281FE2">
          <w:delText>. https://doi.org/10.1111/2041-210x.13724</w:delText>
        </w:r>
      </w:del>
    </w:p>
    <w:p w14:paraId="20121A31" w14:textId="77777777" w:rsidR="002338B0" w:rsidDel="00281FE2" w:rsidRDefault="002338B0" w:rsidP="002338B0">
      <w:pPr>
        <w:widowControl w:val="0"/>
        <w:pBdr>
          <w:top w:val="nil"/>
          <w:left w:val="nil"/>
          <w:bottom w:val="nil"/>
          <w:right w:val="nil"/>
          <w:between w:val="nil"/>
        </w:pBdr>
        <w:spacing w:line="480" w:lineRule="auto"/>
        <w:ind w:left="720" w:hanging="720"/>
        <w:rPr>
          <w:del w:id="733" w:author="PHILIP ANTHONY MARTIN" w:date="2024-02-20T10:52:00Z"/>
        </w:rPr>
      </w:pPr>
      <w:del w:id="734" w:author="PHILIP ANTHONY MARTIN" w:date="2024-02-20T10:52:00Z">
        <w:r w:rsidDel="00281FE2">
          <w:delText xml:space="preserve">Nakagawa, S., Noble, D., Lagisz, M., Spake, R., Viechtbauer, W., &amp; Senior, A. M. (2022). </w:delText>
        </w:r>
        <w:r w:rsidRPr="002338B0" w:rsidDel="00281FE2">
          <w:rPr>
            <w:i/>
          </w:rPr>
          <w:delText>A robust and readily implementable method for the meta-analysis of response ratios with and without missing standard deviations</w:delText>
        </w:r>
        <w:r w:rsidDel="00281FE2">
          <w:delText>. Open Science Framework. https://doi.org/10.17605/OSF.IO/H9X6W</w:delText>
        </w:r>
      </w:del>
    </w:p>
    <w:p w14:paraId="71838345" w14:textId="77777777" w:rsidR="002338B0" w:rsidDel="00281FE2" w:rsidRDefault="002338B0" w:rsidP="002338B0">
      <w:pPr>
        <w:widowControl w:val="0"/>
        <w:pBdr>
          <w:top w:val="nil"/>
          <w:left w:val="nil"/>
          <w:bottom w:val="nil"/>
          <w:right w:val="nil"/>
          <w:between w:val="nil"/>
        </w:pBdr>
        <w:spacing w:line="480" w:lineRule="auto"/>
        <w:ind w:left="720" w:hanging="720"/>
        <w:rPr>
          <w:del w:id="735" w:author="PHILIP ANTHONY MARTIN" w:date="2024-02-20T10:52:00Z"/>
        </w:rPr>
      </w:pPr>
      <w:del w:id="736" w:author="PHILIP ANTHONY MARTIN" w:date="2024-02-20T10:52:00Z">
        <w:r w:rsidDel="00281FE2">
          <w:delText xml:space="preserve">Nakagawa, S., Yang, Y., Macartney, E. L., Spake, R., &amp; Lagisz, M. (2023). Quantitative evidence synthesis: a practical guide on meta-analysis, meta-regression, and publication bias tests for environmental sciences. </w:delText>
        </w:r>
        <w:r w:rsidRPr="002338B0" w:rsidDel="00281FE2">
          <w:rPr>
            <w:i/>
          </w:rPr>
          <w:delText>Environmental Evidence</w:delText>
        </w:r>
        <w:r w:rsidDel="00281FE2">
          <w:delText xml:space="preserve">, </w:delText>
        </w:r>
        <w:r w:rsidRPr="002338B0" w:rsidDel="00281FE2">
          <w:rPr>
            <w:i/>
          </w:rPr>
          <w:delText>12</w:delText>
        </w:r>
        <w:r w:rsidDel="00281FE2">
          <w:delText>(1), 1–19. https://doi.org/10.1186/s13750-023-00301-6</w:delText>
        </w:r>
      </w:del>
    </w:p>
    <w:p w14:paraId="5D4FD41E" w14:textId="77777777" w:rsidR="002338B0" w:rsidDel="00281FE2" w:rsidRDefault="002338B0" w:rsidP="002338B0">
      <w:pPr>
        <w:widowControl w:val="0"/>
        <w:pBdr>
          <w:top w:val="nil"/>
          <w:left w:val="nil"/>
          <w:bottom w:val="nil"/>
          <w:right w:val="nil"/>
          <w:between w:val="nil"/>
        </w:pBdr>
        <w:spacing w:line="480" w:lineRule="auto"/>
        <w:ind w:left="720" w:hanging="720"/>
        <w:rPr>
          <w:del w:id="737" w:author="PHILIP ANTHONY MARTIN" w:date="2024-02-20T10:52:00Z"/>
        </w:rPr>
      </w:pPr>
      <w:del w:id="738" w:author="PHILIP ANTHONY MARTIN" w:date="2024-02-20T10:52:00Z">
        <w:r w:rsidDel="00281FE2">
          <w:delText xml:space="preserve">Nielsen, U. N. (Ed.). (2019). Soil Fauna Assemblages: Global to Local Scales. In </w:delText>
        </w:r>
        <w:r w:rsidRPr="002338B0" w:rsidDel="00281FE2">
          <w:rPr>
            <w:i/>
          </w:rPr>
          <w:delText>Soil Fauna Assemblages: Global to Local Scales</w:delText>
        </w:r>
        <w:r w:rsidDel="00281FE2">
          <w:delText xml:space="preserve"> (pp. v–v). Cambridge University Press. </w:delText>
        </w:r>
        <w:r w:rsidDel="00281FE2">
          <w:lastRenderedPageBreak/>
          <w:delText>https://www.cambridge.org/core/books/soil-fauna-assemblages/soil-fauna-assemblages/78C28F6983A0011E36D74EB272EC143E</w:delText>
        </w:r>
      </w:del>
    </w:p>
    <w:p w14:paraId="5A896C06" w14:textId="77777777" w:rsidR="002338B0" w:rsidDel="00281FE2" w:rsidRDefault="002338B0" w:rsidP="002338B0">
      <w:pPr>
        <w:widowControl w:val="0"/>
        <w:pBdr>
          <w:top w:val="nil"/>
          <w:left w:val="nil"/>
          <w:bottom w:val="nil"/>
          <w:right w:val="nil"/>
          <w:between w:val="nil"/>
        </w:pBdr>
        <w:spacing w:line="480" w:lineRule="auto"/>
        <w:ind w:left="720" w:hanging="720"/>
        <w:rPr>
          <w:del w:id="739" w:author="PHILIP ANTHONY MARTIN" w:date="2024-02-20T10:52:00Z"/>
        </w:rPr>
      </w:pPr>
      <w:del w:id="740" w:author="PHILIP ANTHONY MARTIN" w:date="2024-02-20T10:52:00Z">
        <w:r w:rsidDel="00281FE2">
          <w:delText xml:space="preserve">Nielsen, U. N., &amp; Ball, B. A. (2015). Impacts of altered precipitation regimes on soil communities and biogeochemistry in arid and semi-arid ecosystems. </w:delText>
        </w:r>
        <w:r w:rsidRPr="002338B0" w:rsidDel="00281FE2">
          <w:rPr>
            <w:i/>
          </w:rPr>
          <w:delText>Global Change Biology</w:delText>
        </w:r>
        <w:r w:rsidDel="00281FE2">
          <w:delText xml:space="preserve">, </w:delText>
        </w:r>
        <w:r w:rsidRPr="002338B0" w:rsidDel="00281FE2">
          <w:rPr>
            <w:i/>
          </w:rPr>
          <w:delText>21</w:delText>
        </w:r>
        <w:r w:rsidDel="00281FE2">
          <w:delText>(4), 1407–1421. https://doi.org/10.1111/gcb.12789</w:delText>
        </w:r>
      </w:del>
    </w:p>
    <w:p w14:paraId="6501F5F3" w14:textId="77777777" w:rsidR="002338B0" w:rsidDel="00281FE2" w:rsidRDefault="002338B0" w:rsidP="002338B0">
      <w:pPr>
        <w:widowControl w:val="0"/>
        <w:pBdr>
          <w:top w:val="nil"/>
          <w:left w:val="nil"/>
          <w:bottom w:val="nil"/>
          <w:right w:val="nil"/>
          <w:between w:val="nil"/>
        </w:pBdr>
        <w:spacing w:line="480" w:lineRule="auto"/>
        <w:ind w:left="720" w:hanging="720"/>
        <w:rPr>
          <w:del w:id="741" w:author="PHILIP ANTHONY MARTIN" w:date="2024-02-20T10:52:00Z"/>
        </w:rPr>
      </w:pPr>
      <w:del w:id="742" w:author="PHILIP ANTHONY MARTIN" w:date="2024-02-20T10:52:00Z">
        <w:r w:rsidDel="00281FE2">
          <w:delText xml:space="preserve">Nielsen, U. N., Wall, D. H., &amp; Six, J. (2015). Soil Biodiversity and the Environment. </w:delText>
        </w:r>
        <w:r w:rsidRPr="002338B0" w:rsidDel="00281FE2">
          <w:rPr>
            <w:i/>
          </w:rPr>
          <w:delText>Annual Review of Environment and Resources</w:delText>
        </w:r>
        <w:r w:rsidDel="00281FE2">
          <w:delText xml:space="preserve">, </w:delText>
        </w:r>
        <w:r w:rsidRPr="002338B0" w:rsidDel="00281FE2">
          <w:rPr>
            <w:i/>
          </w:rPr>
          <w:delText>40</w:delText>
        </w:r>
        <w:r w:rsidDel="00281FE2">
          <w:delText>(1), 63–90. https://doi.org/10.1146/annurev-environ-102014-021257</w:delText>
        </w:r>
      </w:del>
    </w:p>
    <w:p w14:paraId="174547F7" w14:textId="77777777" w:rsidR="002338B0" w:rsidDel="00281FE2" w:rsidRDefault="002338B0" w:rsidP="002338B0">
      <w:pPr>
        <w:widowControl w:val="0"/>
        <w:pBdr>
          <w:top w:val="nil"/>
          <w:left w:val="nil"/>
          <w:bottom w:val="nil"/>
          <w:right w:val="nil"/>
          <w:between w:val="nil"/>
        </w:pBdr>
        <w:spacing w:line="480" w:lineRule="auto"/>
        <w:ind w:left="720" w:hanging="720"/>
        <w:rPr>
          <w:del w:id="743" w:author="PHILIP ANTHONY MARTIN" w:date="2024-02-20T10:52:00Z"/>
        </w:rPr>
      </w:pPr>
      <w:del w:id="744" w:author="PHILIP ANTHONY MARTIN" w:date="2024-02-20T10:52:00Z">
        <w:r w:rsidRPr="002338B0" w:rsidDel="00281FE2">
          <w:rPr>
            <w:lang w:val="es-ES"/>
          </w:rPr>
          <w:delText xml:space="preserve">Peng, Y., Peñuelas, J., Vesterdal, L., Yue, K., Peguero, G., Fornara, D. A., Heděnec, P., Steffens, C., &amp; Wu, F. (2022). </w:delText>
        </w:r>
        <w:r w:rsidDel="00281FE2">
          <w:delText xml:space="preserve">Responses of soil fauna communities to the individual and combined effects of multiple global change factors. </w:delText>
        </w:r>
        <w:r w:rsidRPr="002338B0" w:rsidDel="00281FE2">
          <w:rPr>
            <w:i/>
          </w:rPr>
          <w:delText>Ecology Letters</w:delText>
        </w:r>
        <w:r w:rsidDel="00281FE2">
          <w:delText xml:space="preserve">, </w:delText>
        </w:r>
        <w:r w:rsidRPr="002338B0" w:rsidDel="00281FE2">
          <w:rPr>
            <w:i/>
          </w:rPr>
          <w:delText>25</w:delText>
        </w:r>
        <w:r w:rsidDel="00281FE2">
          <w:delText>(9), 1961–1973. https://doi.org/10.1111/ele.14068</w:delText>
        </w:r>
      </w:del>
    </w:p>
    <w:p w14:paraId="57E69CA8" w14:textId="77777777" w:rsidR="002338B0" w:rsidDel="00281FE2" w:rsidRDefault="002338B0" w:rsidP="002338B0">
      <w:pPr>
        <w:widowControl w:val="0"/>
        <w:pBdr>
          <w:top w:val="nil"/>
          <w:left w:val="nil"/>
          <w:bottom w:val="nil"/>
          <w:right w:val="nil"/>
          <w:between w:val="nil"/>
        </w:pBdr>
        <w:spacing w:line="480" w:lineRule="auto"/>
        <w:ind w:left="720" w:hanging="720"/>
        <w:rPr>
          <w:del w:id="745" w:author="PHILIP ANTHONY MARTIN" w:date="2024-02-20T10:52:00Z"/>
        </w:rPr>
      </w:pPr>
      <w:del w:id="746" w:author="PHILIP ANTHONY MARTIN" w:date="2024-02-20T10:52:00Z">
        <w:r w:rsidDel="00281FE2">
          <w:delText xml:space="preserve">Phillips, H., Cameron, E. K., Eisenhauer, N., Burton, V., Ferlian, O., Jin, Y., Kanabar, S., Malladi, S., Murphy, R., Peter, A., Petrocelli, I., Ristok, C., Tyndall, K., van der Putten, W., &amp; Beaumelle, L. (2023). Global change and their environmental stressors have a significant impact on soil biodiversity -- a meta-analysis. </w:delText>
        </w:r>
        <w:r w:rsidRPr="002338B0" w:rsidDel="00281FE2">
          <w:rPr>
            <w:i/>
          </w:rPr>
          <w:delText>Authorea Preprints</w:delText>
        </w:r>
        <w:r w:rsidDel="00281FE2">
          <w:delText>. https://doi.org/10.22541/au.167655684.49855023/v1</w:delText>
        </w:r>
      </w:del>
    </w:p>
    <w:p w14:paraId="4514AF46" w14:textId="77777777" w:rsidR="002338B0" w:rsidDel="00281FE2" w:rsidRDefault="002338B0" w:rsidP="002338B0">
      <w:pPr>
        <w:widowControl w:val="0"/>
        <w:pBdr>
          <w:top w:val="nil"/>
          <w:left w:val="nil"/>
          <w:bottom w:val="nil"/>
          <w:right w:val="nil"/>
          <w:between w:val="nil"/>
        </w:pBdr>
        <w:spacing w:line="480" w:lineRule="auto"/>
        <w:ind w:left="720" w:hanging="720"/>
        <w:rPr>
          <w:del w:id="747" w:author="PHILIP ANTHONY MARTIN" w:date="2024-02-20T10:52:00Z"/>
        </w:rPr>
      </w:pPr>
      <w:del w:id="748" w:author="PHILIP ANTHONY MARTIN" w:date="2024-02-20T10:52:00Z">
        <w:r w:rsidDel="00281FE2">
          <w:delText xml:space="preserve">Pick, J. L., Nakagawa, S., &amp; Noble, D. W. A. (2018). Reproducible, flexible and high-throughput data extraction from primary literature: The metaDigitise R package. In </w:delText>
        </w:r>
        <w:r w:rsidRPr="002338B0" w:rsidDel="00281FE2">
          <w:rPr>
            <w:i/>
          </w:rPr>
          <w:delText>bioRxiv</w:delText>
        </w:r>
        <w:r w:rsidDel="00281FE2">
          <w:delText xml:space="preserve"> (p. 247775). https://doi.org/10.1101/247775</w:delText>
        </w:r>
      </w:del>
    </w:p>
    <w:p w14:paraId="4594ECE4" w14:textId="77777777" w:rsidR="002338B0" w:rsidDel="00281FE2" w:rsidRDefault="002338B0" w:rsidP="002338B0">
      <w:pPr>
        <w:widowControl w:val="0"/>
        <w:pBdr>
          <w:top w:val="nil"/>
          <w:left w:val="nil"/>
          <w:bottom w:val="nil"/>
          <w:right w:val="nil"/>
          <w:between w:val="nil"/>
        </w:pBdr>
        <w:spacing w:line="480" w:lineRule="auto"/>
        <w:ind w:left="720" w:hanging="720"/>
        <w:rPr>
          <w:del w:id="749" w:author="PHILIP ANTHONY MARTIN" w:date="2024-02-20T10:52:00Z"/>
        </w:rPr>
      </w:pPr>
      <w:del w:id="750" w:author="PHILIP ANTHONY MARTIN" w:date="2024-02-20T10:52:00Z">
        <w:r w:rsidDel="00281FE2">
          <w:delText xml:space="preserve">Potapov, A. M., Beaulieu, F., Birkhofer, K., Bluhm, S. L., Degtyarev, M. I., Devetter, M., Goncharov, A. A., Gongalsky, K. B., Klarner, B., Korobushkin, D. I., Liebke, D. F., Maraun, M., Mc Donnell, R. J., Pollierer, M. M., Schaefer, I., Shrubovych, J., Semenyuk, I. I., Sendra, A., Tuma, J., … Scheu, S. (2022). Feeding habits and multifunctional classification of soil-associated consumers from protists to vertebrates. </w:delText>
        </w:r>
        <w:r w:rsidRPr="002338B0" w:rsidDel="00281FE2">
          <w:rPr>
            <w:i/>
          </w:rPr>
          <w:delText>Biological Reviews of the Cambridge Philosophical Society</w:delText>
        </w:r>
        <w:r w:rsidDel="00281FE2">
          <w:delText>. https://doi.org/10.1111/brv.12832</w:delText>
        </w:r>
      </w:del>
    </w:p>
    <w:p w14:paraId="7D50C635" w14:textId="77777777" w:rsidR="002338B0" w:rsidRPr="002338B0" w:rsidDel="00281FE2" w:rsidRDefault="002338B0" w:rsidP="002338B0">
      <w:pPr>
        <w:widowControl w:val="0"/>
        <w:pBdr>
          <w:top w:val="nil"/>
          <w:left w:val="nil"/>
          <w:bottom w:val="nil"/>
          <w:right w:val="nil"/>
          <w:between w:val="nil"/>
        </w:pBdr>
        <w:spacing w:line="480" w:lineRule="auto"/>
        <w:ind w:left="720" w:hanging="720"/>
        <w:rPr>
          <w:del w:id="751" w:author="PHILIP ANTHONY MARTIN" w:date="2024-02-20T10:52:00Z"/>
          <w:lang w:val="es-ES"/>
        </w:rPr>
      </w:pPr>
      <w:del w:id="752" w:author="PHILIP ANTHONY MARTIN" w:date="2024-02-20T10:52:00Z">
        <w:r w:rsidDel="00281FE2">
          <w:delText xml:space="preserve">Pullin, A. S., Cheng, S. H., Jackson, J. D., Eales, J., Envall, I., Fada, S. J., Frampton, G. K., </w:delText>
        </w:r>
        <w:r w:rsidDel="00281FE2">
          <w:lastRenderedPageBreak/>
          <w:delText xml:space="preserve">Harper, M., Kadykalo, A. N., Kohl, C., Konno, K., Livoreil, B., Ouédraogo, D.-Y., O’Leary, B. C., Pullin, G., Randall, N., Rees, R., Smith, A., Sordello, R., … Woodcock, P. (2022). Standards of conduct and reporting in evidence syntheses that could inform environmental policy and management decisions. </w:delText>
        </w:r>
        <w:r w:rsidRPr="002338B0" w:rsidDel="00281FE2">
          <w:rPr>
            <w:i/>
            <w:lang w:val="es-ES"/>
          </w:rPr>
          <w:delText>Environmental Evidence</w:delText>
        </w:r>
        <w:r w:rsidRPr="002338B0" w:rsidDel="00281FE2">
          <w:rPr>
            <w:lang w:val="es-ES"/>
          </w:rPr>
          <w:delText xml:space="preserve">, </w:delText>
        </w:r>
        <w:r w:rsidRPr="002338B0" w:rsidDel="00281FE2">
          <w:rPr>
            <w:i/>
            <w:lang w:val="es-ES"/>
          </w:rPr>
          <w:delText>11</w:delText>
        </w:r>
        <w:r w:rsidRPr="002338B0" w:rsidDel="00281FE2">
          <w:rPr>
            <w:lang w:val="es-ES"/>
          </w:rPr>
          <w:delText>(1), 1–11. https://doi.org/10.1186/s13750-022-00269-9</w:delText>
        </w:r>
      </w:del>
    </w:p>
    <w:p w14:paraId="1ED0E83A" w14:textId="77777777" w:rsidR="002338B0" w:rsidDel="00281FE2" w:rsidRDefault="002338B0" w:rsidP="002338B0">
      <w:pPr>
        <w:widowControl w:val="0"/>
        <w:pBdr>
          <w:top w:val="nil"/>
          <w:left w:val="nil"/>
          <w:bottom w:val="nil"/>
          <w:right w:val="nil"/>
          <w:between w:val="nil"/>
        </w:pBdr>
        <w:spacing w:line="480" w:lineRule="auto"/>
        <w:ind w:left="720" w:hanging="720"/>
        <w:rPr>
          <w:del w:id="753" w:author="PHILIP ANTHONY MARTIN" w:date="2024-02-20T10:52:00Z"/>
        </w:rPr>
      </w:pPr>
      <w:del w:id="754" w:author="PHILIP ANTHONY MARTIN" w:date="2024-02-20T10:52:00Z">
        <w:r w:rsidRPr="002338B0" w:rsidDel="00281FE2">
          <w:rPr>
            <w:lang w:val="es-ES"/>
          </w:rPr>
          <w:delText xml:space="preserve">Sanders, S. K. D., Martínez-De León, G., Formenti, L., &amp; Thakur, M. P. (2024). </w:delText>
        </w:r>
        <w:r w:rsidDel="00281FE2">
          <w:delText xml:space="preserve">How will climate change affect the feeding biology of Collembola? </w:delText>
        </w:r>
        <w:r w:rsidRPr="002338B0" w:rsidDel="00281FE2">
          <w:rPr>
            <w:i/>
          </w:rPr>
          <w:delText>Soil Biology &amp; Biochemistry</w:delText>
        </w:r>
        <w:r w:rsidDel="00281FE2">
          <w:delText xml:space="preserve">, </w:delText>
        </w:r>
        <w:r w:rsidRPr="002338B0" w:rsidDel="00281FE2">
          <w:rPr>
            <w:i/>
          </w:rPr>
          <w:delText>188</w:delText>
        </w:r>
        <w:r w:rsidDel="00281FE2">
          <w:delText>, 109244. https://doi.org/10.1016/j.soilbio.2023.109244</w:delText>
        </w:r>
      </w:del>
    </w:p>
    <w:p w14:paraId="4F69AE0B" w14:textId="77777777" w:rsidR="002338B0" w:rsidDel="00281FE2" w:rsidRDefault="002338B0" w:rsidP="002338B0">
      <w:pPr>
        <w:widowControl w:val="0"/>
        <w:pBdr>
          <w:top w:val="nil"/>
          <w:left w:val="nil"/>
          <w:bottom w:val="nil"/>
          <w:right w:val="nil"/>
          <w:between w:val="nil"/>
        </w:pBdr>
        <w:spacing w:line="480" w:lineRule="auto"/>
        <w:ind w:left="720" w:hanging="720"/>
        <w:rPr>
          <w:del w:id="755" w:author="PHILIP ANTHONY MARTIN" w:date="2024-02-20T10:52:00Z"/>
        </w:rPr>
      </w:pPr>
      <w:del w:id="756" w:author="PHILIP ANTHONY MARTIN" w:date="2024-02-20T10:52:00Z">
        <w:r w:rsidDel="00281FE2">
          <w:delText xml:space="preserve">Seager, R., Lis, N., Feldman, J., Ting, M., Park Williams, A., Nakamura, J., Liu, H., &amp; Henderson, N. (2018). Whither the 100th Meridian? The Once and Future Physical and Human Geography of America’s Arid–Humid Divide. Part I: The Story So Far. </w:delText>
        </w:r>
        <w:r w:rsidRPr="002338B0" w:rsidDel="00281FE2">
          <w:rPr>
            <w:i/>
          </w:rPr>
          <w:delText>Earth Interactions</w:delText>
        </w:r>
        <w:r w:rsidDel="00281FE2">
          <w:delText xml:space="preserve">, </w:delText>
        </w:r>
        <w:r w:rsidRPr="002338B0" w:rsidDel="00281FE2">
          <w:rPr>
            <w:i/>
          </w:rPr>
          <w:delText>22</w:delText>
        </w:r>
        <w:r w:rsidDel="00281FE2">
          <w:delText>(5), 1–22. https://doi.org/10.1175/EI-D-17-0011.1</w:delText>
        </w:r>
      </w:del>
    </w:p>
    <w:p w14:paraId="2446C5F2" w14:textId="77777777" w:rsidR="002338B0" w:rsidDel="00281FE2" w:rsidRDefault="002338B0" w:rsidP="002338B0">
      <w:pPr>
        <w:widowControl w:val="0"/>
        <w:pBdr>
          <w:top w:val="nil"/>
          <w:left w:val="nil"/>
          <w:bottom w:val="nil"/>
          <w:right w:val="nil"/>
          <w:between w:val="nil"/>
        </w:pBdr>
        <w:spacing w:line="480" w:lineRule="auto"/>
        <w:ind w:left="720" w:hanging="720"/>
        <w:rPr>
          <w:del w:id="757" w:author="PHILIP ANTHONY MARTIN" w:date="2024-02-20T10:52:00Z"/>
        </w:rPr>
      </w:pPr>
      <w:del w:id="758" w:author="PHILIP ANTHONY MARTIN" w:date="2024-02-20T10:52:00Z">
        <w:r w:rsidDel="00281FE2">
          <w:delText xml:space="preserve">Singh, J., Schädler, M., Demetrio, W., Brown, G. G., &amp; Eisenhauer, N. (2019). Climate change effects on earthworms - a review. </w:delText>
        </w:r>
        <w:r w:rsidRPr="002338B0" w:rsidDel="00281FE2">
          <w:rPr>
            <w:i/>
          </w:rPr>
          <w:delText>Soil Organisms</w:delText>
        </w:r>
        <w:r w:rsidDel="00281FE2">
          <w:delText xml:space="preserve">, </w:delText>
        </w:r>
        <w:r w:rsidRPr="002338B0" w:rsidDel="00281FE2">
          <w:rPr>
            <w:i/>
          </w:rPr>
          <w:delText>91</w:delText>
        </w:r>
        <w:r w:rsidDel="00281FE2">
          <w:delText>(3), 114–138. https://doi.org/10.25674/so91iss3pp114</w:delText>
        </w:r>
      </w:del>
    </w:p>
    <w:p w14:paraId="4A24A89C" w14:textId="77777777" w:rsidR="002338B0" w:rsidDel="00281FE2" w:rsidRDefault="002338B0" w:rsidP="002338B0">
      <w:pPr>
        <w:widowControl w:val="0"/>
        <w:pBdr>
          <w:top w:val="nil"/>
          <w:left w:val="nil"/>
          <w:bottom w:val="nil"/>
          <w:right w:val="nil"/>
          <w:between w:val="nil"/>
        </w:pBdr>
        <w:spacing w:line="480" w:lineRule="auto"/>
        <w:ind w:left="720" w:hanging="720"/>
        <w:rPr>
          <w:del w:id="759" w:author="PHILIP ANTHONY MARTIN" w:date="2024-02-20T10:52:00Z"/>
        </w:rPr>
      </w:pPr>
      <w:del w:id="760" w:author="PHILIP ANTHONY MARTIN" w:date="2024-02-20T10:52:00Z">
        <w:r w:rsidDel="00281FE2">
          <w:delText xml:space="preserve">Song, X., Wang, Z., Tang, X., Xu, D., Liu, B., Mei, J., Huang, S., &amp; Huang, G. (2020). The contributions of soil mesofauna to leaf and root litter decomposition of dominant plant species in grassland. </w:delText>
        </w:r>
        <w:r w:rsidRPr="002338B0" w:rsidDel="00281FE2">
          <w:rPr>
            <w:i/>
          </w:rPr>
          <w:delText>Applied Soil Ecology: A Section of Agriculture, Ecosystems &amp; Environment</w:delText>
        </w:r>
        <w:r w:rsidDel="00281FE2">
          <w:delText xml:space="preserve">, </w:delText>
        </w:r>
        <w:r w:rsidRPr="002338B0" w:rsidDel="00281FE2">
          <w:rPr>
            <w:i/>
          </w:rPr>
          <w:delText>155</w:delText>
        </w:r>
        <w:r w:rsidDel="00281FE2">
          <w:delText>, 103651. https://doi.org/10.1016/j.apsoil.2020.103651</w:delText>
        </w:r>
      </w:del>
    </w:p>
    <w:p w14:paraId="7B653E63" w14:textId="77777777" w:rsidR="002338B0" w:rsidDel="00281FE2" w:rsidRDefault="002338B0" w:rsidP="002338B0">
      <w:pPr>
        <w:widowControl w:val="0"/>
        <w:pBdr>
          <w:top w:val="nil"/>
          <w:left w:val="nil"/>
          <w:bottom w:val="nil"/>
          <w:right w:val="nil"/>
          <w:between w:val="nil"/>
        </w:pBdr>
        <w:spacing w:line="480" w:lineRule="auto"/>
        <w:ind w:left="720" w:hanging="720"/>
        <w:rPr>
          <w:del w:id="761" w:author="PHILIP ANTHONY MARTIN" w:date="2024-02-20T10:52:00Z"/>
        </w:rPr>
      </w:pPr>
      <w:del w:id="762" w:author="PHILIP ANTHONY MARTIN" w:date="2024-02-20T10:52:00Z">
        <w:r w:rsidDel="00281FE2">
          <w:delText xml:space="preserve">Spake, R., Bowler, D. E., Callaghan, C. T., Blowes, S. A., Doncaster, C. P., Antão, L. H., Nakagawa, S., McElreath, R., &amp; Chase, J. M. (2023). Understanding “it depends” in ecology: a guide to hypothesising, visualising and interpreting statistical interactions. </w:delText>
        </w:r>
        <w:r w:rsidRPr="002338B0" w:rsidDel="00281FE2">
          <w:rPr>
            <w:i/>
          </w:rPr>
          <w:delText>Biological Reviews of the Cambridge Philosophical Society</w:delText>
        </w:r>
        <w:r w:rsidDel="00281FE2">
          <w:delText>. https://doi.org/10.1111/brv.12939</w:delText>
        </w:r>
      </w:del>
    </w:p>
    <w:p w14:paraId="7617545F" w14:textId="77777777" w:rsidR="002338B0" w:rsidDel="00281FE2" w:rsidRDefault="002338B0" w:rsidP="002338B0">
      <w:pPr>
        <w:widowControl w:val="0"/>
        <w:pBdr>
          <w:top w:val="nil"/>
          <w:left w:val="nil"/>
          <w:bottom w:val="nil"/>
          <w:right w:val="nil"/>
          <w:between w:val="nil"/>
        </w:pBdr>
        <w:spacing w:line="480" w:lineRule="auto"/>
        <w:ind w:left="720" w:hanging="720"/>
        <w:rPr>
          <w:del w:id="763" w:author="PHILIP ANTHONY MARTIN" w:date="2024-02-20T10:52:00Z"/>
        </w:rPr>
      </w:pPr>
      <w:del w:id="764" w:author="PHILIP ANTHONY MARTIN" w:date="2024-02-20T10:52:00Z">
        <w:r w:rsidDel="00281FE2">
          <w:delText>Spake, R., Mori, A. S., Beckmann, M., &amp; Martin, P. A. (2021). Implications of scale dependence for cross</w:delText>
        </w:r>
        <w:r w:rsidDel="00281FE2">
          <w:rPr>
            <w:rFonts w:ascii="Cambria Math" w:hAnsi="Cambria Math" w:cs="Cambria Math"/>
          </w:rPr>
          <w:delText>‐</w:delText>
        </w:r>
        <w:r w:rsidDel="00281FE2">
          <w:delText xml:space="preserve">study syntheses of biodiversity differences. </w:delText>
        </w:r>
        <w:r w:rsidRPr="002338B0" w:rsidDel="00281FE2">
          <w:rPr>
            <w:i/>
          </w:rPr>
          <w:delText>Ecology</w:delText>
        </w:r>
        <w:r w:rsidDel="00281FE2">
          <w:delText>. https://onlinelibrary.wiley.com/doi/abs/10.1111/ele.13641</w:delText>
        </w:r>
      </w:del>
    </w:p>
    <w:p w14:paraId="780CBCD1" w14:textId="77777777" w:rsidR="002338B0" w:rsidDel="00281FE2" w:rsidRDefault="002338B0" w:rsidP="002338B0">
      <w:pPr>
        <w:widowControl w:val="0"/>
        <w:pBdr>
          <w:top w:val="nil"/>
          <w:left w:val="nil"/>
          <w:bottom w:val="nil"/>
          <w:right w:val="nil"/>
          <w:between w:val="nil"/>
        </w:pBdr>
        <w:spacing w:line="480" w:lineRule="auto"/>
        <w:ind w:left="720" w:hanging="720"/>
        <w:rPr>
          <w:del w:id="765" w:author="PHILIP ANTHONY MARTIN" w:date="2024-02-20T10:52:00Z"/>
        </w:rPr>
      </w:pPr>
      <w:del w:id="766" w:author="PHILIP ANTHONY MARTIN" w:date="2024-02-20T10:52:00Z">
        <w:r w:rsidDel="00281FE2">
          <w:delText xml:space="preserve">Spake, R., Mori, A. S., Beckmann, M., Martin, P. A., Christie, A. P., Duguid, M. C., &amp; </w:delText>
        </w:r>
        <w:r w:rsidDel="00281FE2">
          <w:lastRenderedPageBreak/>
          <w:delText xml:space="preserve">Doncaster, C. P. (2021). Implications of scale dependence for cross-study syntheses of biodiversity differences. </w:delText>
        </w:r>
        <w:r w:rsidRPr="002338B0" w:rsidDel="00281FE2">
          <w:rPr>
            <w:i/>
          </w:rPr>
          <w:delText>Ecology Letters</w:delText>
        </w:r>
        <w:r w:rsidDel="00281FE2">
          <w:delText>. https://doi.org/10.1111/ele.13641</w:delText>
        </w:r>
      </w:del>
    </w:p>
    <w:p w14:paraId="1BB484F4" w14:textId="77777777" w:rsidR="002338B0" w:rsidDel="00281FE2" w:rsidRDefault="002338B0" w:rsidP="002338B0">
      <w:pPr>
        <w:widowControl w:val="0"/>
        <w:pBdr>
          <w:top w:val="nil"/>
          <w:left w:val="nil"/>
          <w:bottom w:val="nil"/>
          <w:right w:val="nil"/>
          <w:between w:val="nil"/>
        </w:pBdr>
        <w:spacing w:line="480" w:lineRule="auto"/>
        <w:ind w:left="720" w:hanging="720"/>
        <w:rPr>
          <w:del w:id="767" w:author="PHILIP ANTHONY MARTIN" w:date="2024-02-20T10:52:00Z"/>
        </w:rPr>
      </w:pPr>
      <w:del w:id="768" w:author="PHILIP ANTHONY MARTIN" w:date="2024-02-20T10:52:00Z">
        <w:r w:rsidDel="00281FE2">
          <w:delText xml:space="preserve">Spake, R., O’Dea, R. E., Nakagawa, S., Doncaster, C. P., Ryo, M., Callaghan, C., &amp; Bullock, J. M. (2022). Improving quantitative synthesis to achieve generality in ecology. In </w:delText>
        </w:r>
        <w:r w:rsidRPr="002338B0" w:rsidDel="00281FE2">
          <w:rPr>
            <w:i/>
          </w:rPr>
          <w:delText>OSF preprints</w:delText>
        </w:r>
        <w:r w:rsidDel="00281FE2">
          <w:delText>. https://doi.org/10.31219/osf.io/a7vjy</w:delText>
        </w:r>
      </w:del>
    </w:p>
    <w:p w14:paraId="775D552F" w14:textId="77777777" w:rsidR="002338B0" w:rsidDel="00281FE2" w:rsidRDefault="002338B0" w:rsidP="002338B0">
      <w:pPr>
        <w:widowControl w:val="0"/>
        <w:pBdr>
          <w:top w:val="nil"/>
          <w:left w:val="nil"/>
          <w:bottom w:val="nil"/>
          <w:right w:val="nil"/>
          <w:between w:val="nil"/>
        </w:pBdr>
        <w:spacing w:line="480" w:lineRule="auto"/>
        <w:ind w:left="720" w:hanging="720"/>
        <w:rPr>
          <w:del w:id="769" w:author="PHILIP ANTHONY MARTIN" w:date="2024-02-20T10:52:00Z"/>
        </w:rPr>
      </w:pPr>
      <w:del w:id="770" w:author="PHILIP ANTHONY MARTIN" w:date="2024-02-20T10:52:00Z">
        <w:r w:rsidDel="00281FE2">
          <w:delText xml:space="preserve">Ștefan, V., &amp; Levin, S. (2018). </w:delText>
        </w:r>
        <w:r w:rsidRPr="002338B0" w:rsidDel="00281FE2">
          <w:rPr>
            <w:i/>
          </w:rPr>
          <w:delText>plotbiomes: R package for plotting Whittaker biomes with ggplot2</w:delText>
        </w:r>
        <w:r w:rsidDel="00281FE2">
          <w:delText>. https://doi.org/10.5281/zenodo.7145245</w:delText>
        </w:r>
      </w:del>
    </w:p>
    <w:p w14:paraId="5299F664" w14:textId="77777777" w:rsidR="002338B0" w:rsidDel="00281FE2" w:rsidRDefault="002338B0" w:rsidP="002338B0">
      <w:pPr>
        <w:widowControl w:val="0"/>
        <w:pBdr>
          <w:top w:val="nil"/>
          <w:left w:val="nil"/>
          <w:bottom w:val="nil"/>
          <w:right w:val="nil"/>
          <w:between w:val="nil"/>
        </w:pBdr>
        <w:spacing w:line="480" w:lineRule="auto"/>
        <w:ind w:left="720" w:hanging="720"/>
        <w:rPr>
          <w:del w:id="771" w:author="PHILIP ANTHONY MARTIN" w:date="2024-02-20T10:52:00Z"/>
        </w:rPr>
      </w:pPr>
      <w:del w:id="772" w:author="PHILIP ANTHONY MARTIN" w:date="2024-02-20T10:52:00Z">
        <w:r w:rsidDel="00281FE2">
          <w:delText xml:space="preserve">Sun, Y., Solomon, S., Dai, A., &amp; Portmann, R. W. (2007). How Often Will It Rain? </w:delText>
        </w:r>
        <w:r w:rsidRPr="002338B0" w:rsidDel="00281FE2">
          <w:rPr>
            <w:i/>
          </w:rPr>
          <w:delText>Journal of Climate</w:delText>
        </w:r>
        <w:r w:rsidDel="00281FE2">
          <w:delText xml:space="preserve">, </w:delText>
        </w:r>
        <w:r w:rsidRPr="002338B0" w:rsidDel="00281FE2">
          <w:rPr>
            <w:i/>
          </w:rPr>
          <w:delText>20</w:delText>
        </w:r>
        <w:r w:rsidDel="00281FE2">
          <w:delText>(19), 4801–4818. https://doi.org/10.1175/JCLI4263.1</w:delText>
        </w:r>
      </w:del>
    </w:p>
    <w:p w14:paraId="778E4027" w14:textId="77777777" w:rsidR="002338B0" w:rsidDel="00281FE2" w:rsidRDefault="002338B0" w:rsidP="002338B0">
      <w:pPr>
        <w:widowControl w:val="0"/>
        <w:pBdr>
          <w:top w:val="nil"/>
          <w:left w:val="nil"/>
          <w:bottom w:val="nil"/>
          <w:right w:val="nil"/>
          <w:between w:val="nil"/>
        </w:pBdr>
        <w:spacing w:line="480" w:lineRule="auto"/>
        <w:ind w:left="720" w:hanging="720"/>
        <w:rPr>
          <w:del w:id="773" w:author="PHILIP ANTHONY MARTIN" w:date="2024-02-20T10:52:00Z"/>
        </w:rPr>
      </w:pPr>
      <w:del w:id="774" w:author="PHILIP ANTHONY MARTIN" w:date="2024-02-20T10:52:00Z">
        <w:r w:rsidDel="00281FE2">
          <w:delText xml:space="preserve">van Vuuren, D. P., Edmonds, J., Kainuma, M., Riahi, K., Thomson, A., Hibbard, K., Hurtt, G. C., Kram, T., Krey, V., Lamarque, J.-F., Masui, T., Meinshausen, M., Nakicenovic, N., Smith, S. J., &amp; Rose, S. K. (2011). The representative concentration pathways: an overview. </w:delText>
        </w:r>
        <w:r w:rsidRPr="002338B0" w:rsidDel="00281FE2">
          <w:rPr>
            <w:i/>
          </w:rPr>
          <w:delText>Climatic Change</w:delText>
        </w:r>
        <w:r w:rsidDel="00281FE2">
          <w:delText xml:space="preserve">, </w:delText>
        </w:r>
        <w:r w:rsidRPr="002338B0" w:rsidDel="00281FE2">
          <w:rPr>
            <w:i/>
          </w:rPr>
          <w:delText>109</w:delText>
        </w:r>
        <w:r w:rsidDel="00281FE2">
          <w:delText>(1), 5. https://doi.org/10.1007/s10584-011-0148-z</w:delText>
        </w:r>
      </w:del>
    </w:p>
    <w:p w14:paraId="2740129A" w14:textId="77777777" w:rsidR="002338B0" w:rsidDel="00281FE2" w:rsidRDefault="002338B0" w:rsidP="002338B0">
      <w:pPr>
        <w:widowControl w:val="0"/>
        <w:pBdr>
          <w:top w:val="nil"/>
          <w:left w:val="nil"/>
          <w:bottom w:val="nil"/>
          <w:right w:val="nil"/>
          <w:between w:val="nil"/>
        </w:pBdr>
        <w:spacing w:line="480" w:lineRule="auto"/>
        <w:ind w:left="720" w:hanging="720"/>
        <w:rPr>
          <w:del w:id="775" w:author="PHILIP ANTHONY MARTIN" w:date="2024-02-20T10:52:00Z"/>
        </w:rPr>
      </w:pPr>
      <w:del w:id="776" w:author="PHILIP ANTHONY MARTIN" w:date="2024-02-20T10:52:00Z">
        <w:r w:rsidDel="00281FE2">
          <w:delText xml:space="preserve">Vandegehuchte, M. L., Sylvain, Z. A., Reichmann, L. G., de Tomasel, C. M., Nielsen, U. N., Wall, D. H., &amp; Sala, O. E. (2015). Responses of a desert nematode community to changes in water availability. </w:delText>
        </w:r>
        <w:r w:rsidRPr="002338B0" w:rsidDel="00281FE2">
          <w:rPr>
            <w:i/>
          </w:rPr>
          <w:delText xml:space="preserve">Ecosphere </w:delText>
        </w:r>
        <w:r w:rsidDel="00281FE2">
          <w:delText xml:space="preserve">, </w:delText>
        </w:r>
        <w:r w:rsidRPr="002338B0" w:rsidDel="00281FE2">
          <w:rPr>
            <w:i/>
          </w:rPr>
          <w:delText>6</w:delText>
        </w:r>
        <w:r w:rsidDel="00281FE2">
          <w:delText>(3), art44. https://doi.org/10.1890/es14-00319.1</w:delText>
        </w:r>
      </w:del>
    </w:p>
    <w:p w14:paraId="6016704A" w14:textId="77777777" w:rsidR="002338B0" w:rsidDel="00281FE2" w:rsidRDefault="002338B0" w:rsidP="002338B0">
      <w:pPr>
        <w:widowControl w:val="0"/>
        <w:pBdr>
          <w:top w:val="nil"/>
          <w:left w:val="nil"/>
          <w:bottom w:val="nil"/>
          <w:right w:val="nil"/>
          <w:between w:val="nil"/>
        </w:pBdr>
        <w:spacing w:line="480" w:lineRule="auto"/>
        <w:ind w:left="720" w:hanging="720"/>
        <w:rPr>
          <w:del w:id="777" w:author="PHILIP ANTHONY MARTIN" w:date="2024-02-20T10:52:00Z"/>
        </w:rPr>
      </w:pPr>
      <w:del w:id="778" w:author="PHILIP ANTHONY MARTIN" w:date="2024-02-20T10:52:00Z">
        <w:r w:rsidDel="00281FE2">
          <w:delText xml:space="preserve">Vellend, M., Baeten, L., Myers-Smith, I. H., Elmendorf, S. C., Beauséjour, R., Brown, C. D., De Frenne, P., Verheyen, K., &amp; Wipf, S. (2013). Global meta-analysis reveals no net change in local-scale plant biodiversity over time. </w:delText>
        </w:r>
        <w:r w:rsidRPr="002338B0" w:rsidDel="00281FE2">
          <w:rPr>
            <w:i/>
          </w:rPr>
          <w:delText>Proceedings of the National Academy of Sciences of the United States of America</w:delText>
        </w:r>
        <w:r w:rsidDel="00281FE2">
          <w:delText xml:space="preserve">, </w:delText>
        </w:r>
        <w:r w:rsidRPr="002338B0" w:rsidDel="00281FE2">
          <w:rPr>
            <w:i/>
          </w:rPr>
          <w:delText>110</w:delText>
        </w:r>
        <w:r w:rsidDel="00281FE2">
          <w:delText>(48), 19456–19459. https://doi.org/10.1073/pnas.1312779110</w:delText>
        </w:r>
      </w:del>
    </w:p>
    <w:p w14:paraId="57DEB89F" w14:textId="77777777" w:rsidR="002338B0" w:rsidDel="00281FE2" w:rsidRDefault="002338B0" w:rsidP="002338B0">
      <w:pPr>
        <w:widowControl w:val="0"/>
        <w:pBdr>
          <w:top w:val="nil"/>
          <w:left w:val="nil"/>
          <w:bottom w:val="nil"/>
          <w:right w:val="nil"/>
          <w:between w:val="nil"/>
        </w:pBdr>
        <w:spacing w:line="480" w:lineRule="auto"/>
        <w:ind w:left="720" w:hanging="720"/>
        <w:rPr>
          <w:del w:id="779" w:author="PHILIP ANTHONY MARTIN" w:date="2024-02-20T10:52:00Z"/>
        </w:rPr>
      </w:pPr>
      <w:del w:id="780" w:author="PHILIP ANTHONY MARTIN" w:date="2024-02-20T10:52:00Z">
        <w:r w:rsidDel="00281FE2">
          <w:delText xml:space="preserve">Viechtbauer, W. (2010). Conducting meta-analyses in R with the metafor package. </w:delText>
        </w:r>
        <w:r w:rsidRPr="002338B0" w:rsidDel="00281FE2">
          <w:rPr>
            <w:i/>
          </w:rPr>
          <w:delText>Journal of Statistical Software</w:delText>
        </w:r>
        <w:r w:rsidDel="00281FE2">
          <w:delText xml:space="preserve">, </w:delText>
        </w:r>
        <w:r w:rsidRPr="002338B0" w:rsidDel="00281FE2">
          <w:rPr>
            <w:i/>
          </w:rPr>
          <w:delText>36</w:delText>
        </w:r>
        <w:r w:rsidDel="00281FE2">
          <w:delText>(3), 1–48. https://lirias.kuleuven.be/1059637?limo=0</w:delText>
        </w:r>
      </w:del>
    </w:p>
    <w:p w14:paraId="165DA1A0" w14:textId="77777777" w:rsidR="002338B0" w:rsidDel="00281FE2" w:rsidRDefault="002338B0" w:rsidP="002338B0">
      <w:pPr>
        <w:widowControl w:val="0"/>
        <w:pBdr>
          <w:top w:val="nil"/>
          <w:left w:val="nil"/>
          <w:bottom w:val="nil"/>
          <w:right w:val="nil"/>
          <w:between w:val="nil"/>
        </w:pBdr>
        <w:spacing w:line="480" w:lineRule="auto"/>
        <w:ind w:left="720" w:hanging="720"/>
        <w:rPr>
          <w:del w:id="781" w:author="PHILIP ANTHONY MARTIN" w:date="2024-02-20T10:52:00Z"/>
        </w:rPr>
      </w:pPr>
      <w:del w:id="782" w:author="PHILIP ANTHONY MARTIN" w:date="2024-02-20T10:52:00Z">
        <w:r w:rsidDel="00281FE2">
          <w:delText xml:space="preserve">Violle, C., Navas, M.-L., Vile, D., Kazakou, E., Fortunel, C., Hummel, I., &amp; Garnier, E. (2007). Let the concept of trait be functional! </w:delText>
        </w:r>
        <w:r w:rsidRPr="002338B0" w:rsidDel="00281FE2">
          <w:rPr>
            <w:i/>
          </w:rPr>
          <w:delText xml:space="preserve">Oikos </w:delText>
        </w:r>
        <w:r w:rsidDel="00281FE2">
          <w:delText xml:space="preserve">, </w:delText>
        </w:r>
        <w:r w:rsidRPr="002338B0" w:rsidDel="00281FE2">
          <w:rPr>
            <w:i/>
          </w:rPr>
          <w:delText>116</w:delText>
        </w:r>
        <w:r w:rsidDel="00281FE2">
          <w:delText>(5), 882–892. https://doi.org/10.1111/j.0030-1299.2007.15559.x</w:delText>
        </w:r>
      </w:del>
    </w:p>
    <w:p w14:paraId="210E4640" w14:textId="77777777" w:rsidR="002338B0" w:rsidDel="00281FE2" w:rsidRDefault="002338B0" w:rsidP="002338B0">
      <w:pPr>
        <w:widowControl w:val="0"/>
        <w:pBdr>
          <w:top w:val="nil"/>
          <w:left w:val="nil"/>
          <w:bottom w:val="nil"/>
          <w:right w:val="nil"/>
          <w:between w:val="nil"/>
        </w:pBdr>
        <w:spacing w:line="480" w:lineRule="auto"/>
        <w:ind w:left="720" w:hanging="720"/>
        <w:rPr>
          <w:del w:id="783" w:author="PHILIP ANTHONY MARTIN" w:date="2024-02-20T10:52:00Z"/>
        </w:rPr>
      </w:pPr>
      <w:del w:id="784" w:author="PHILIP ANTHONY MARTIN" w:date="2024-02-20T10:52:00Z">
        <w:r w:rsidDel="00281FE2">
          <w:delText xml:space="preserve">Walker, A. P., De Kauwe, M. G., Bastos, A., Belmecheri, S., Georgiou, K., Keeling, R. F., </w:delText>
        </w:r>
        <w:r w:rsidDel="00281FE2">
          <w:lastRenderedPageBreak/>
          <w:delText xml:space="preserve">McMahon, S. M., Medlyn, B. E., Moore, D. J. P., Norby, R. J., Zaehle, S., Anderson-Teixeira, K. J., Battipaglia, G., Brienen, R. J. W., Cabugao, K. G., Cailleret, M., Campbell, E., Canadell, J. G., Ciais, P., … Zuidema, P. A. (2021). Integrating the evidence for a terrestrial carbon sink caused by increasing atmospheric CO2. </w:delText>
        </w:r>
        <w:r w:rsidRPr="002338B0" w:rsidDel="00281FE2">
          <w:rPr>
            <w:i/>
          </w:rPr>
          <w:delText>The New Phytologist</w:delText>
        </w:r>
        <w:r w:rsidDel="00281FE2">
          <w:delText xml:space="preserve">, </w:delText>
        </w:r>
        <w:r w:rsidRPr="002338B0" w:rsidDel="00281FE2">
          <w:rPr>
            <w:i/>
          </w:rPr>
          <w:delText>229</w:delText>
        </w:r>
        <w:r w:rsidDel="00281FE2">
          <w:delText>(5), 2413–2445. https://doi.org/10.1111/nph.16866</w:delText>
        </w:r>
      </w:del>
    </w:p>
    <w:p w14:paraId="3BA9D7E6" w14:textId="77777777" w:rsidR="002338B0" w:rsidDel="00281FE2" w:rsidRDefault="002338B0" w:rsidP="002338B0">
      <w:pPr>
        <w:widowControl w:val="0"/>
        <w:pBdr>
          <w:top w:val="nil"/>
          <w:left w:val="nil"/>
          <w:bottom w:val="nil"/>
          <w:right w:val="nil"/>
          <w:between w:val="nil"/>
        </w:pBdr>
        <w:spacing w:line="480" w:lineRule="auto"/>
        <w:ind w:left="720" w:hanging="720"/>
        <w:rPr>
          <w:del w:id="785" w:author="PHILIP ANTHONY MARTIN" w:date="2024-02-20T10:52:00Z"/>
        </w:rPr>
      </w:pPr>
      <w:del w:id="786" w:author="PHILIP ANTHONY MARTIN" w:date="2024-02-20T10:52:00Z">
        <w:r w:rsidDel="00281FE2">
          <w:delText xml:space="preserve">Wang, Y., Slotsbo, S., &amp; Holmstrup, M. (2022). Soil dwelling springtails are resilient to extreme drought in soil, but their reproduction is highly sensitive to small decreases in soil water potential. </w:delText>
        </w:r>
        <w:r w:rsidRPr="002338B0" w:rsidDel="00281FE2">
          <w:rPr>
            <w:i/>
          </w:rPr>
          <w:delText>Geoderma</w:delText>
        </w:r>
        <w:r w:rsidDel="00281FE2">
          <w:delText xml:space="preserve">, </w:delText>
        </w:r>
        <w:r w:rsidRPr="002338B0" w:rsidDel="00281FE2">
          <w:rPr>
            <w:i/>
          </w:rPr>
          <w:delText>421</w:delText>
        </w:r>
        <w:r w:rsidDel="00281FE2">
          <w:delText>, 115913. https://doi.org/10.1016/j.geoderma.2022.115913</w:delText>
        </w:r>
      </w:del>
    </w:p>
    <w:p w14:paraId="7DCC5370" w14:textId="77777777" w:rsidR="002338B0" w:rsidDel="00281FE2" w:rsidRDefault="002338B0" w:rsidP="002338B0">
      <w:pPr>
        <w:widowControl w:val="0"/>
        <w:pBdr>
          <w:top w:val="nil"/>
          <w:left w:val="nil"/>
          <w:bottom w:val="nil"/>
          <w:right w:val="nil"/>
          <w:between w:val="nil"/>
        </w:pBdr>
        <w:spacing w:line="480" w:lineRule="auto"/>
        <w:ind w:left="720" w:hanging="720"/>
        <w:rPr>
          <w:del w:id="787" w:author="PHILIP ANTHONY MARTIN" w:date="2024-02-20T10:52:00Z"/>
        </w:rPr>
      </w:pPr>
      <w:del w:id="788" w:author="PHILIP ANTHONY MARTIN" w:date="2024-02-20T10:52:00Z">
        <w:r w:rsidDel="00281FE2">
          <w:delText xml:space="preserve">Watanabe, M. (2006). Anhydrobiosis in invertebrates. </w:delText>
        </w:r>
        <w:r w:rsidRPr="002338B0" w:rsidDel="00281FE2">
          <w:rPr>
            <w:i/>
          </w:rPr>
          <w:delText>Applied Entomology and Zoology</w:delText>
        </w:r>
        <w:r w:rsidDel="00281FE2">
          <w:delText xml:space="preserve">, </w:delText>
        </w:r>
        <w:r w:rsidRPr="002338B0" w:rsidDel="00281FE2">
          <w:rPr>
            <w:i/>
          </w:rPr>
          <w:delText>41</w:delText>
        </w:r>
        <w:r w:rsidDel="00281FE2">
          <w:delText>(1), 15–31. https://doi.org/10.1303/aez.2006.15</w:delText>
        </w:r>
      </w:del>
    </w:p>
    <w:p w14:paraId="22A9FB6E" w14:textId="77777777" w:rsidR="002338B0" w:rsidDel="00281FE2" w:rsidRDefault="002338B0" w:rsidP="002338B0">
      <w:pPr>
        <w:widowControl w:val="0"/>
        <w:pBdr>
          <w:top w:val="nil"/>
          <w:left w:val="nil"/>
          <w:bottom w:val="nil"/>
          <w:right w:val="nil"/>
          <w:between w:val="nil"/>
        </w:pBdr>
        <w:spacing w:line="480" w:lineRule="auto"/>
        <w:ind w:left="720" w:hanging="720"/>
        <w:rPr>
          <w:del w:id="789" w:author="PHILIP ANTHONY MARTIN" w:date="2024-02-20T10:52:00Z"/>
        </w:rPr>
      </w:pPr>
      <w:del w:id="790" w:author="PHILIP ANTHONY MARTIN" w:date="2024-02-20T10:52:00Z">
        <w:r w:rsidDel="00281FE2">
          <w:delText xml:space="preserve">Westgate, M., &amp; Grames, E. (2020). </w:delText>
        </w:r>
        <w:r w:rsidRPr="002338B0" w:rsidDel="00281FE2">
          <w:rPr>
            <w:i/>
          </w:rPr>
          <w:delText>synthesisr: Import, Assemble, and Deduplicate Bibliographic Datasets</w:delText>
        </w:r>
        <w:r w:rsidDel="00281FE2">
          <w:delText>. https://CRAN.R-project.org/package=synthesisr</w:delText>
        </w:r>
      </w:del>
    </w:p>
    <w:p w14:paraId="6E1F7BA8" w14:textId="77777777" w:rsidR="002338B0" w:rsidDel="00281FE2" w:rsidRDefault="002338B0" w:rsidP="002338B0">
      <w:pPr>
        <w:widowControl w:val="0"/>
        <w:pBdr>
          <w:top w:val="nil"/>
          <w:left w:val="nil"/>
          <w:bottom w:val="nil"/>
          <w:right w:val="nil"/>
          <w:between w:val="nil"/>
        </w:pBdr>
        <w:spacing w:line="480" w:lineRule="auto"/>
        <w:ind w:left="720" w:hanging="720"/>
        <w:rPr>
          <w:del w:id="791" w:author="PHILIP ANTHONY MARTIN" w:date="2024-02-20T10:52:00Z"/>
        </w:rPr>
      </w:pPr>
      <w:del w:id="792" w:author="PHILIP ANTHONY MARTIN" w:date="2024-02-20T10:52:00Z">
        <w:r w:rsidDel="00281FE2">
          <w:delText xml:space="preserve">Wu, P., &amp; Wang, C. (2019). Differences in spatiotemporal dynamics between soil macrofauna and mesofauna communities in forest ecosystems: The significance for soil fauna diversity monitoring. </w:delText>
        </w:r>
        <w:r w:rsidRPr="002338B0" w:rsidDel="00281FE2">
          <w:rPr>
            <w:i/>
          </w:rPr>
          <w:delText>Geoderma</w:delText>
        </w:r>
        <w:r w:rsidDel="00281FE2">
          <w:delText xml:space="preserve">, </w:delText>
        </w:r>
        <w:r w:rsidRPr="002338B0" w:rsidDel="00281FE2">
          <w:rPr>
            <w:i/>
          </w:rPr>
          <w:delText>337</w:delText>
        </w:r>
        <w:r w:rsidDel="00281FE2">
          <w:delText>, 266–272. https://doi.org/10.1016/j.geoderma.2018.09.031</w:delText>
        </w:r>
      </w:del>
    </w:p>
    <w:p w14:paraId="48D7CDEC" w14:textId="77777777" w:rsidR="002338B0" w:rsidDel="00281FE2" w:rsidRDefault="002338B0" w:rsidP="002338B0">
      <w:pPr>
        <w:widowControl w:val="0"/>
        <w:pBdr>
          <w:top w:val="nil"/>
          <w:left w:val="nil"/>
          <w:bottom w:val="nil"/>
          <w:right w:val="nil"/>
          <w:between w:val="nil"/>
        </w:pBdr>
        <w:spacing w:line="480" w:lineRule="auto"/>
        <w:ind w:left="720" w:hanging="720"/>
        <w:rPr>
          <w:del w:id="793" w:author="PHILIP ANTHONY MARTIN" w:date="2024-02-20T10:52:00Z"/>
        </w:rPr>
      </w:pPr>
      <w:del w:id="794" w:author="PHILIP ANTHONY MARTIN" w:date="2024-02-20T10:52:00Z">
        <w:r w:rsidDel="00281FE2">
          <w:delText xml:space="preserve">Yang, Y., Saatchi, S. S., Xu, L., Yu, Y., Choi, S., Phillips, N., Kennedy, R., Keller, M., Knyazikhin, Y., &amp; Myneni, R. B. (2018). Post-drought decline of the Amazon carbon sink. </w:delText>
        </w:r>
        <w:r w:rsidRPr="002338B0" w:rsidDel="00281FE2">
          <w:rPr>
            <w:i/>
          </w:rPr>
          <w:delText>Nature Communications</w:delText>
        </w:r>
        <w:r w:rsidDel="00281FE2">
          <w:delText xml:space="preserve">, </w:delText>
        </w:r>
        <w:r w:rsidRPr="002338B0" w:rsidDel="00281FE2">
          <w:rPr>
            <w:i/>
          </w:rPr>
          <w:delText>9</w:delText>
        </w:r>
        <w:r w:rsidDel="00281FE2">
          <w:delText>(1), 3172. https://doi.org/10.1038/s41467-018-05668-6</w:delText>
        </w:r>
      </w:del>
    </w:p>
    <w:p w14:paraId="1A03B42C" w14:textId="77777777" w:rsidR="002338B0" w:rsidRDefault="002338B0" w:rsidP="002338B0">
      <w:pPr>
        <w:widowControl w:val="0"/>
        <w:pBdr>
          <w:top w:val="nil"/>
          <w:left w:val="nil"/>
          <w:bottom w:val="nil"/>
          <w:right w:val="nil"/>
          <w:between w:val="nil"/>
        </w:pBdr>
        <w:spacing w:line="480" w:lineRule="auto"/>
        <w:ind w:left="720" w:hanging="720"/>
      </w:pPr>
      <w:del w:id="795" w:author="PHILIP ANTHONY MARTIN" w:date="2024-02-20T10:52:00Z">
        <w:r w:rsidDel="00281FE2">
          <w:delText xml:space="preserve">Zajicek, P., Welti, E. A. R., Baker, N. J., Januschke, K., Brauner, O., &amp; Haase, P. (2021). Long-term data reveal unimodal responses of ground beetle abundance to precipitation and land use but no changes in taxonomic and functional diversity. </w:delText>
        </w:r>
        <w:r w:rsidRPr="002338B0" w:rsidDel="00281FE2">
          <w:rPr>
            <w:i/>
          </w:rPr>
          <w:delText>Scientific Reports</w:delText>
        </w:r>
        <w:r w:rsidDel="00281FE2">
          <w:delText xml:space="preserve">, </w:delText>
        </w:r>
        <w:r w:rsidRPr="002338B0" w:rsidDel="00281FE2">
          <w:rPr>
            <w:i/>
          </w:rPr>
          <w:delText>11</w:delText>
        </w:r>
        <w:r w:rsidDel="00281FE2">
          <w:delText>(1), 17468. https://doi.org/10.1038/s41598-021-96910-7</w:delText>
        </w:r>
      </w:del>
      <w:r>
        <w:fldChar w:fldCharType="end"/>
      </w:r>
    </w:p>
    <w:p w14:paraId="1B23C2DE" w14:textId="77777777" w:rsidR="009439DD" w:rsidRDefault="009439DD" w:rsidP="00AA7A9F">
      <w:pPr>
        <w:widowControl w:val="0"/>
        <w:pBdr>
          <w:top w:val="nil"/>
          <w:left w:val="nil"/>
          <w:bottom w:val="nil"/>
          <w:right w:val="nil"/>
          <w:between w:val="nil"/>
        </w:pBdr>
        <w:spacing w:line="480" w:lineRule="auto"/>
      </w:pPr>
    </w:p>
    <w:sectPr w:rsidR="009439DD" w:rsidSect="00AA7A9F">
      <w:pgSz w:w="11909" w:h="16834"/>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PHILIP ANTHONY MARTIN" w:date="2024-03-21T17:22:00Z" w:initials="PAM">
    <w:p w14:paraId="7E85F3DA" w14:textId="1EDB75DF" w:rsidR="0069312D" w:rsidRDefault="0069312D">
      <w:pPr>
        <w:pStyle w:val="CommentText"/>
      </w:pPr>
      <w:r>
        <w:rPr>
          <w:rStyle w:val="CommentReference"/>
        </w:rPr>
        <w:annotationRef/>
      </w:r>
      <w:r>
        <w:t>Add numbers to this</w:t>
      </w:r>
    </w:p>
  </w:comment>
  <w:comment w:id="114" w:author="PHILIP ANTHONY MARTIN" w:date="2024-03-22T21:48:00Z" w:initials="PAM">
    <w:p w14:paraId="7E4E022C" w14:textId="738AFF15" w:rsidR="008B204B" w:rsidRDefault="008B204B">
      <w:pPr>
        <w:pStyle w:val="CommentText"/>
      </w:pPr>
      <w:r>
        <w:rPr>
          <w:rStyle w:val="CommentReference"/>
        </w:rPr>
        <w:annotationRef/>
      </w:r>
      <w:r>
        <w:t>I should change the thresholds for this to give more categories.</w:t>
      </w:r>
    </w:p>
  </w:comment>
  <w:comment w:id="139" w:author="PHILIP ANTHONY MARTIN" w:date="2024-02-20T10:52:00Z" w:initials="PAM">
    <w:p w14:paraId="6A2D8498" w14:textId="77777777" w:rsidR="0069312D" w:rsidRDefault="0069312D">
      <w:pPr>
        <w:pStyle w:val="CommentText"/>
      </w:pPr>
      <w:r>
        <w:rPr>
          <w:rStyle w:val="CommentReference"/>
        </w:rPr>
        <w:annotationRef/>
      </w:r>
      <w:r>
        <w:t>Need to clarify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85F3DA" w15:done="0"/>
  <w15:commentEx w15:paraId="7E4E022C" w15:done="0"/>
  <w15:commentEx w15:paraId="6A2D84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85F3DA" w16cid:durableId="29A6EB6E"/>
  <w16cid:commentId w16cid:paraId="7E4E022C" w16cid:durableId="29A87B2F"/>
  <w16cid:commentId w16cid:paraId="6A2D8498" w16cid:durableId="297F030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BD108C"/>
    <w:multiLevelType w:val="hybridMultilevel"/>
    <w:tmpl w:val="E1923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F9B5F57"/>
    <w:multiLevelType w:val="multilevel"/>
    <w:tmpl w:val="9FB8D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ILIP ANTHONY MARTIN">
    <w15:presenceInfo w15:providerId="AD" w15:userId="S-1-5-21-1308740662-429972972-96501386-4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C862Q822M312J923"/>
    <w:docVar w:name="paperpile-doc-name" w:val="Soil_fauna_precip_changes_GCB_1st_round.docx"/>
    <w:docVar w:name="paperpile-includeDoi" w:val="true"/>
    <w:docVar w:name="paperpile-styleFile" w:val="apa.csl"/>
    <w:docVar w:name="paperpile-styleId" w:val="global-change-biology"/>
    <w:docVar w:name="paperpile-styleLabel" w:val="Global Change Biology"/>
    <w:docVar w:name="paperpile-styleLocale" w:val="default"/>
  </w:docVars>
  <w:rsids>
    <w:rsidRoot w:val="009439DD"/>
    <w:rsid w:val="00043226"/>
    <w:rsid w:val="000A0BD4"/>
    <w:rsid w:val="000B563B"/>
    <w:rsid w:val="0014597D"/>
    <w:rsid w:val="002338B0"/>
    <w:rsid w:val="00237512"/>
    <w:rsid w:val="002813DB"/>
    <w:rsid w:val="00281FE2"/>
    <w:rsid w:val="00292353"/>
    <w:rsid w:val="002E03C4"/>
    <w:rsid w:val="00313A3C"/>
    <w:rsid w:val="00351348"/>
    <w:rsid w:val="004A4CFC"/>
    <w:rsid w:val="004E1A68"/>
    <w:rsid w:val="004F6948"/>
    <w:rsid w:val="0069312D"/>
    <w:rsid w:val="00766030"/>
    <w:rsid w:val="00792104"/>
    <w:rsid w:val="00880201"/>
    <w:rsid w:val="0088675D"/>
    <w:rsid w:val="008B032B"/>
    <w:rsid w:val="008B204B"/>
    <w:rsid w:val="009439DD"/>
    <w:rsid w:val="00A92F11"/>
    <w:rsid w:val="00AA7A9F"/>
    <w:rsid w:val="00AA7DD9"/>
    <w:rsid w:val="00B17449"/>
    <w:rsid w:val="00B85DE2"/>
    <w:rsid w:val="00C443DB"/>
    <w:rsid w:val="00C55F50"/>
    <w:rsid w:val="00C82C28"/>
    <w:rsid w:val="00DA7C90"/>
    <w:rsid w:val="00E56D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423F1"/>
  <w15:docId w15:val="{4956992C-0116-4EC9-8D73-CE87CB673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813D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3DB"/>
    <w:rPr>
      <w:rFonts w:ascii="Segoe UI" w:hAnsi="Segoe UI" w:cs="Segoe UI"/>
      <w:sz w:val="18"/>
      <w:szCs w:val="18"/>
    </w:rPr>
  </w:style>
  <w:style w:type="character" w:styleId="LineNumber">
    <w:name w:val="line number"/>
    <w:basedOn w:val="DefaultParagraphFont"/>
    <w:uiPriority w:val="99"/>
    <w:semiHidden/>
    <w:unhideWhenUsed/>
    <w:rsid w:val="00AA7A9F"/>
  </w:style>
  <w:style w:type="paragraph" w:styleId="BodyText">
    <w:name w:val="Body Text"/>
    <w:basedOn w:val="Normal"/>
    <w:link w:val="BodyTextChar"/>
    <w:uiPriority w:val="99"/>
    <w:semiHidden/>
    <w:unhideWhenUsed/>
    <w:rsid w:val="002338B0"/>
    <w:pPr>
      <w:spacing w:after="120"/>
    </w:pPr>
  </w:style>
  <w:style w:type="character" w:customStyle="1" w:styleId="BodyTextChar">
    <w:name w:val="Body Text Char"/>
    <w:basedOn w:val="DefaultParagraphFont"/>
    <w:link w:val="BodyText"/>
    <w:uiPriority w:val="99"/>
    <w:semiHidden/>
    <w:rsid w:val="002338B0"/>
  </w:style>
  <w:style w:type="paragraph" w:styleId="CommentSubject">
    <w:name w:val="annotation subject"/>
    <w:basedOn w:val="CommentText"/>
    <w:next w:val="CommentText"/>
    <w:link w:val="CommentSubjectChar"/>
    <w:uiPriority w:val="99"/>
    <w:semiHidden/>
    <w:unhideWhenUsed/>
    <w:rsid w:val="00281FE2"/>
    <w:rPr>
      <w:b/>
      <w:bCs/>
    </w:rPr>
  </w:style>
  <w:style w:type="character" w:customStyle="1" w:styleId="CommentSubjectChar">
    <w:name w:val="Comment Subject Char"/>
    <w:basedOn w:val="CommentTextChar"/>
    <w:link w:val="CommentSubject"/>
    <w:uiPriority w:val="99"/>
    <w:semiHidden/>
    <w:rsid w:val="00281FE2"/>
    <w:rPr>
      <w:b/>
      <w:bCs/>
      <w:sz w:val="20"/>
      <w:szCs w:val="20"/>
    </w:rPr>
  </w:style>
  <w:style w:type="paragraph" w:styleId="ListParagraph">
    <w:name w:val="List Paragraph"/>
    <w:basedOn w:val="Normal"/>
    <w:uiPriority w:val="34"/>
    <w:qFormat/>
    <w:rsid w:val="002923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611</TotalTime>
  <Pages>1</Pages>
  <Words>64870</Words>
  <Characters>369765</Characters>
  <Application>Microsoft Office Word</Application>
  <DocSecurity>0</DocSecurity>
  <Lines>3081</Lines>
  <Paragraphs>867</Paragraphs>
  <ScaleCrop>false</ScaleCrop>
  <HeadingPairs>
    <vt:vector size="2" baseType="variant">
      <vt:variant>
        <vt:lpstr>Title</vt:lpstr>
      </vt:variant>
      <vt:variant>
        <vt:i4>1</vt:i4>
      </vt:variant>
    </vt:vector>
  </HeadingPairs>
  <TitlesOfParts>
    <vt:vector size="1" baseType="lpstr">
      <vt:lpstr/>
    </vt:vector>
  </TitlesOfParts>
  <Company>BC3</Company>
  <LinksUpToDate>false</LinksUpToDate>
  <CharactersWithSpaces>433768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 ANTHONY MARTIN</dc:creator>
  <cp:lastModifiedBy>PHILIP ANTHONY MARTIN</cp:lastModifiedBy>
  <cp:revision>10</cp:revision>
  <dcterms:created xsi:type="dcterms:W3CDTF">2024-02-20T09:28:00Z</dcterms:created>
  <dcterms:modified xsi:type="dcterms:W3CDTF">2024-03-22T21:39:00Z</dcterms:modified>
</cp:coreProperties>
</file>
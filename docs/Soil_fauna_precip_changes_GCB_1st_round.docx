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65DDE72D"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w:t>
      </w:r>
      <w:commentRangeStart w:id="1"/>
      <w:r>
        <w:t xml:space="preserve">Precipitation reductions led to </w:t>
      </w:r>
      <w:ins w:id="2" w:author="PHILIP ANTHONY MARTIN" w:date="2024-03-25T14:31:00Z">
        <w:r w:rsidR="007F6AE2">
          <w:t xml:space="preserve">a decrease of 38% </w:t>
        </w:r>
      </w:ins>
      <w:del w:id="3" w:author="PHILIP ANTHONY MARTIN" w:date="2024-03-25T14:31:00Z">
        <w:r w:rsidDel="007F6AE2">
          <w:delText xml:space="preserve">large decreases </w:delText>
        </w:r>
      </w:del>
      <w:r>
        <w:t xml:space="preserve">in soil and litter fauna abundance, with </w:t>
      </w:r>
      <w:ins w:id="4" w:author="PHILIP ANTHONY MARTIN" w:date="2024-03-25T14:31:00Z">
        <w:r w:rsidR="007F6AE2">
          <w:t xml:space="preserve">a 36% increase in abundance </w:t>
        </w:r>
      </w:ins>
      <w:del w:id="5" w:author="PHILIP ANTHONY MARTIN" w:date="2024-03-25T14:32:00Z">
        <w:r w:rsidDel="007F6AE2">
          <w:delText>the opposite trend observed for</w:delText>
        </w:r>
      </w:del>
      <w:ins w:id="6" w:author="PHILIP ANTHONY MARTIN" w:date="2024-03-25T14:32:00Z">
        <w:r w:rsidR="007F6AE2">
          <w:t>under</w:t>
        </w:r>
      </w:ins>
      <w:r>
        <w:t xml:space="preserve"> precipitation increases, while diversity impacts were smaller.</w:t>
      </w:r>
      <w:commentRangeEnd w:id="1"/>
      <w:r w:rsidR="0014597D">
        <w:rPr>
          <w:rStyle w:val="CommentReference"/>
        </w:rPr>
        <w:commentReference w:id="1"/>
      </w:r>
      <w:r>
        <w:t xml:space="preserve">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3F0C488E"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7" w:author="PHILIP ANTHONY MARTIN" w:date="2024-03-21T16:09:00Z">
        <w:r w:rsidDel="004F6948">
          <w:delText>precipitation changes</w:delText>
        </w:r>
      </w:del>
      <w:ins w:id="8" w:author="PHILIP ANTHONY MARTIN" w:date="2024-03-21T16:09:00Z">
        <w:r w:rsidR="004F6948">
          <w:t>disturbances</w:t>
        </w:r>
      </w:ins>
      <w:r>
        <w:t xml:space="preserve"> on </w:t>
      </w:r>
      <w:ins w:id="9" w:author="PHILIP ANTHONY MARTIN" w:date="2024-03-21T16:11:00Z">
        <w:r w:rsidR="00C82C28">
          <w:t xml:space="preserve">the </w:t>
        </w:r>
      </w:ins>
      <w:del w:id="10" w:author="PHILIP ANTHONY MARTIN" w:date="2024-03-21T16:11:00Z">
        <w:r w:rsidDel="00C82C28">
          <w:delText xml:space="preserve">belowground forest </w:delText>
        </w:r>
      </w:del>
      <w:r>
        <w:t>biodiversity</w:t>
      </w:r>
      <w:ins w:id="11" w:author="PHILIP ANTHONY MARTIN" w:date="2024-03-21T16:11:00Z">
        <w:r w:rsidR="00C82C28">
          <w:t xml:space="preserve"> of</w:t>
        </w:r>
      </w:ins>
      <w:ins w:id="12" w:author="PHILIP ANTHONY MARTIN" w:date="2024-03-21T16:09:00Z">
        <w:r w:rsidR="004F6948">
          <w:t xml:space="preserve"> soil and litter </w:t>
        </w:r>
      </w:ins>
      <w:ins w:id="13" w:author="PHILIP ANTHONY MARTIN" w:date="2024-03-21T16:10:00Z">
        <w:r w:rsidR="004F6948">
          <w:t>invertebrate fauna</w:t>
        </w:r>
      </w:ins>
      <w:ins w:id="14" w:author="PHILIP ANTHONY MARTIN" w:date="2024-03-21T16:11:00Z">
        <w:r w:rsidR="00C82C28">
          <w:t xml:space="preserve"> in forests</w:t>
        </w:r>
      </w:ins>
      <w:ins w:id="15" w:author="PHILIP ANTHONY MARTIN" w:date="2024-03-21T16:10:00Z">
        <w:r w:rsidR="004F6948">
          <w:t>,</w:t>
        </w:r>
      </w:ins>
      <w:r>
        <w:t xml:space="preserve"> remain</w:t>
      </w:r>
      <w:ins w:id="16" w:author="PHILIP ANTHONY MARTIN" w:date="2024-03-21T16:11:00Z">
        <w:r w:rsidR="00C82C28">
          <w:t>s</w:t>
        </w:r>
      </w:ins>
      <w:r>
        <w:t xml:space="preserve"> poorly known </w:t>
      </w:r>
      <w:del w:id="17" w:author="PHILIP ANTHONY MARTIN" w:date="2024-03-21T16:10:00Z">
        <w:r w:rsidR="002338B0" w:rsidDel="004F6948">
          <w:fldChar w:fldCharType="begin" w:fldLock="1"/>
        </w:r>
      </w:del>
      <w:ins w:id="18" w:author="PHILIP ANTHONY MARTIN" w:date="2024-03-21T16:10:00Z">
        <w:r w:rsidR="004F6948">
          <w:instrText>ADDIN paperpile_citation &lt;clusterId&gt;U318I386X976B769&lt;/clusterId&gt;&lt;metadata&gt;&lt;citation&gt;&lt;id&gt;413d4971-19ae-456c-850c-90d224d667b4&lt;/id&gt;&lt;/citation&gt;&lt;/metadata&gt;&lt;data&gt;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&lt;/data&gt; \* MERGEFORMAT</w:instrText>
        </w:r>
      </w:ins>
      <w:del w:id="19" w:author="PHILIP ANTHONY MARTIN" w:date="2024-03-21T16:10:00Z">
        <w:r w:rsidR="002338B0" w:rsidDel="004F6948">
          <w:delInstrText>ADDIN paperpile_citation &lt;clusterId&gt;U318I386X976B769&lt;/clusterId&gt;&lt;metadata&gt;&lt;citation&gt;&lt;id&gt;265FF99A57A811EEB7B0D18E945E4932&lt;/id&gt;&lt;/citation&gt;&lt;/metadata&gt;&lt;data&gt;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&lt;/data&gt; \* MERGEFORMAT</w:delInstrText>
        </w:r>
        <w:r w:rsidR="002338B0" w:rsidDel="004F6948">
          <w:fldChar w:fldCharType="separate"/>
        </w:r>
      </w:del>
      <w:ins w:id="20" w:author="PHILIP ANTHONY MARTIN" w:date="2024-03-25T12:02:00Z">
        <w:r w:rsidR="002A3514">
          <w:rPr>
            <w:noProof/>
            <w:color w:val="000000"/>
          </w:rPr>
          <w:t>(Pressler et al., 2019)</w:t>
        </w:r>
      </w:ins>
      <w:del w:id="21" w:author="PHILIP ANTHONY MARTIN" w:date="2024-03-21T16:10:00Z">
        <w:r w:rsidR="002338B0" w:rsidDel="004F6948">
          <w:rPr>
            <w:noProof/>
            <w:color w:val="000000"/>
          </w:rPr>
          <w:delText>(Fierer et al., 2009)</w:delText>
        </w:r>
        <w:r w:rsidR="002338B0" w:rsidDel="004F6948">
          <w:rPr>
            <w:color w:val="000000"/>
          </w:rPr>
          <w:fldChar w:fldCharType="end"/>
        </w:r>
        <w:r w:rsidDel="004F6948">
          <w:delText xml:space="preserve">, </w:delText>
        </w:r>
      </w:del>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22" w:author="PHILIP ANTHONY MARTIN" w:date="2024-02-20T10:08:00Z">
        <w:r>
          <w:t xml:space="preserve">Since </w:t>
        </w:r>
      </w:ins>
      <w:ins w:id="23" w:author="PHILIP ANTHONY MARTIN" w:date="2024-02-20T10:09:00Z">
        <w:r>
          <w:t>soil moisture is a key limiting factor to the fitness and behaviour of many soil and litter fauna</w:t>
        </w:r>
      </w:ins>
      <w:ins w:id="24" w:author="PHILIP ANTHONY MARTIN" w:date="2024-02-20T10:11:00Z">
        <w:r>
          <w:t>,</w:t>
        </w:r>
      </w:ins>
      <w:ins w:id="25" w:author="PHILIP ANTHONY MARTIN" w:date="2024-02-20T10:09:00Z">
        <w:r>
          <w:t xml:space="preserve"> </w:t>
        </w:r>
      </w:ins>
      <w:del w:id="26" w:author="PHILIP ANTHONY MARTIN" w:date="2024-02-20T10:09:00Z">
        <w:r w:rsidR="002813DB" w:rsidDel="008B032B">
          <w:delText>P</w:delText>
        </w:r>
      </w:del>
      <w:ins w:id="27" w:author="PHILIP ANTHONY MARTIN" w:date="2024-02-20T10:09:00Z">
        <w:r>
          <w:t>p</w:t>
        </w:r>
      </w:ins>
      <w:r w:rsidR="002813DB">
        <w:t xml:space="preserve">recipitation changes may threaten the processes </w:t>
      </w:r>
      <w:ins w:id="28" w:author="PHILIP ANTHONY MARTIN" w:date="2024-02-20T10:08:00Z">
        <w:r>
          <w:t xml:space="preserve">to which </w:t>
        </w:r>
      </w:ins>
      <w:del w:id="29" w:author="PHILIP ANTHONY MARTIN" w:date="2024-02-20T10:08:00Z">
        <w:r w:rsidR="002813DB" w:rsidDel="008B032B">
          <w:delText xml:space="preserve">that </w:delText>
        </w:r>
      </w:del>
      <w:del w:id="30" w:author="PHILIP ANTHONY MARTIN" w:date="2024-02-20T10:09:00Z">
        <w:r w:rsidR="002813DB" w:rsidDel="008B032B">
          <w:delText>soil and litter fauna</w:delText>
        </w:r>
      </w:del>
      <w:ins w:id="31" w:author="PHILIP ANTHONY MARTIN" w:date="2024-02-20T10:09:00Z">
        <w:r>
          <w:t>they</w:t>
        </w:r>
      </w:ins>
      <w:r w:rsidR="002813DB">
        <w:t xml:space="preserve"> contribute </w:t>
      </w:r>
      <w:del w:id="32" w:author="PHILIP ANTHONY MARTIN" w:date="2024-02-20T10:08:00Z">
        <w:r w:rsidR="002813DB" w:rsidDel="008B032B">
          <w:delText xml:space="preserve">to </w:delText>
        </w:r>
      </w:del>
      <w:del w:id="33"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34" w:author="PHILIP ANTHONY MARTIN" w:date="2024-02-20T10:18:00Z">
        <w:r w:rsidR="00DA7C90">
          <w:t xml:space="preserve">changes </w:t>
        </w:r>
      </w:ins>
      <w:del w:id="35" w:author="PHILIP ANTHONY MARTIN" w:date="2024-02-20T10:19:00Z">
        <w:r w:rsidR="002813DB" w:rsidDel="00DA7C90">
          <w:delText xml:space="preserve">reductions </w:delText>
        </w:r>
      </w:del>
      <w:r w:rsidR="002813DB">
        <w:t xml:space="preserve">and associated </w:t>
      </w:r>
      <w:ins w:id="36" w:author="PHILIP ANTHONY MARTIN" w:date="2024-02-20T10:19:00Z">
        <w:r w:rsidR="00DA7C90">
          <w:t xml:space="preserve">changes in </w:t>
        </w:r>
      </w:ins>
      <w:del w:id="37" w:author="PHILIP ANTHONY MARTIN" w:date="2024-02-20T10:19:00Z">
        <w:r w:rsidR="002813DB" w:rsidDel="00DA7C90">
          <w:delText xml:space="preserve">lower </w:delText>
        </w:r>
      </w:del>
      <w:r w:rsidR="002813DB">
        <w:t xml:space="preserve">soil moisture can </w:t>
      </w:r>
      <w:ins w:id="38" w:author="PHILIP ANTHONY MARTIN" w:date="2024-02-20T10:20:00Z">
        <w:r w:rsidR="00DA7C90">
          <w:t xml:space="preserve">alter </w:t>
        </w:r>
      </w:ins>
      <w:del w:id="39" w:author="PHILIP ANTHONY MARTIN" w:date="2024-02-20T10:12:00Z">
        <w:r w:rsidR="002813DB" w:rsidDel="008B032B">
          <w:delText>reduce water films, restricting</w:delText>
        </w:r>
      </w:del>
      <w:del w:id="40"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41" w:author="PHILIP ANTHONY MARTIN" w:date="2024-02-20T10:25:00Z">
        <w:r w:rsidR="00DA7C90">
          <w:t xml:space="preserve">, and therefore their access to </w:t>
        </w:r>
      </w:ins>
      <w:ins w:id="42" w:author="PHILIP ANTHONY MARTIN" w:date="2024-02-20T10:26:00Z">
        <w:r w:rsidR="00DA7C90">
          <w:t>food sources,</w:t>
        </w:r>
      </w:ins>
      <w:r w:rsidR="002813DB">
        <w:t xml:space="preserve"> or </w:t>
      </w:r>
      <w:del w:id="43"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44" w:author="PHILIP ANTHONY MARTIN" w:date="2024-02-20T10:27:00Z">
        <w:r w:rsidR="002813DB" w:rsidDel="00DA7C90">
          <w:delText xml:space="preserve">Conversely, increased </w:delText>
        </w:r>
      </w:del>
      <w:del w:id="45" w:author="PHILIP ANTHONY MARTIN" w:date="2024-02-20T10:13:00Z">
        <w:r w:rsidR="002813DB" w:rsidDel="008B032B">
          <w:delText xml:space="preserve">soil moisture as a result of </w:delText>
        </w:r>
      </w:del>
      <w:del w:id="46" w:author="PHILIP ANTHONY MARTIN" w:date="2024-02-20T10:27:00Z">
        <w:r w:rsidR="002813DB" w:rsidDel="00DA7C90">
          <w:delText xml:space="preserve">precipitation </w:delText>
        </w:r>
      </w:del>
      <w:del w:id="47" w:author="PHILIP ANTHONY MARTIN" w:date="2024-02-20T10:13:00Z">
        <w:r w:rsidR="002813DB" w:rsidDel="008B032B">
          <w:delText xml:space="preserve">increases </w:delText>
        </w:r>
      </w:del>
      <w:del w:id="48"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w:t>
      </w:r>
      <w:r w:rsidR="002813DB">
        <w:lastRenderedPageBreak/>
        <w:t xml:space="preserve">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17B39C5F" w14:textId="77777777"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w:t>
      </w:r>
      <w:r>
        <w:lastRenderedPageBreak/>
        <w:t xml:space="preserve">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14:paraId="60829D7C" w14:textId="77777777"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r w:rsidR="002338B0">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r w:rsidR="002338B0">
        <w:fldChar w:fldCharType="separate"/>
      </w:r>
      <w:r w:rsidR="002338B0">
        <w:rPr>
          <w:noProof/>
          <w:color w:val="000000"/>
        </w:rPr>
        <w:t>(Christie et al., 2019, 2020; Spake, Mori, Beckmann, Martin, et al., 2021)</w:t>
      </w:r>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77777777"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t>
      </w:r>
      <w:r>
        <w:lastRenderedPageBreak/>
        <w:t xml:space="preserve">without an exoskeleton compared to those with </w:t>
      </w:r>
      <w:proofErr w:type="spellStart"/>
      <w:r>
        <w:t>en</w:t>
      </w:r>
      <w:proofErr w:type="spellEnd"/>
      <w:r>
        <w:t xml:space="preserve"> exoskeleton (H4, Figure 1d), or for organisms with smaller body sizes (H5, Figure 1e). There were no hypotheses for question 3.</w:t>
      </w:r>
    </w:p>
    <w:p w14:paraId="72153398" w14:textId="77777777" w:rsidR="009439DD" w:rsidRDefault="002813DB" w:rsidP="00AA7A9F">
      <w:pPr>
        <w:spacing w:before="240" w:after="240" w:line="480" w:lineRule="auto"/>
        <w:rPr>
          <w:b/>
        </w:rPr>
      </w:pPr>
      <w:r>
        <w:rPr>
          <w:b/>
          <w:noProof/>
        </w:rPr>
        <w:drawing>
          <wp:inline distT="114300" distB="114300" distL="114300" distR="114300" wp14:anchorId="22722E7A" wp14:editId="116DCC7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822700"/>
                    </a:xfrm>
                    <a:prstGeom prst="rect">
                      <a:avLst/>
                    </a:prstGeom>
                    <a:ln/>
                  </pic:spPr>
                </pic:pic>
              </a:graphicData>
            </a:graphic>
          </wp:inline>
        </w:drawing>
      </w:r>
    </w:p>
    <w:p w14:paraId="326946A1" w14:textId="77777777"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w:t>
      </w:r>
      <w:r>
        <w:lastRenderedPageBreak/>
        <w:t>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6845595F"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ins w:id="49" w:author="PHILIP ANTHONY MARTIN" w:date="2024-03-25T12:19:00Z">
        <w:r w:rsidR="009D05E4">
          <w:t xml:space="preserve">We chose to focus on precipitation change because </w:t>
        </w:r>
      </w:ins>
      <w:ins w:id="50" w:author="PHILIP ANTHONY MARTIN" w:date="2024-03-25T12:20:00Z">
        <w:r w:rsidR="009D05E4">
          <w:t>although there are numerous primary studies investigating its impact there is currently a lack of robust synthesis</w:t>
        </w:r>
      </w:ins>
      <w:ins w:id="51" w:author="PHILIP ANTHONY MARTIN" w:date="2024-03-25T12:21:00Z">
        <w:r w:rsidR="009D05E4">
          <w:t xml:space="preserve">. We </w:t>
        </w:r>
      </w:ins>
      <w:ins w:id="52" w:author="PHILIP ANTHONY MARTIN" w:date="2024-03-25T12:26:00Z">
        <w:r w:rsidR="009D05E4">
          <w:t>did not focus on the impacts of other important global change drivers such as temperature change due to exist</w:t>
        </w:r>
      </w:ins>
      <w:ins w:id="53" w:author="PHILIP ANTHONY MARTIN" w:date="2024-03-25T12:27:00Z">
        <w:r w:rsidR="009D05E4">
          <w:t xml:space="preserve">ing meta-analyses on this topic </w:t>
        </w:r>
        <w:r w:rsidR="009D05E4">
          <w:fldChar w:fldCharType="begin" w:fldLock="1"/>
        </w:r>
        <w:r w:rsidR="009D05E4">
          <w:instrText>ADDIN paperpile_citation &lt;clusterId&gt;N343U499Q781N574&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9D05E4">
        <w:fldChar w:fldCharType="separate"/>
      </w:r>
      <w:ins w:id="54" w:author="PHILIP ANTHONY MARTIN" w:date="2024-03-25T12:27:00Z">
        <w:r w:rsidR="009D05E4">
          <w:rPr>
            <w:noProof/>
          </w:rPr>
          <w:t>(Peng et al., 2022)</w:t>
        </w:r>
        <w:r w:rsidR="009D05E4">
          <w:fldChar w:fldCharType="end"/>
        </w:r>
        <w:r w:rsidR="00D06FAF">
          <w:t>.</w:t>
        </w:r>
      </w:ins>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1CA9460F" w:rsidR="009439DD" w:rsidRDefault="002813DB" w:rsidP="00AD6B82">
      <w:pPr>
        <w:spacing w:line="480" w:lineRule="auto"/>
        <w:ind w:firstLine="720"/>
      </w:pPr>
      <w:del w:id="55" w:author="PHILIP ANTHONY MARTIN" w:date="2024-03-25T14:36:00Z">
        <w:r w:rsidDel="00AD6B82">
          <w:lastRenderedPageBreak/>
          <w:delText xml:space="preserve">The </w:delText>
        </w:r>
      </w:del>
      <w:del w:id="56" w:author="PHILIP ANTHONY MARTIN" w:date="2024-03-25T14:40:00Z">
        <w:r w:rsidDel="00AD6B82">
          <w:delText xml:space="preserve">searches for this study were carried out on 25/11/2021 </w:delText>
        </w:r>
      </w:del>
      <w:del w:id="57" w:author="PHILIP ANTHONY MARTIN" w:date="2024-03-25T14:45:00Z">
        <w:r w:rsidDel="00AD6B82">
          <w:delText xml:space="preserve">as part of a systematic map on the impacts of natural disturbances on forest soil and litter fauna </w:delText>
        </w:r>
        <w:r w:rsidR="002338B0" w:rsidDel="00AD6B82">
          <w:fldChar w:fldCharType="begin" w:fldLock="1"/>
        </w:r>
        <w:r w:rsidR="002338B0" w:rsidDel="00AD6B82">
          <w:del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delInstrText>
        </w:r>
        <w:r w:rsidR="002338B0" w:rsidDel="00AD6B82">
          <w:fldChar w:fldCharType="separate"/>
        </w:r>
        <w:r w:rsidR="002338B0" w:rsidDel="00AD6B82">
          <w:rPr>
            <w:noProof/>
            <w:color w:val="000000"/>
          </w:rPr>
          <w:delText>(Martin et al., 2021)</w:delText>
        </w:r>
        <w:r w:rsidR="002338B0" w:rsidDel="00AD6B82">
          <w:rPr>
            <w:color w:val="000000"/>
          </w:rPr>
          <w:fldChar w:fldCharType="end"/>
        </w:r>
        <w:r w:rsidDel="00AD6B82">
          <w:delText xml:space="preserve">. </w:delText>
        </w:r>
      </w:del>
      <w:ins w:id="58" w:author="PHILIP ANTHONY MARTIN" w:date="2024-03-25T14:42:00Z">
        <w:r w:rsidR="00AD6B82">
          <w:t xml:space="preserve">As part of a previous </w:t>
        </w:r>
      </w:ins>
      <w:ins w:id="59" w:author="PHILIP ANTHONY MARTIN" w:date="2024-03-25T14:43:00Z">
        <w:r w:rsidR="00AD6B82">
          <w:t>systematic map</w:t>
        </w:r>
      </w:ins>
      <w:ins w:id="60" w:author="PHILIP ANTHONY MARTIN" w:date="2024-03-25T14:45:00Z">
        <w:r w:rsidR="00AD6B82">
          <w:t xml:space="preserve"> </w:t>
        </w:r>
        <w:r w:rsidR="00AD6B82">
          <w:fldChar w:fldCharType="begin" w:fldLock="1"/>
        </w:r>
        <w:r w:rsidR="00AD6B82">
          <w: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instrText>
        </w:r>
        <w:r w:rsidR="00AD6B82">
          <w:fldChar w:fldCharType="separate"/>
        </w:r>
        <w:r w:rsidR="00AD6B82">
          <w:rPr>
            <w:noProof/>
            <w:color w:val="000000"/>
          </w:rPr>
          <w:t>(Martin et al., 2021)</w:t>
        </w:r>
        <w:r w:rsidR="00AD6B82">
          <w:rPr>
            <w:color w:val="000000"/>
          </w:rPr>
          <w:fldChar w:fldCharType="end"/>
        </w:r>
      </w:ins>
      <w:ins w:id="61" w:author="PHILIP ANTHONY MARTIN" w:date="2024-03-25T14:43:00Z">
        <w:r w:rsidR="00AD6B82">
          <w:t xml:space="preserve">, we screened a large number of papers to identify those that assessed the impact of </w:t>
        </w:r>
      </w:ins>
      <w:ins w:id="62" w:author="PHILIP ANTHONY MARTIN" w:date="2024-03-25T14:44:00Z">
        <w:r w:rsidR="00AD6B82">
          <w:t xml:space="preserve">natural disturbances on soil and litter invertebrate fauna in forests (see Supplementary </w:t>
        </w:r>
      </w:ins>
      <w:ins w:id="63" w:author="PHILIP ANTHONY MARTIN" w:date="2024-03-25T14:49:00Z">
        <w:r w:rsidR="00AD6B82">
          <w:t>methods</w:t>
        </w:r>
      </w:ins>
      <w:ins w:id="64" w:author="PHILIP ANTHONY MARTIN" w:date="2024-03-25T14:44:00Z">
        <w:r w:rsidR="00AD6B82">
          <w:t xml:space="preserve"> for a summary of systematic map methods). </w:t>
        </w:r>
      </w:ins>
      <w:ins w:id="65" w:author="PHILIP ANTHONY MARTIN" w:date="2024-03-25T14:45:00Z">
        <w:r w:rsidR="00AD6B82">
          <w:t>From the systematic map w</w:t>
        </w:r>
      </w:ins>
      <w:ins w:id="66" w:author="PHILIP ANTHONY MARTIN" w:date="2024-03-25T14:46:00Z">
        <w:r w:rsidR="00AD6B82">
          <w:t xml:space="preserve">e identified 320 articles that could potentially relate to precipitation change. </w:t>
        </w:r>
      </w:ins>
      <w:ins w:id="67" w:author="PHILIP ANTHONY MARTIN" w:date="2024-03-25T14:47:00Z">
        <w:r w:rsidR="00AD6B82">
          <w:t>On 22</w:t>
        </w:r>
        <w:r w:rsidR="00AD6B82" w:rsidRPr="00AD6B82">
          <w:rPr>
            <w:vertAlign w:val="superscript"/>
            <w:rPrChange w:id="68" w:author="PHILIP ANTHONY MARTIN" w:date="2024-03-25T14:47:00Z">
              <w:rPr/>
            </w:rPrChange>
          </w:rPr>
          <w:t>nd</w:t>
        </w:r>
        <w:r w:rsidR="00AD6B82">
          <w:t xml:space="preserve"> February 2024, we </w:t>
        </w:r>
      </w:ins>
      <w:ins w:id="69" w:author="PHILIP ANTHONY MARTIN" w:date="2024-03-25T14:48:00Z">
        <w:r w:rsidR="00AD6B82">
          <w:t>updated our search by searching in three bibliographic platforms: Web of Science, Scopus, and Open Access Theses and Dissertations.</w:t>
        </w:r>
      </w:ins>
      <w:ins w:id="70" w:author="PHILIP ANTHONY MARTIN" w:date="2024-03-25T14:52:00Z">
        <w:r w:rsidR="00AD6B82">
          <w:t xml:space="preserve"> </w:t>
        </w:r>
      </w:ins>
      <w:del w:id="71" w:author="PHILIP ANTHONY MARTIN" w:date="2024-03-25T14:52:00Z">
        <w:r w:rsidDel="00AD6B82">
          <w:delText xml:space="preserve">To identify search terms, we used Grames et al’s </w:delText>
        </w:r>
        <w:r w:rsidR="002338B0" w:rsidDel="00AD6B82">
          <w:fldChar w:fldCharType="begin" w:fldLock="1"/>
        </w:r>
        <w:r w:rsidR="002338B0" w:rsidDel="00AD6B82">
          <w:del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delInstrText>
        </w:r>
        <w:r w:rsidR="002338B0" w:rsidDel="00AD6B82">
          <w:fldChar w:fldCharType="separate"/>
        </w:r>
        <w:r w:rsidR="002338B0" w:rsidDel="00AD6B82">
          <w:rPr>
            <w:noProof/>
            <w:color w:val="000000"/>
          </w:rPr>
          <w:delText>(2019)</w:delText>
        </w:r>
        <w:r w:rsidR="002338B0" w:rsidDel="00AD6B82">
          <w:rPr>
            <w:color w:val="000000"/>
          </w:rPr>
          <w:fldChar w:fldCharType="end"/>
        </w:r>
        <w:r w:rsidDel="00AD6B82">
          <w:delText xml:space="preserve"> method by creating search terms, using the R package litsearchr to suggest useful terms, and refining final search terms based on these suggestions (see supplementary methods for more details). </w:delText>
        </w:r>
        <w:bookmarkStart w:id="72" w:name="_Hlk162270704"/>
        <w:r w:rsidDel="00AD6B82">
          <w:delText xml:space="preserve">Once search terms were identified, we searched four bibliographic platforms: Web of Science, Scopus, Google Scholar, and Open Access Theses and Dissertations. </w:delText>
        </w:r>
      </w:del>
      <w:r>
        <w:t xml:space="preserve">Since different bibliographic platforms </w:t>
      </w:r>
      <w:del w:id="73" w:author="PHILIP ANTHONY MARTIN" w:date="2024-03-25T14:52:00Z">
        <w:r w:rsidDel="00AD6B82">
          <w:delText xml:space="preserve">and databases </w:delText>
        </w:r>
      </w:del>
      <w:r>
        <w:t xml:space="preserve">have different rules for the formatting of searches, we developed platform-specific searches (see Table S2). </w:t>
      </w:r>
      <w:del w:id="74" w:author="PHILIP ANTHONY MARTIN" w:date="2024-03-25T14:52:00Z">
        <w:r w:rsidDel="00AD6B82">
          <w:delText xml:space="preserve">When searching Google Scholar, we used the R package gsscraper </w:delText>
        </w:r>
        <w:r w:rsidR="002338B0" w:rsidDel="00AD6B82">
          <w:fldChar w:fldCharType="begin" w:fldLock="1"/>
        </w:r>
        <w:r w:rsidR="002338B0" w:rsidDel="00AD6B82">
          <w:del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delInstrText>
        </w:r>
        <w:r w:rsidR="002338B0" w:rsidDel="00AD6B82">
          <w:fldChar w:fldCharType="separate"/>
        </w:r>
        <w:r w:rsidR="002338B0" w:rsidDel="00AD6B82">
          <w:rPr>
            <w:noProof/>
            <w:color w:val="000000"/>
          </w:rPr>
          <w:delText>(Haddaway, 2020)</w:delText>
        </w:r>
        <w:r w:rsidR="002338B0" w:rsidDel="00AD6B82">
          <w:rPr>
            <w:color w:val="000000"/>
          </w:rPr>
          <w:fldChar w:fldCharType="end"/>
        </w:r>
        <w:r w:rsidDel="00AD6B82">
          <w:delText xml:space="preserve"> to download the first 1000 relevant references we found. </w:delText>
        </w:r>
      </w:del>
      <w:bookmarkEnd w:id="72"/>
      <w:r>
        <w:t xml:space="preserve">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w:t>
      </w:r>
      <w:bookmarkStart w:id="75" w:name="_Hlk162270795"/>
      <w:r>
        <w:t>In addition to formal searches, we contacted expert researchers to help identify potentially relevant studies</w:t>
      </w:r>
      <w:del w:id="76" w:author="PHILIP ANTHONY MARTIN" w:date="2024-03-25T14:53:00Z">
        <w:r w:rsidDel="00AD6B82">
          <w:delText xml:space="preserve"> and included references from primary studies that met our inclusion criteria using the R package citationchaser (Haddaway, Grainger &amp; Gray 2021)</w:delText>
        </w:r>
      </w:del>
      <w:r>
        <w:t xml:space="preserve">. </w:t>
      </w:r>
    </w:p>
    <w:p w14:paraId="4F5D1253" w14:textId="77777777" w:rsidR="009439DD" w:rsidRDefault="002813DB" w:rsidP="00AA7A9F">
      <w:pPr>
        <w:spacing w:line="480" w:lineRule="auto"/>
        <w:ind w:firstLine="720"/>
      </w:pPr>
      <w:bookmarkStart w:id="77" w:name="_Hlk162270872"/>
      <w:bookmarkEnd w:id="75"/>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w:t>
      </w:r>
      <w:r>
        <w:lastRenderedPageBreak/>
        <w:t xml:space="preserve">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bookmarkStart w:id="78" w:name="_Hlk162270962"/>
      <w:bookmarkEnd w:id="77"/>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3F76C55D" w:rsidR="009439DD" w:rsidRDefault="002813DB" w:rsidP="00AA7A9F">
      <w:pPr>
        <w:spacing w:line="480" w:lineRule="auto"/>
        <w:ind w:firstLine="720"/>
      </w:pPr>
      <w:bookmarkStart w:id="79" w:name="_Hlk162271003"/>
      <w:bookmarkEnd w:id="78"/>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xml:space="preserve">.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w:t>
      </w:r>
      <w:del w:id="80" w:author="PHILIP ANTHONY MARTIN" w:date="2024-03-25T14:59:00Z">
        <w:r w:rsidDel="006E1E18">
          <w:delText>96</w:delText>
        </w:r>
      </w:del>
      <w:ins w:id="81" w:author="PHILIP ANTHONY MARTIN" w:date="2024-03-25T14:59:00Z">
        <w:r w:rsidR="006E1E18">
          <w:t>98.7</w:t>
        </w:r>
      </w:ins>
      <w:r>
        <w:t>.6% and the Kappa score was 0.</w:t>
      </w:r>
      <w:del w:id="82" w:author="PHILIP ANTHONY MARTIN" w:date="2024-03-25T14:59:00Z">
        <w:r w:rsidDel="006E1E18">
          <w:delText>84</w:delText>
        </w:r>
      </w:del>
      <w:ins w:id="83" w:author="PHILIP ANTHONY MARTIN" w:date="2024-03-25T14:59:00Z">
        <w:r w:rsidR="006E1E18">
          <w:t>93</w:t>
        </w:r>
      </w:ins>
      <w:r>
        <w:t xml:space="preserve">. For full text screening agreement was </w:t>
      </w:r>
      <w:del w:id="84" w:author="PHILIP ANTHONY MARTIN" w:date="2024-03-25T15:00:00Z">
        <w:r w:rsidDel="006E1E18">
          <w:delText>96.6</w:delText>
        </w:r>
      </w:del>
      <w:ins w:id="85" w:author="PHILIP ANTHONY MARTIN" w:date="2024-03-25T15:00:00Z">
        <w:r w:rsidR="006E1E18">
          <w:t>100</w:t>
        </w:r>
      </w:ins>
      <w:r>
        <w:t xml:space="preserve">% and the Kappa score was </w:t>
      </w:r>
      <w:del w:id="86" w:author="PHILIP ANTHONY MARTIN" w:date="2024-03-25T15:00:00Z">
        <w:r w:rsidDel="006E1E18">
          <w:delText>0.92</w:delText>
        </w:r>
      </w:del>
      <w:ins w:id="87" w:author="PHILIP ANTHONY MARTIN" w:date="2024-03-25T15:00:00Z">
        <w:r w:rsidR="006E1E18">
          <w:t>1.0</w:t>
        </w:r>
      </w:ins>
      <w:r>
        <w:t xml:space="preserve">. We found </w:t>
      </w:r>
      <w:del w:id="88" w:author="PHILIP ANTHONY MARTIN" w:date="2024-03-25T15:00:00Z">
        <w:r w:rsidDel="006E1E18">
          <w:delText xml:space="preserve">19296 </w:delText>
        </w:r>
      </w:del>
      <w:ins w:id="89" w:author="PHILIP ANTHONY MARTIN" w:date="2024-03-25T15:00:00Z">
        <w:r w:rsidR="006E1E18">
          <w:t>19</w:t>
        </w:r>
        <w:r w:rsidR="006E1E18">
          <w:t>67</w:t>
        </w:r>
        <w:r w:rsidR="006E1E18">
          <w:t xml:space="preserve"> </w:t>
        </w:r>
      </w:ins>
      <w:r>
        <w:t xml:space="preserve">papers during </w:t>
      </w:r>
      <w:ins w:id="90" w:author="PHILIP ANTHONY MARTIN" w:date="2024-03-25T15:00:00Z">
        <w:r w:rsidR="006E1E18">
          <w:t xml:space="preserve">our updated </w:t>
        </w:r>
      </w:ins>
      <w:r>
        <w:t xml:space="preserve">searches, </w:t>
      </w:r>
      <w:del w:id="91" w:author="PHILIP ANTHONY MARTIN" w:date="2024-03-25T15:01:00Z">
        <w:r w:rsidDel="006E1E18">
          <w:delText xml:space="preserve">1020 </w:delText>
        </w:r>
      </w:del>
      <w:ins w:id="92" w:author="PHILIP ANTHONY MARTIN" w:date="2024-03-25T15:01:00Z">
        <w:r w:rsidR="006E1E18">
          <w:t>84</w:t>
        </w:r>
        <w:r w:rsidR="006E1E18">
          <w:t xml:space="preserve"> </w:t>
        </w:r>
      </w:ins>
      <w:r>
        <w:t xml:space="preserve">of which were retained after screening of titles and abstracts, and </w:t>
      </w:r>
      <w:del w:id="93" w:author="PHILIP ANTHONY MARTIN" w:date="2024-03-25T15:01:00Z">
        <w:r w:rsidDel="006E1E18">
          <w:delText xml:space="preserve">30 </w:delText>
        </w:r>
      </w:del>
      <w:ins w:id="94" w:author="PHILIP ANTHONY MARTIN" w:date="2024-03-25T15:01:00Z">
        <w:r w:rsidR="006E1E18">
          <w:t>3</w:t>
        </w:r>
        <w:r w:rsidR="006E1E18">
          <w:t>7</w:t>
        </w:r>
        <w:r w:rsidR="006E1E18">
          <w:t xml:space="preserve"> </w:t>
        </w:r>
      </w:ins>
      <w:r>
        <w:t xml:space="preserve">of which were used for critical appraisal and data extraction. </w:t>
      </w:r>
      <w:commentRangeStart w:id="95"/>
      <w:r>
        <w:t xml:space="preserve">We used 352 </w:t>
      </w:r>
      <w:r>
        <w:lastRenderedPageBreak/>
        <w:t>comparisons between control and treatment groups extracted from these studies.</w:t>
      </w:r>
      <w:commentRangeEnd w:id="95"/>
      <w:r w:rsidR="006E1E18">
        <w:rPr>
          <w:rStyle w:val="CommentReference"/>
        </w:rPr>
        <w:commentReference w:id="95"/>
      </w:r>
      <w:del w:id="96" w:author="PHILIP ANTHONY MARTIN" w:date="2024-03-25T14:57:00Z">
        <w:r w:rsidDel="00AD6B82">
          <w:delText xml:space="preserve"> This process is summarised in more detail in Figure S1</w:delText>
        </w:r>
      </w:del>
      <w:r>
        <w:t>.</w:t>
      </w:r>
    </w:p>
    <w:bookmarkEnd w:id="79"/>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treatment allocation. We therefore determined whether studies (</w:t>
      </w:r>
      <w:proofErr w:type="spellStart"/>
      <w:r>
        <w:t>i</w:t>
      </w:r>
      <w:proofErr w:type="spellEnd"/>
      <w:r>
        <w:t xml:space="preserve">) consisted of both spatial </w:t>
      </w:r>
      <w:ins w:id="97" w:author="PHILIP ANTHONY MARTIN" w:date="2024-03-21T16:15:00Z">
        <w:r w:rsidR="00C82C28">
          <w:t>(i.e. comparisons between control and treatment</w:t>
        </w:r>
      </w:ins>
      <w:ins w:id="98" w:author="PHILIP ANTHONY MARTIN" w:date="2024-03-21T16:16:00Z">
        <w:r w:rsidR="00C82C28">
          <w:t xml:space="preserve"> groups) </w:t>
        </w:r>
      </w:ins>
      <w:r>
        <w:t>and temporal comparisons</w:t>
      </w:r>
      <w:ins w:id="99"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100" w:author="PHILIP ANTHONY MARTIN" w:date="2024-03-21T16:22:00Z">
        <w:r w:rsidDel="00C82C28">
          <w:delText>statistical analyses</w:delText>
        </w:r>
      </w:del>
      <w:ins w:id="101"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w:t>
      </w:r>
      <w:r>
        <w:lastRenderedPageBreak/>
        <w:t xml:space="preserve">extracted this using the R package metadigitise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7E99E924"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r w:rsidR="002338B0">
        <w:rPr>
          <w:noProof/>
          <w:color w:val="000000"/>
        </w:rPr>
        <w:t>(2019)</w:t>
      </w:r>
      <w:r w:rsidR="002338B0">
        <w:rPr>
          <w:color w:val="000000"/>
        </w:rPr>
        <w:fldChar w:fldCharType="end"/>
      </w:r>
      <w:r>
        <w:t xml:space="preserve">, the kind of outcome measured (abundance, </w:t>
      </w:r>
      <w:ins w:id="102"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w:t>
      </w:r>
      <w:r>
        <w:lastRenderedPageBreak/>
        <w:t>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7777777"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77777777"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r w:rsidR="002338B0">
        <w:rPr>
          <w:noProof/>
          <w:color w:val="000000"/>
        </w:rPr>
        <w:t>(Ștefan &amp; Levin, 2018)</w:t>
      </w:r>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w:t>
      </w:r>
      <w:r>
        <w:lastRenderedPageBreak/>
        <w:t xml:space="preserve">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103" w:author="PHILIP ANTHONY MARTIN" w:date="2024-03-22T14:21:00Z"/>
          <w:b/>
        </w:rPr>
      </w:pPr>
      <w:ins w:id="104" w:author="PHILIP ANTHONY MARTIN" w:date="2024-03-22T14:20:00Z">
        <w:r>
          <w:rPr>
            <w:b/>
          </w:rPr>
          <w:t>Description of data</w:t>
        </w:r>
      </w:ins>
      <w:ins w:id="105" w:author="PHILIP ANTHONY MARTIN" w:date="2024-03-22T14:21:00Z">
        <w:r>
          <w:rPr>
            <w:b/>
          </w:rPr>
          <w:t xml:space="preserve"> </w:t>
        </w:r>
      </w:ins>
      <w:ins w:id="106" w:author="PHILIP ANTHONY MARTIN" w:date="2024-03-22T14:20:00Z">
        <w:r>
          <w:rPr>
            <w:b/>
          </w:rPr>
          <w:t>set</w:t>
        </w:r>
      </w:ins>
    </w:p>
    <w:p w14:paraId="545A1181" w14:textId="77777777" w:rsidR="008B204B" w:rsidRDefault="008B204B">
      <w:pPr>
        <w:spacing w:before="240" w:line="480" w:lineRule="auto"/>
        <w:rPr>
          <w:ins w:id="107" w:author="PHILIP ANTHONY MARTIN" w:date="2024-03-22T21:57:00Z"/>
        </w:rPr>
        <w:pPrChange w:id="108" w:author="PHILIP ANTHONY MARTIN" w:date="2024-03-22T21:57:00Z">
          <w:pPr>
            <w:spacing w:before="240" w:after="240" w:line="480" w:lineRule="auto"/>
          </w:pPr>
        </w:pPrChange>
      </w:pPr>
      <w:ins w:id="109" w:author="PHILIP ANTHONY MARTIN" w:date="2024-03-22T21:55:00Z">
        <w:r>
          <w:t>Our</w:t>
        </w:r>
      </w:ins>
      <w:ins w:id="110" w:author="PHILIP ANTHONY MARTIN" w:date="2024-03-22T14:57:00Z">
        <w:r w:rsidR="00766030">
          <w:t xml:space="preserve"> </w:t>
        </w:r>
      </w:ins>
      <w:ins w:id="111" w:author="PHILIP ANTHONY MARTIN" w:date="2024-03-22T14:58:00Z">
        <w:r w:rsidR="00766030">
          <w:t>dataset comprises</w:t>
        </w:r>
      </w:ins>
      <w:ins w:id="112" w:author="PHILIP ANTHONY MARTIN" w:date="2024-03-22T14:57:00Z">
        <w:r w:rsidR="00766030">
          <w:t xml:space="preserve"> 37 primary </w:t>
        </w:r>
      </w:ins>
      <w:ins w:id="113" w:author="PHILIP ANTHONY MARTIN" w:date="2024-03-22T14:58:00Z">
        <w:r w:rsidR="00766030">
          <w:t>studies</w:t>
        </w:r>
      </w:ins>
      <w:ins w:id="114" w:author="PHILIP ANTHONY MARTIN" w:date="2024-03-22T15:03:00Z">
        <w:r w:rsidR="00C443DB">
          <w:t>, re</w:t>
        </w:r>
      </w:ins>
      <w:ins w:id="115" w:author="PHILIP ANTHONY MARTIN" w:date="2024-03-22T15:04:00Z">
        <w:r w:rsidR="00C443DB">
          <w:t>presenting 46 sites</w:t>
        </w:r>
      </w:ins>
      <w:ins w:id="116" w:author="PHILIP ANTHONY MARTIN" w:date="2024-03-22T15:35:00Z">
        <w:r w:rsidR="00792104">
          <w:t>, and 429 effect sizes</w:t>
        </w:r>
      </w:ins>
      <w:ins w:id="117" w:author="PHILIP ANTHONY MARTIN" w:date="2024-03-22T14:58:00Z">
        <w:r w:rsidR="00766030">
          <w:t xml:space="preserve">. </w:t>
        </w:r>
      </w:ins>
      <w:ins w:id="118" w:author="PHILIP ANTHONY MARTIN" w:date="2024-03-22T15:02:00Z">
        <w:r w:rsidR="00C443DB">
          <w:t>Almost half</w:t>
        </w:r>
      </w:ins>
      <w:ins w:id="119" w:author="PHILIP ANTHONY MARTIN" w:date="2024-03-22T14:58:00Z">
        <w:r w:rsidR="00766030">
          <w:t xml:space="preserve"> of </w:t>
        </w:r>
      </w:ins>
      <w:ins w:id="120" w:author="PHILIP ANTHONY MARTIN" w:date="2024-03-22T15:05:00Z">
        <w:r w:rsidR="00C443DB">
          <w:t>sites</w:t>
        </w:r>
      </w:ins>
      <w:ins w:id="121" w:author="PHILIP ANTHONY MARTIN" w:date="2024-03-22T14:58:00Z">
        <w:r w:rsidR="00766030">
          <w:t xml:space="preserve"> </w:t>
        </w:r>
      </w:ins>
      <w:ins w:id="122" w:author="PHILIP ANTHONY MARTIN" w:date="2024-03-22T15:02:00Z">
        <w:r w:rsidR="00C443DB">
          <w:t>were</w:t>
        </w:r>
      </w:ins>
      <w:ins w:id="123" w:author="PHILIP ANTHONY MARTIN" w:date="2024-03-22T14:58:00Z">
        <w:r w:rsidR="00766030">
          <w:t xml:space="preserve"> </w:t>
        </w:r>
      </w:ins>
      <w:ins w:id="124" w:author="PHILIP ANTHONY MARTIN" w:date="2024-03-22T15:01:00Z">
        <w:r w:rsidR="00C443DB">
          <w:t xml:space="preserve">found in </w:t>
        </w:r>
      </w:ins>
      <w:ins w:id="125" w:author="PHILIP ANTHONY MARTIN" w:date="2024-03-22T15:02:00Z">
        <w:r w:rsidR="00C443DB">
          <w:t>Europe (</w:t>
        </w:r>
      </w:ins>
      <w:ins w:id="126" w:author="PHILIP ANTHONY MARTIN" w:date="2024-03-22T15:04:00Z">
        <w:r w:rsidR="00C443DB">
          <w:t xml:space="preserve">22 sites, </w:t>
        </w:r>
      </w:ins>
      <w:ins w:id="127" w:author="PHILIP ANTHONY MARTIN" w:date="2024-03-22T15:02:00Z">
        <w:r w:rsidR="00C443DB">
          <w:t xml:space="preserve">47%), </w:t>
        </w:r>
      </w:ins>
      <w:ins w:id="128" w:author="PHILIP ANTHONY MARTIN" w:date="2024-03-22T21:56:00Z">
        <w:r>
          <w:t>followed by</w:t>
        </w:r>
      </w:ins>
      <w:ins w:id="129" w:author="PHILIP ANTHONY MARTIN" w:date="2024-03-22T15:03:00Z">
        <w:r w:rsidR="00C443DB">
          <w:t xml:space="preserve"> North America (</w:t>
        </w:r>
      </w:ins>
      <w:ins w:id="130" w:author="PHILIP ANTHONY MARTIN" w:date="2024-03-22T15:04:00Z">
        <w:r w:rsidR="00C443DB">
          <w:t>10 sites, 22%)</w:t>
        </w:r>
      </w:ins>
      <w:ins w:id="131" w:author="PHILIP ANTHONY MARTIN" w:date="2024-03-22T15:05:00Z">
        <w:r w:rsidR="00C443DB">
          <w:t>, and Asia (7 sites, 15%)</w:t>
        </w:r>
      </w:ins>
      <w:ins w:id="132" w:author="PHILIP ANTHONY MARTIN" w:date="2024-03-22T15:06:00Z">
        <w:r w:rsidR="00C443DB">
          <w:t xml:space="preserve">, </w:t>
        </w:r>
      </w:ins>
      <w:ins w:id="133" w:author="PHILIP ANTHONY MARTIN" w:date="2024-03-22T21:56:00Z">
        <w:r>
          <w:t xml:space="preserve">with </w:t>
        </w:r>
      </w:ins>
      <w:ins w:id="134" w:author="PHILIP ANTHONY MARTIN" w:date="2024-03-22T15:05:00Z">
        <w:r w:rsidR="00C443DB">
          <w:t>relatively few in South America (</w:t>
        </w:r>
      </w:ins>
      <w:ins w:id="135" w:author="PHILIP ANTHONY MARTIN" w:date="2024-03-22T15:06:00Z">
        <w:r w:rsidR="00C443DB">
          <w:t>4 sites, 8%) and Oceania (3 sites, 7%) and no sit</w:t>
        </w:r>
      </w:ins>
      <w:ins w:id="136" w:author="PHILIP ANTHONY MARTIN" w:date="2024-03-22T15:15:00Z">
        <w:r w:rsidR="00C443DB">
          <w:t>e</w:t>
        </w:r>
      </w:ins>
      <w:ins w:id="137" w:author="PHILIP ANTHONY MARTIN" w:date="2024-03-22T15:06:00Z">
        <w:r w:rsidR="00C443DB">
          <w:t>s in Africa</w:t>
        </w:r>
      </w:ins>
      <w:ins w:id="138" w:author="PHILIP ANTHONY MARTIN" w:date="2024-03-22T15:07:00Z">
        <w:r w:rsidR="00C443DB">
          <w:t>.</w:t>
        </w:r>
      </w:ins>
      <w:ins w:id="139" w:author="PHILIP ANTHONY MARTIN" w:date="2024-03-22T15:12:00Z">
        <w:r w:rsidR="00C443DB">
          <w:t xml:space="preserve"> </w:t>
        </w:r>
      </w:ins>
      <w:proofErr w:type="spellStart"/>
      <w:ins w:id="140" w:author="PHILIP ANTHONY MARTIN" w:date="2024-03-22T15:13:00Z">
        <w:r w:rsidR="00C443DB">
          <w:t>Acari</w:t>
        </w:r>
        <w:proofErr w:type="spellEnd"/>
        <w:r w:rsidR="00C443DB">
          <w:t xml:space="preserve"> were the most studied taxonomic group (</w:t>
        </w:r>
      </w:ins>
      <w:ins w:id="141" w:author="PHILIP ANTHONY MARTIN" w:date="2024-03-22T15:14:00Z">
        <w:r w:rsidR="00C443DB">
          <w:t>3</w:t>
        </w:r>
      </w:ins>
      <w:ins w:id="142" w:author="PHILIP ANTHONY MARTIN" w:date="2024-03-22T15:22:00Z">
        <w:r w:rsidR="00792104">
          <w:t>3</w:t>
        </w:r>
      </w:ins>
      <w:ins w:id="143" w:author="PHILIP ANTHONY MARTIN" w:date="2024-03-22T15:14:00Z">
        <w:r w:rsidR="00C443DB">
          <w:t xml:space="preserve">% of effect sizes), followed by Collembola </w:t>
        </w:r>
      </w:ins>
      <w:ins w:id="144" w:author="PHILIP ANTHONY MARTIN" w:date="2024-03-22T15:15:00Z">
        <w:r w:rsidR="00C443DB">
          <w:t>(21%), Nematoda (7%) and Diplopoda (3%).</w:t>
        </w:r>
      </w:ins>
      <w:ins w:id="145" w:author="PHILIP ANTHONY MARTIN" w:date="2024-03-22T15:24:00Z">
        <w:r w:rsidR="00792104">
          <w:t xml:space="preserve"> The remaining </w:t>
        </w:r>
      </w:ins>
      <w:ins w:id="146" w:author="PHILIP ANTHONY MARTIN" w:date="2024-03-22T15:25:00Z">
        <w:r w:rsidR="00792104">
          <w:t>31 taxonomic groups</w:t>
        </w:r>
      </w:ins>
      <w:ins w:id="147" w:author="PHILIP ANTHONY MARTIN" w:date="2024-03-22T15:31:00Z">
        <w:r w:rsidR="00792104">
          <w:t xml:space="preserve"> </w:t>
        </w:r>
      </w:ins>
      <w:ins w:id="148" w:author="PHILIP ANTHONY MARTIN" w:date="2024-03-22T21:56:00Z">
        <w:r>
          <w:t xml:space="preserve">for which </w:t>
        </w:r>
      </w:ins>
      <w:ins w:id="149" w:author="PHILIP ANTHONY MARTIN" w:date="2024-03-22T15:31:00Z">
        <w:r w:rsidR="00792104">
          <w:t xml:space="preserve">we found data </w:t>
        </w:r>
      </w:ins>
      <w:ins w:id="150" w:author="PHILIP ANTHONY MARTIN" w:date="2024-03-22T15:25:00Z">
        <w:r w:rsidR="00792104">
          <w:t xml:space="preserve">make up 37% </w:t>
        </w:r>
      </w:ins>
      <w:ins w:id="151" w:author="PHILIP ANTHONY MARTIN" w:date="2024-03-22T15:31:00Z">
        <w:r w:rsidR="00792104">
          <w:t xml:space="preserve">of our </w:t>
        </w:r>
      </w:ins>
      <w:ins w:id="152" w:author="PHILIP ANTHONY MARTIN" w:date="2024-03-22T15:25:00Z">
        <w:r w:rsidR="00792104">
          <w:t>effect sizes.</w:t>
        </w:r>
      </w:ins>
      <w:ins w:id="153" w:author="PHILIP ANTHONY MARTIN" w:date="2024-03-22T15:35:00Z">
        <w:r w:rsidR="00792104">
          <w:t xml:space="preserve"> The vast majority of </w:t>
        </w:r>
      </w:ins>
      <w:ins w:id="154" w:author="PHILIP ANTHONY MARTIN" w:date="2024-03-22T15:36:00Z">
        <w:r w:rsidR="00792104">
          <w:t>effect sizes related to faunal abundance (328 effect sizes, 77%), with relatively few effect sizes fo</w:t>
        </w:r>
      </w:ins>
      <w:ins w:id="155" w:author="PHILIP ANTHONY MARTIN" w:date="2024-03-22T15:37:00Z">
        <w:r w:rsidR="00792104">
          <w:t>r the Shannon-Weiner index (48, 11%) and taxonomic richness (53, 12%).</w:t>
        </w:r>
      </w:ins>
      <w:ins w:id="156" w:author="PHILIP ANTHONY MARTIN" w:date="2024-03-22T15:43:00Z">
        <w:r w:rsidR="00B17449">
          <w:t xml:space="preserve"> </w:t>
        </w:r>
      </w:ins>
    </w:p>
    <w:p w14:paraId="77ECF67F" w14:textId="20C8D9D9" w:rsidR="00766030" w:rsidRPr="00292353" w:rsidRDefault="00B17449">
      <w:pPr>
        <w:spacing w:after="240" w:line="480" w:lineRule="auto"/>
        <w:rPr>
          <w:ins w:id="157" w:author="PHILIP ANTHONY MARTIN" w:date="2024-03-22T14:20:00Z"/>
          <w:rPrChange w:id="158" w:author="PHILIP ANTHONY MARTIN" w:date="2024-03-22T14:21:00Z">
            <w:rPr>
              <w:ins w:id="159" w:author="PHILIP ANTHONY MARTIN" w:date="2024-03-22T14:20:00Z"/>
              <w:b/>
            </w:rPr>
          </w:rPrChange>
        </w:rPr>
        <w:pPrChange w:id="160" w:author="PHILIP ANTHONY MARTIN" w:date="2024-03-22T21:57:00Z">
          <w:pPr>
            <w:spacing w:before="240" w:after="240" w:line="480" w:lineRule="auto"/>
          </w:pPr>
        </w:pPrChange>
      </w:pPr>
      <w:ins w:id="161" w:author="PHILIP ANTHONY MARTIN" w:date="2024-03-22T15:43:00Z">
        <w:r>
          <w:t xml:space="preserve">Most studies were experimental manipulations </w:t>
        </w:r>
      </w:ins>
      <w:ins w:id="162" w:author="PHILIP ANTHONY MARTIN" w:date="2024-03-22T15:44:00Z">
        <w:r>
          <w:t>(87%) while there were relatively few observational studies (13%).</w:t>
        </w:r>
      </w:ins>
      <w:ins w:id="163" w:author="PHILIP ANTHONY MARTIN" w:date="2024-03-22T21:35:00Z">
        <w:r w:rsidR="0069312D">
          <w:t xml:space="preserve"> Most effect sizes came from sampling carried out less than three years after </w:t>
        </w:r>
      </w:ins>
      <w:ins w:id="164" w:author="PHILIP ANTHONY MARTIN" w:date="2024-03-22T21:36:00Z">
        <w:r w:rsidR="0069312D">
          <w:t xml:space="preserve">initial precipitation changes (60%) while </w:t>
        </w:r>
      </w:ins>
      <w:ins w:id="165" w:author="PHILIP ANTHONY MARTIN" w:date="2024-03-22T21:37:00Z">
        <w:r w:rsidR="0069312D">
          <w:t>15% of effect sizes were from samples &gt;10 years after precipitation changes occurred.</w:t>
        </w:r>
      </w:ins>
      <w:ins w:id="166" w:author="PHILIP ANTHONY MARTIN" w:date="2024-03-22T21:40:00Z">
        <w:r w:rsidR="0069312D">
          <w:t xml:space="preserve"> </w:t>
        </w:r>
      </w:ins>
      <w:commentRangeStart w:id="167"/>
      <w:ins w:id="168" w:author="PHILIP ANTHONY MARTIN" w:date="2024-03-22T21:41:00Z">
        <w:r w:rsidR="0069312D">
          <w:t xml:space="preserve">Following critical appraisal, only one study was classified as having high validity, 16 had medium validity, and 16 </w:t>
        </w:r>
      </w:ins>
      <w:ins w:id="169" w:author="PHILIP ANTHONY MARTIN" w:date="2024-03-22T21:42:00Z">
        <w:r w:rsidR="0069312D">
          <w:t>had low validity.</w:t>
        </w:r>
      </w:ins>
      <w:commentRangeEnd w:id="167"/>
      <w:ins w:id="170" w:author="PHILIP ANTHONY MARTIN" w:date="2024-03-22T21:48:00Z">
        <w:r w:rsidR="008B204B">
          <w:rPr>
            <w:rStyle w:val="CommentReference"/>
          </w:rPr>
          <w:commentReference w:id="167"/>
        </w:r>
      </w:ins>
      <w:ins w:id="171" w:author="PHILIP ANTHONY MARTIN" w:date="2024-03-22T21:42:00Z">
        <w:r w:rsidR="0069312D">
          <w:t xml:space="preserve"> The major reason</w:t>
        </w:r>
      </w:ins>
      <w:ins w:id="172" w:author="PHILIP ANTHONY MARTIN" w:date="2024-03-22T21:49:00Z">
        <w:r w:rsidR="008B204B">
          <w:t>s</w:t>
        </w:r>
      </w:ins>
      <w:ins w:id="173" w:author="PHILIP ANTHONY MARTIN" w:date="2024-03-22T21:42:00Z">
        <w:r w:rsidR="0069312D">
          <w:t xml:space="preserve"> for stu</w:t>
        </w:r>
      </w:ins>
      <w:ins w:id="174" w:author="PHILIP ANTHONY MARTIN" w:date="2024-03-22T21:43:00Z">
        <w:r w:rsidR="0069312D">
          <w:t xml:space="preserve">dies </w:t>
        </w:r>
      </w:ins>
      <w:ins w:id="175" w:author="PHILIP ANTHONY MARTIN" w:date="2024-03-22T21:49:00Z">
        <w:r w:rsidR="008B204B">
          <w:t>failing to achieve high validity were a lack of randomisation of treatments</w:t>
        </w:r>
      </w:ins>
      <w:ins w:id="176" w:author="PHILIP ANTHONY MARTIN" w:date="2024-03-22T21:50:00Z">
        <w:r w:rsidR="008B204B">
          <w:t xml:space="preserve"> </w:t>
        </w:r>
      </w:ins>
      <w:ins w:id="177" w:author="PHILIP ANTHONY MARTIN" w:date="2024-03-22T21:51:00Z">
        <w:r w:rsidR="008B204B">
          <w:t xml:space="preserve">and </w:t>
        </w:r>
      </w:ins>
      <w:ins w:id="178" w:author="PHILIP ANTHONY MARTIN" w:date="2024-03-22T21:52:00Z">
        <w:r w:rsidR="008B204B">
          <w:t xml:space="preserve">risk of </w:t>
        </w:r>
      </w:ins>
      <w:ins w:id="179" w:author="PHILIP ANTHONY MARTIN" w:date="2024-03-22T21:51:00Z">
        <w:r w:rsidR="008B204B">
          <w:t>co</w:t>
        </w:r>
      </w:ins>
      <w:ins w:id="180" w:author="PHILIP ANTHONY MARTIN" w:date="2024-03-22T21:52:00Z">
        <w:r w:rsidR="008B204B">
          <w:t>nfounding variables.</w:t>
        </w:r>
      </w:ins>
      <w:ins w:id="181" w:author="PHILIP ANTHONY MARTIN" w:date="2024-03-22T21:53:00Z">
        <w:r w:rsidR="008B204B">
          <w:t xml:space="preserve"> </w:t>
        </w:r>
      </w:ins>
      <w:ins w:id="182" w:author="PHILIP ANTHONY MARTIN" w:date="2024-03-22T21:54:00Z">
        <w:r w:rsidR="008B204B">
          <w:t xml:space="preserve">Samples were mainly taken during Autumn (132 effect sizes, 31%) or Summer (92, 21%), with relatively few in </w:t>
        </w:r>
      </w:ins>
      <w:ins w:id="183" w:author="PHILIP ANTHONY MARTIN" w:date="2024-03-22T21:55:00Z">
        <w:r w:rsidR="008B204B">
          <w:t>Winter (55, 13%) and Spring (38, 9%).</w:t>
        </w:r>
      </w:ins>
    </w:p>
    <w:p w14:paraId="45BA85ED" w14:textId="3D042285" w:rsidR="009439DD" w:rsidRDefault="002813DB" w:rsidP="00AA7A9F">
      <w:pPr>
        <w:spacing w:before="240" w:after="240" w:line="480" w:lineRule="auto"/>
        <w:rPr>
          <w:b/>
        </w:rPr>
      </w:pPr>
      <w:r>
        <w:rPr>
          <w:b/>
        </w:rPr>
        <w:t>Impacts of precipitation change</w:t>
      </w:r>
    </w:p>
    <w:p w14:paraId="1FB0A426" w14:textId="612E3A7B" w:rsidR="009439DD" w:rsidRDefault="002813DB" w:rsidP="00AA7A9F">
      <w:pPr>
        <w:spacing w:line="480" w:lineRule="auto"/>
        <w:rPr>
          <w:b/>
        </w:rPr>
      </w:pPr>
      <w:del w:id="184" w:author="PHILIP ANTHONY MARTIN" w:date="2024-03-25T15:29:00Z">
        <w:r w:rsidDel="00561700">
          <w:rPr>
            <w:b/>
            <w:noProof/>
          </w:rPr>
          <w:lastRenderedPageBreak/>
          <w:drawing>
            <wp:inline distT="114300" distB="114300" distL="114300" distR="114300" wp14:anchorId="3C4A02BE" wp14:editId="6E811222">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40000" cy="4989600"/>
                      </a:xfrm>
                      <a:prstGeom prst="rect">
                        <a:avLst/>
                      </a:prstGeom>
                      <a:ln/>
                    </pic:spPr>
                  </pic:pic>
                </a:graphicData>
              </a:graphic>
            </wp:inline>
          </w:drawing>
        </w:r>
      </w:del>
      <w:ins w:id="185" w:author="PHILIP ANTHONY MARTIN" w:date="2024-03-25T15:30:00Z">
        <w:r w:rsidR="00561700">
          <w:rPr>
            <w:b/>
            <w:noProof/>
          </w:rPr>
          <w:lastRenderedPageBreak/>
          <w:drawing>
            <wp:inline distT="0" distB="0" distL="0" distR="0" wp14:anchorId="45866802" wp14:editId="6B1704CB">
              <wp:extent cx="3686235" cy="52673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un_div_summary_fac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8639" cy="5270760"/>
                      </a:xfrm>
                      <a:prstGeom prst="rect">
                        <a:avLst/>
                      </a:prstGeom>
                    </pic:spPr>
                  </pic:pic>
                </a:graphicData>
              </a:graphic>
            </wp:inline>
          </w:drawing>
        </w:r>
      </w:ins>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283BF506" w:rsidR="009439DD" w:rsidRDefault="002813DB" w:rsidP="00AA7A9F">
      <w:pPr>
        <w:spacing w:before="240" w:line="480" w:lineRule="auto"/>
      </w:pPr>
      <w:r>
        <w:t xml:space="preserve">Precipitation reductions led to a </w:t>
      </w:r>
      <w:del w:id="186" w:author="PHILIP ANTHONY MARTIN" w:date="2024-03-25T15:32:00Z">
        <w:r w:rsidDel="00561700">
          <w:delText>38</w:delText>
        </w:r>
      </w:del>
      <w:ins w:id="187" w:author="PHILIP ANTHONY MARTIN" w:date="2024-03-25T15:32:00Z">
        <w:r w:rsidR="00561700">
          <w:t>35</w:t>
        </w:r>
      </w:ins>
      <w:r>
        <w:t>% reduction in soil and litter fauna abundance (Figure 2a, coefficient = -0.</w:t>
      </w:r>
      <w:del w:id="188" w:author="PHILIP ANTHONY MARTIN" w:date="2024-03-25T15:33:00Z">
        <w:r w:rsidDel="00561700">
          <w:delText>48</w:delText>
        </w:r>
      </w:del>
      <w:ins w:id="189" w:author="PHILIP ANTHONY MARTIN" w:date="2024-03-25T15:33:00Z">
        <w:r w:rsidR="00561700">
          <w:t>43</w:t>
        </w:r>
      </w:ins>
      <w:r>
        <w:t>, confidence intervals = -0.</w:t>
      </w:r>
      <w:ins w:id="190" w:author="PHILIP ANTHONY MARTIN" w:date="2024-03-25T15:33:00Z">
        <w:r w:rsidR="00561700">
          <w:t>71</w:t>
        </w:r>
      </w:ins>
      <w:del w:id="191" w:author="PHILIP ANTHONY MARTIN" w:date="2024-03-25T15:33:00Z">
        <w:r w:rsidDel="00561700">
          <w:delText>78</w:delText>
        </w:r>
      </w:del>
      <w:r>
        <w:t>, -0.17, p-value = 0.00</w:t>
      </w:r>
      <w:ins w:id="192" w:author="PHILIP ANTHONY MARTIN" w:date="2024-03-25T15:34:00Z">
        <w:r w:rsidR="00561700">
          <w:t>1</w:t>
        </w:r>
      </w:ins>
      <w:del w:id="193" w:author="PHILIP ANTHONY MARTIN" w:date="2024-03-25T15:34:00Z">
        <w:r w:rsidDel="00561700">
          <w:delText>2</w:delText>
        </w:r>
      </w:del>
      <w:r>
        <w:t xml:space="preserve">, k = </w:t>
      </w:r>
      <w:del w:id="194" w:author="PHILIP ANTHONY MARTIN" w:date="2024-03-25T15:34:00Z">
        <w:r w:rsidDel="00561700">
          <w:delText>170</w:delText>
        </w:r>
      </w:del>
      <w:ins w:id="195" w:author="PHILIP ANTHONY MARTIN" w:date="2024-03-25T15:34:00Z">
        <w:r w:rsidR="00561700">
          <w:t>187</w:t>
        </w:r>
      </w:ins>
      <w:r>
        <w:t>). There was significant between-study heterogeneity (</w:t>
      </w:r>
      <w:r>
        <w:rPr>
          <w:i/>
        </w:rPr>
        <w:t xml:space="preserve">Q </w:t>
      </w:r>
      <w:r>
        <w:t xml:space="preserve">= </w:t>
      </w:r>
      <w:ins w:id="196" w:author="PHILIP ANTHONY MARTIN" w:date="2024-03-25T15:34:00Z">
        <w:r w:rsidR="00561700" w:rsidRPr="00561700">
          <w:t>2767</w:t>
        </w:r>
      </w:ins>
      <w:del w:id="197" w:author="PHILIP ANTHONY MARTIN" w:date="2024-03-25T15:34:00Z">
        <w:r w:rsidDel="00561700">
          <w:delText>1059</w:delText>
        </w:r>
      </w:del>
      <w:r>
        <w:t>, p-value = &lt;0.001) and the proportion of this heterogeneity that was due between-study differences was high (</w:t>
      </w:r>
      <w:r>
        <w:rPr>
          <w:i/>
        </w:rPr>
        <w:t>I</w:t>
      </w:r>
      <w:r>
        <w:rPr>
          <w:i/>
          <w:vertAlign w:val="superscript"/>
        </w:rPr>
        <w:t>2</w:t>
      </w:r>
      <w:r>
        <w:rPr>
          <w:i/>
        </w:rPr>
        <w:t xml:space="preserve"> </w:t>
      </w:r>
      <w:r>
        <w:t xml:space="preserve">= </w:t>
      </w:r>
      <w:del w:id="198" w:author="PHILIP ANTHONY MARTIN" w:date="2024-03-25T15:36:00Z">
        <w:r w:rsidDel="00561700">
          <w:delText>84</w:delText>
        </w:r>
      </w:del>
      <w:ins w:id="199" w:author="PHILIP ANTHONY MARTIN" w:date="2024-03-25T15:36:00Z">
        <w:r w:rsidR="00561700">
          <w:t>98</w:t>
        </w:r>
      </w:ins>
      <w:r>
        <w:t xml:space="preserve">%). Precipitation increases led to a </w:t>
      </w:r>
      <w:del w:id="200" w:author="PHILIP ANTHONY MARTIN" w:date="2024-03-25T15:35:00Z">
        <w:r w:rsidDel="00561700">
          <w:delText>35</w:delText>
        </w:r>
      </w:del>
      <w:ins w:id="201" w:author="PHILIP ANTHONY MARTIN" w:date="2024-03-25T15:35:00Z">
        <w:r w:rsidR="00561700">
          <w:t>3</w:t>
        </w:r>
        <w:r w:rsidR="00561700">
          <w:t>8</w:t>
        </w:r>
      </w:ins>
      <w:r>
        <w:t>% increase in abundance in soil and litter fauna (Figure 2a, coefficient = 0.</w:t>
      </w:r>
      <w:del w:id="202" w:author="PHILIP ANTHONY MARTIN" w:date="2024-03-25T15:35:00Z">
        <w:r w:rsidDel="00561700">
          <w:delText>31</w:delText>
        </w:r>
      </w:del>
      <w:ins w:id="203" w:author="PHILIP ANTHONY MARTIN" w:date="2024-03-25T15:35:00Z">
        <w:r w:rsidR="00561700">
          <w:t>3</w:t>
        </w:r>
        <w:r w:rsidR="00561700">
          <w:t>3</w:t>
        </w:r>
      </w:ins>
      <w:r>
        <w:t>, confidence intervals = 0.</w:t>
      </w:r>
      <w:del w:id="204" w:author="PHILIP ANTHONY MARTIN" w:date="2024-03-25T15:35:00Z">
        <w:r w:rsidDel="00561700">
          <w:delText>19</w:delText>
        </w:r>
      </w:del>
      <w:ins w:id="205" w:author="PHILIP ANTHONY MARTIN" w:date="2024-03-25T15:35:00Z">
        <w:r w:rsidR="00561700">
          <w:t>06</w:t>
        </w:r>
      </w:ins>
      <w:r>
        <w:t>, 0.59, p-value = 0.</w:t>
      </w:r>
      <w:del w:id="206" w:author="PHILIP ANTHONY MARTIN" w:date="2024-03-25T15:36:00Z">
        <w:r w:rsidDel="00561700">
          <w:delText>037</w:delText>
        </w:r>
      </w:del>
      <w:ins w:id="207" w:author="PHILIP ANTHONY MARTIN" w:date="2024-03-25T15:36:00Z">
        <w:r w:rsidR="00561700">
          <w:t>0</w:t>
        </w:r>
        <w:r w:rsidR="00561700">
          <w:t>16</w:t>
        </w:r>
      </w:ins>
      <w:r>
        <w:t xml:space="preserve">, k = </w:t>
      </w:r>
      <w:del w:id="208" w:author="PHILIP ANTHONY MARTIN" w:date="2024-03-25T15:36:00Z">
        <w:r w:rsidDel="00561700">
          <w:delText>105</w:delText>
        </w:r>
      </w:del>
      <w:ins w:id="209" w:author="PHILIP ANTHONY MARTIN" w:date="2024-03-25T15:36:00Z">
        <w:r w:rsidR="00561700">
          <w:t>141</w:t>
        </w:r>
      </w:ins>
      <w:r>
        <w:t>). Variation in effect size was again significant (</w:t>
      </w:r>
      <w:r>
        <w:rPr>
          <w:i/>
        </w:rPr>
        <w:t xml:space="preserve">Q </w:t>
      </w:r>
      <w:r>
        <w:t xml:space="preserve">= </w:t>
      </w:r>
      <w:ins w:id="210" w:author="PHILIP ANTHONY MARTIN" w:date="2024-03-25T15:36:00Z">
        <w:r w:rsidR="00561700" w:rsidRPr="00561700">
          <w:t>1636</w:t>
        </w:r>
      </w:ins>
      <w:del w:id="211" w:author="PHILIP ANTHONY MARTIN" w:date="2024-03-25T15:36:00Z">
        <w:r w:rsidDel="00561700">
          <w:delText>1542</w:delText>
        </w:r>
      </w:del>
      <w:r>
        <w:t>, p-value = &lt;0.001) and a large amount of this was due to real heterogeneity (</w:t>
      </w:r>
      <w:r>
        <w:rPr>
          <w:i/>
        </w:rPr>
        <w:t>I</w:t>
      </w:r>
      <w:r>
        <w:rPr>
          <w:i/>
          <w:vertAlign w:val="superscript"/>
        </w:rPr>
        <w:t>2</w:t>
      </w:r>
      <w:r>
        <w:rPr>
          <w:i/>
        </w:rPr>
        <w:t xml:space="preserve"> </w:t>
      </w:r>
      <w:r>
        <w:t xml:space="preserve">= </w:t>
      </w:r>
      <w:del w:id="212" w:author="PHILIP ANTHONY MARTIN" w:date="2024-03-25T15:37:00Z">
        <w:r w:rsidDel="00561700">
          <w:delText>82</w:delText>
        </w:r>
      </w:del>
      <w:ins w:id="213" w:author="PHILIP ANTHONY MARTIN" w:date="2024-03-25T15:37:00Z">
        <w:r w:rsidR="00561700">
          <w:t>78</w:t>
        </w:r>
      </w:ins>
      <w:r>
        <w:t>).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2C28BB46" w:rsidR="009439DD" w:rsidRDefault="002813DB" w:rsidP="00AA7A9F">
      <w:pPr>
        <w:spacing w:line="480" w:lineRule="auto"/>
        <w:ind w:firstLine="720"/>
      </w:pPr>
      <w:r>
        <w:t>The impacts of precipitation changes on both taxonomic richness and Shannon-Wiener diversity were less pronounced than those seen for abundance</w:t>
      </w:r>
      <w:del w:id="214" w:author="PHILIP ANTHONY MARTIN" w:date="2024-03-25T15:41:00Z">
        <w:r w:rsidDel="00561700">
          <w:delText>. Precipitation reduction reduced taxonomic richness by 3%, but this effect was not statistically significant (Figure 2c, coefficient = -0.03, confidence intervals = -0.10, 0.04, p-value = 0.</w:delText>
        </w:r>
      </w:del>
      <w:del w:id="215" w:author="PHILIP ANTHONY MARTIN" w:date="2024-03-25T15:38:00Z">
        <w:r w:rsidDel="00561700">
          <w:delText>352</w:delText>
        </w:r>
      </w:del>
      <w:del w:id="216" w:author="PHILIP ANTHONY MARTIN" w:date="2024-03-25T15:41:00Z">
        <w:r w:rsidDel="00561700">
          <w:delText>, k = 3</w:delText>
        </w:r>
      </w:del>
      <w:del w:id="217" w:author="PHILIP ANTHONY MARTIN" w:date="2024-03-25T15:38:00Z">
        <w:r w:rsidDel="00561700">
          <w:delText>7</w:delText>
        </w:r>
      </w:del>
      <w:del w:id="218" w:author="PHILIP ANTHONY MARTIN" w:date="2024-03-25T15:41:00Z">
        <w:r w:rsidDel="00561700">
          <w:delText xml:space="preserve">). Precipitation increase </w:delText>
        </w:r>
      </w:del>
      <w:del w:id="219" w:author="PHILIP ANTHONY MARTIN" w:date="2024-03-25T15:39:00Z">
        <w:r w:rsidDel="00561700">
          <w:delText xml:space="preserve">caused an increase in </w:delText>
        </w:r>
      </w:del>
      <w:del w:id="220" w:author="PHILIP ANTHONY MARTIN" w:date="2024-03-25T15:41:00Z">
        <w:r w:rsidDel="00561700">
          <w:delText xml:space="preserve">taxonomic richness of </w:delText>
        </w:r>
      </w:del>
      <w:del w:id="221" w:author="PHILIP ANTHONY MARTIN" w:date="2024-03-25T15:39:00Z">
        <w:r w:rsidDel="00561700">
          <w:delText>5</w:delText>
        </w:r>
      </w:del>
      <w:del w:id="222" w:author="PHILIP ANTHONY MARTIN" w:date="2024-03-25T15:41:00Z">
        <w:r w:rsidDel="00561700">
          <w:delText xml:space="preserve">%, but this effect was again not statistically significant (Figure 2c, coefficient = </w:delText>
        </w:r>
      </w:del>
      <w:del w:id="223" w:author="PHILIP ANTHONY MARTIN" w:date="2024-03-25T15:39:00Z">
        <w:r w:rsidDel="00561700">
          <w:delText>0.05</w:delText>
        </w:r>
      </w:del>
      <w:del w:id="224" w:author="PHILIP ANTHONY MARTIN" w:date="2024-03-25T15:41:00Z">
        <w:r w:rsidDel="00561700">
          <w:delText>, confidence intervals = -</w:delText>
        </w:r>
      </w:del>
      <w:del w:id="225" w:author="PHILIP ANTHONY MARTIN" w:date="2024-03-25T15:40:00Z">
        <w:r w:rsidDel="00561700">
          <w:delText>0.17</w:delText>
        </w:r>
      </w:del>
      <w:del w:id="226" w:author="PHILIP ANTHONY MARTIN" w:date="2024-03-25T15:41:00Z">
        <w:r w:rsidDel="00561700">
          <w:delText xml:space="preserve">, </w:delText>
        </w:r>
      </w:del>
      <w:del w:id="227" w:author="PHILIP ANTHONY MARTIN" w:date="2024-03-25T15:40:00Z">
        <w:r w:rsidDel="00561700">
          <w:delText>0.26</w:delText>
        </w:r>
      </w:del>
      <w:del w:id="228" w:author="PHILIP ANTHONY MARTIN" w:date="2024-03-25T15:41:00Z">
        <w:r w:rsidDel="00561700">
          <w:delText>, p-value = 0.664, k = 11).</w:delText>
        </w:r>
      </w:del>
      <w:r>
        <w:t xml:space="preserve"> Shannon-Weiner diversity showed </w:t>
      </w:r>
      <w:ins w:id="229" w:author="PHILIP ANTHONY MARTIN" w:date="2024-03-25T15:43:00Z">
        <w:r w:rsidR="00561700">
          <w:t xml:space="preserve">significant reductions </w:t>
        </w:r>
      </w:ins>
      <w:del w:id="230" w:author="PHILIP ANTHONY MARTIN" w:date="2024-03-25T15:43:00Z">
        <w:r w:rsidDel="00561700">
          <w:delText xml:space="preserve">a non-significant reduction </w:delText>
        </w:r>
      </w:del>
      <w:r>
        <w:t xml:space="preserve">with </w:t>
      </w:r>
      <w:ins w:id="231" w:author="PHILIP ANTHONY MARTIN" w:date="2024-03-25T15:43:00Z">
        <w:r w:rsidR="00561700">
          <w:t xml:space="preserve">both </w:t>
        </w:r>
      </w:ins>
      <w:r>
        <w:t>decreased precipitation (Figure 2b, coefficient = -0.0</w:t>
      </w:r>
      <w:ins w:id="232" w:author="PHILIP ANTHONY MARTIN" w:date="2024-03-25T15:42:00Z">
        <w:r w:rsidR="00561700">
          <w:t>7</w:t>
        </w:r>
      </w:ins>
      <w:del w:id="233" w:author="PHILIP ANTHONY MARTIN" w:date="2024-03-25T15:42:00Z">
        <w:r w:rsidDel="00561700">
          <w:delText>6</w:delText>
        </w:r>
      </w:del>
      <w:r>
        <w:t>, confidence intervals= -0.</w:t>
      </w:r>
      <w:del w:id="234" w:author="PHILIP ANTHONY MARTIN" w:date="2024-03-25T15:42:00Z">
        <w:r w:rsidDel="00561700">
          <w:delText>13</w:delText>
        </w:r>
      </w:del>
      <w:ins w:id="235" w:author="PHILIP ANTHONY MARTIN" w:date="2024-03-25T15:42:00Z">
        <w:r w:rsidR="00561700">
          <w:t>14</w:t>
        </w:r>
      </w:ins>
      <w:r>
        <w:t>, 0.</w:t>
      </w:r>
      <w:del w:id="236" w:author="PHILIP ANTHONY MARTIN" w:date="2024-03-25T15:43:00Z">
        <w:r w:rsidDel="00561700">
          <w:delText>02</w:delText>
        </w:r>
      </w:del>
      <w:ins w:id="237" w:author="PHILIP ANTHONY MARTIN" w:date="2024-03-25T15:43:00Z">
        <w:r w:rsidR="00561700">
          <w:t>0</w:t>
        </w:r>
        <w:r w:rsidR="00561700">
          <w:t>0</w:t>
        </w:r>
      </w:ins>
      <w:r>
        <w:t>, p-value = 0.</w:t>
      </w:r>
      <w:del w:id="238" w:author="PHILIP ANTHONY MARTIN" w:date="2024-03-25T15:43:00Z">
        <w:r w:rsidDel="00561700">
          <w:delText>097</w:delText>
        </w:r>
      </w:del>
      <w:ins w:id="239" w:author="PHILIP ANTHONY MARTIN" w:date="2024-03-25T15:43:00Z">
        <w:r w:rsidR="00561700">
          <w:t>0</w:t>
        </w:r>
        <w:r w:rsidR="00561700">
          <w:t>36</w:t>
        </w:r>
      </w:ins>
      <w:r>
        <w:t xml:space="preserve">, k = 31) </w:t>
      </w:r>
      <w:del w:id="240" w:author="PHILIP ANTHONY MARTIN" w:date="2024-03-25T15:44:00Z">
        <w:r w:rsidDel="00561700">
          <w:delText>but a significant decrease with</w:delText>
        </w:r>
      </w:del>
      <w:ins w:id="241" w:author="PHILIP ANTHONY MARTIN" w:date="2024-03-25T15:44:00Z">
        <w:r w:rsidR="00561700">
          <w:t>and</w:t>
        </w:r>
      </w:ins>
      <w:r>
        <w:t xml:space="preserve"> increased precipitation (Figure 2b, coefficient = -0.08, confidence intervals = -0.14, -0.02, p-value = 0.</w:t>
      </w:r>
      <w:del w:id="242" w:author="PHILIP ANTHONY MARTIN" w:date="2024-03-25T15:44:00Z">
        <w:r w:rsidDel="00AC53D4">
          <w:delText>014</w:delText>
        </w:r>
      </w:del>
      <w:ins w:id="243" w:author="PHILIP ANTHONY MARTIN" w:date="2024-03-25T15:44:00Z">
        <w:r w:rsidR="00AC53D4">
          <w:t>0</w:t>
        </w:r>
        <w:r w:rsidR="00AC53D4">
          <w:t>05</w:t>
        </w:r>
      </w:ins>
      <w:r>
        <w:t xml:space="preserve">, k = </w:t>
      </w:r>
      <w:ins w:id="244" w:author="PHILIP ANTHONY MARTIN" w:date="2024-03-25T15:44:00Z">
        <w:r w:rsidR="00AC53D4">
          <w:t>13</w:t>
        </w:r>
      </w:ins>
      <w:del w:id="245" w:author="PHILIP ANTHONY MARTIN" w:date="2024-03-25T15:44:00Z">
        <w:r w:rsidDel="00AC53D4">
          <w:delText>9</w:delText>
        </w:r>
      </w:del>
      <w:r>
        <w:t xml:space="preserve">). </w:t>
      </w:r>
      <w:ins w:id="246" w:author="PHILIP ANTHONY MARTIN" w:date="2024-03-25T15:41:00Z">
        <w:r w:rsidR="00561700">
          <w:t>. Precipitation reduction reduced taxonomic richness by 3%, but this effect was not statistically significant (Figure 2c, coefficient = -0.03, confidence intervals = -0.10, 0.04, p-value = 0.</w:t>
        </w:r>
        <w:r w:rsidR="00561700">
          <w:t>3</w:t>
        </w:r>
        <w:r w:rsidR="00561700">
          <w:t xml:space="preserve">45, k = 38). Precipitation increase also </w:t>
        </w:r>
        <w:r w:rsidR="00561700">
          <w:lastRenderedPageBreak/>
          <w:t>reduced taxonomic richness, this time by of 2%, but this effect was again not statistically significant (Figure 2c, coefficient = -0.02, confidence intervals = --0.20, 0.17, p-value = 0.869, k = 15</w:t>
        </w:r>
        <w:proofErr w:type="gramStart"/>
        <w:r w:rsidR="00561700">
          <w:t>).</w:t>
        </w:r>
      </w:ins>
      <w:r>
        <w:t>Although</w:t>
      </w:r>
      <w:proofErr w:type="gramEnd"/>
      <w:r>
        <w:t xml:space="preserve">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t>Drivers of precipitation change impact</w:t>
      </w:r>
    </w:p>
    <w:p w14:paraId="2899522B" w14:textId="0FB20C43"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w:t>
      </w:r>
      <w:del w:id="247" w:author="PHILIP ANTHONY MARTIN" w:date="2024-03-25T15:51:00Z">
        <w:r w:rsidDel="008E3993">
          <w:delText>026</w:delText>
        </w:r>
      </w:del>
      <w:ins w:id="248" w:author="PHILIP ANTHONY MARTIN" w:date="2024-03-25T15:51:00Z">
        <w:r w:rsidR="008E3993">
          <w:t>0</w:t>
        </w:r>
        <w:r w:rsidR="008E3993">
          <w:t>01</w:t>
        </w:r>
      </w:ins>
      <w:r>
        <w:t xml:space="preserve">), while for </w:t>
      </w:r>
      <w:proofErr w:type="spellStart"/>
      <w:r>
        <w:t>microfauna</w:t>
      </w:r>
      <w:proofErr w:type="spellEnd"/>
      <w:r>
        <w:t xml:space="preserve"> and macrofauna the slopes were much less steep and not statistically significant (Table S6). </w:t>
      </w:r>
      <w:ins w:id="249" w:author="PHILIP ANTHONY MARTIN" w:date="2024-03-25T15:53:00Z">
        <w:r w:rsidR="008E3993">
          <w:t>T</w:t>
        </w:r>
      </w:ins>
      <w:ins w:id="250" w:author="PHILIP ANTHONY MARTIN" w:date="2024-03-25T15:52:00Z">
        <w:r w:rsidR="008E3993">
          <w:t xml:space="preserve">he most parsimonious models included the </w:t>
        </w:r>
      </w:ins>
      <w:del w:id="251" w:author="PHILIP ANTHONY MARTIN" w:date="2024-03-25T15:52:00Z">
        <w:r w:rsidDel="008E3993">
          <w:delText xml:space="preserve">The </w:delText>
        </w:r>
      </w:del>
      <w:r>
        <w:t>effects of study size and publication year</w:t>
      </w:r>
      <w:ins w:id="252" w:author="PHILIP ANTHONY MARTIN" w:date="2024-03-25T15:53:00Z">
        <w:r w:rsidR="008E3993">
          <w:t xml:space="preserve">, suggesting that larger studies </w:t>
        </w:r>
      </w:ins>
      <w:ins w:id="253" w:author="PHILIP ANTHONY MARTIN" w:date="2024-03-25T15:54:00Z">
        <w:r w:rsidR="008E3993">
          <w:t xml:space="preserve">showed more positive impacts on abundance and </w:t>
        </w:r>
      </w:ins>
      <w:ins w:id="254" w:author="PHILIP ANTHONY MARTIN" w:date="2024-03-25T15:55:00Z">
        <w:r w:rsidR="008E3993">
          <w:t>that the same was true for more recent studies (Table S6)</w:t>
        </w:r>
      </w:ins>
      <w:r>
        <w:t xml:space="preserve"> </w:t>
      </w:r>
      <w:ins w:id="255" w:author="PHILIP ANTHONY MARTIN" w:date="2024-03-25T15:55:00Z">
        <w:r w:rsidR="008E3993">
          <w:t xml:space="preserve">but neither effect </w:t>
        </w:r>
      </w:ins>
      <w:del w:id="256" w:author="PHILIP ANTHONY MARTIN" w:date="2024-03-25T15:55:00Z">
        <w:r w:rsidDel="008E3993">
          <w:delText>were not</w:delText>
        </w:r>
      </w:del>
      <w:ins w:id="257" w:author="PHILIP ANTHONY MARTIN" w:date="2024-03-25T15:55:00Z">
        <w:r w:rsidR="008E3993">
          <w:t>was</w:t>
        </w:r>
      </w:ins>
      <w:r>
        <w:t xml:space="preserve"> statistically significant </w:t>
      </w:r>
      <w:del w:id="258" w:author="PHILIP ANTHONY MARTIN" w:date="2024-03-25T15:55:00Z">
        <w:r w:rsidDel="008E3993">
          <w:delText>either</w:delText>
        </w:r>
      </w:del>
      <w:r>
        <w:t xml:space="preserve">.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3A377A97" w:rsidR="009439DD" w:rsidRDefault="002813DB" w:rsidP="00AA7A9F">
      <w:pPr>
        <w:spacing w:line="480" w:lineRule="auto"/>
        <w:rPr>
          <w:b/>
        </w:rPr>
      </w:pPr>
      <w:del w:id="259" w:author="PHILIP ANTHONY MARTIN" w:date="2024-03-25T15:45:00Z">
        <w:r w:rsidDel="008E3993">
          <w:rPr>
            <w:b/>
            <w:noProof/>
          </w:rPr>
          <w:lastRenderedPageBreak/>
          <w:drawing>
            <wp:inline distT="114300" distB="114300" distL="114300" distR="114300" wp14:anchorId="117C9CC6" wp14:editId="7117F162">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2286000"/>
                      </a:xfrm>
                      <a:prstGeom prst="rect">
                        <a:avLst/>
                      </a:prstGeom>
                      <a:ln/>
                    </pic:spPr>
                  </pic:pic>
                </a:graphicData>
              </a:graphic>
            </wp:inline>
          </w:drawing>
        </w:r>
      </w:del>
      <w:ins w:id="260" w:author="PHILIP ANTHONY MARTIN" w:date="2024-03-25T15:45:00Z">
        <w:r w:rsidR="008E3993">
          <w:rPr>
            <w:b/>
            <w:noProof/>
          </w:rPr>
          <w:drawing>
            <wp:inline distT="0" distB="0" distL="0" distR="0" wp14:anchorId="7D66C99F" wp14:editId="42462E91">
              <wp:extent cx="5733415" cy="229171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undance_precip_siz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ins>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8D0ABF2" w:rsidR="009439DD" w:rsidRDefault="002813DB" w:rsidP="00AA7A9F">
      <w:pPr>
        <w:spacing w:before="240" w:line="480" w:lineRule="auto"/>
      </w:pPr>
      <w:r>
        <w:tab/>
        <w:t xml:space="preserve">The most parsimonious models for changes in taxonomic richness included only the magnitude of precipitation change or the year of publication (Table S11). Model-averaging showed a </w:t>
      </w:r>
      <w:del w:id="261" w:author="PHILIP ANTHONY MARTIN" w:date="2024-03-25T15:57:00Z">
        <w:r w:rsidDel="00E77ED6">
          <w:delText>non-</w:delText>
        </w:r>
      </w:del>
      <w:r>
        <w:t xml:space="preserve">significant positive relationship with precipitation change (coefficient = 0.002, </w:t>
      </w:r>
      <w:r>
        <w:lastRenderedPageBreak/>
        <w:t>SE = 0.00</w:t>
      </w:r>
      <w:ins w:id="262" w:author="PHILIP ANTHONY MARTIN" w:date="2024-03-25T15:57:00Z">
        <w:r w:rsidR="00E77ED6">
          <w:t>1</w:t>
        </w:r>
      </w:ins>
      <w:del w:id="263" w:author="PHILIP ANTHONY MARTIN" w:date="2024-03-25T15:57:00Z">
        <w:r w:rsidDel="00E77ED6">
          <w:delText>2</w:delText>
        </w:r>
      </w:del>
      <w:r>
        <w:t>, p-value = 0.</w:t>
      </w:r>
      <w:del w:id="264" w:author="PHILIP ANTHONY MARTIN" w:date="2024-03-25T15:57:00Z">
        <w:r w:rsidDel="00E77ED6">
          <w:delText>349</w:delText>
        </w:r>
      </w:del>
      <w:ins w:id="265" w:author="PHILIP ANTHONY MARTIN" w:date="2024-03-25T15:57:00Z">
        <w:r w:rsidR="00E77ED6">
          <w:t>0473</w:t>
        </w:r>
      </w:ins>
      <w:r>
        <w:t xml:space="preserve">, Figure 4, Table S12), indicating </w:t>
      </w:r>
      <w:del w:id="266" w:author="PHILIP ANTHONY MARTIN" w:date="2024-03-25T15:57:00Z">
        <w:r w:rsidDel="00E77ED6">
          <w:delText xml:space="preserve">weak </w:delText>
        </w:r>
      </w:del>
      <w:r>
        <w:t xml:space="preserve">support for the impact of precipitation change magnitude. </w:t>
      </w:r>
      <w:ins w:id="267" w:author="PHILIP ANTHONY MARTIN" w:date="2024-03-25T15:58:00Z">
        <w:r w:rsidR="00E77ED6">
          <w:t xml:space="preserve">Again, </w:t>
        </w:r>
      </w:ins>
      <w:ins w:id="268" w:author="PHILIP ANTHONY MARTIN" w:date="2024-03-25T15:59:00Z">
        <w:r w:rsidR="00E77ED6">
          <w:t xml:space="preserve">more recent studies tended to have larger effect sizes, </w:t>
        </w:r>
      </w:ins>
      <w:ins w:id="269" w:author="PHILIP ANTHONY MARTIN" w:date="2024-03-25T16:00:00Z">
        <w:r w:rsidR="00E77ED6">
          <w:t>although this trend was not statistically significant.</w:t>
        </w:r>
      </w:ins>
      <w:ins w:id="270" w:author="PHILIP ANTHONY MARTIN" w:date="2024-03-25T15:59:00Z">
        <w:r w:rsidR="00E77ED6">
          <w:t xml:space="preserve"> </w:t>
        </w:r>
      </w:ins>
      <w:r>
        <w:t>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ins w:id="271" w:author="PHILIP ANTHONY MARTIN" w:date="2024-03-25T18:13:00Z">
        <w:r w:rsidR="003F7F25">
          <w:t>, and small non-statistically significant effects of study size and publication yea</w:t>
        </w:r>
      </w:ins>
      <w:ins w:id="272" w:author="PHILIP ANTHONY MARTIN" w:date="2024-03-25T18:14:00Z">
        <w:r w:rsidR="003F7F25">
          <w:t>r</w:t>
        </w:r>
      </w:ins>
      <w:r>
        <w:t>.</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4A5343D" w:rsidR="009439DD" w:rsidRDefault="002813DB" w:rsidP="00AA7A9F">
      <w:pPr>
        <w:spacing w:before="240" w:line="480" w:lineRule="auto"/>
      </w:pPr>
      <w:r>
        <w:t xml:space="preserve">Our findings partially supported </w:t>
      </w:r>
      <w:ins w:id="273" w:author="PHILIP ANTHONY MARTIN" w:date="2024-02-20T11:46:00Z">
        <w:r w:rsidR="00A92F11">
          <w:t xml:space="preserve">our hypothesis </w:t>
        </w:r>
      </w:ins>
      <w:del w:id="274" w:author="PHILIP ANTHONY MARTIN" w:date="2024-02-20T11:46:00Z">
        <w:r w:rsidDel="00A92F11">
          <w:delText>Hypothesis 1</w:delText>
        </w:r>
      </w:del>
      <w:ins w:id="275"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276" w:author="PHILIP ANTHONY MARTIN" w:date="2024-02-20T11:47:00Z">
        <w:r w:rsidDel="00A92F11">
          <w:delText xml:space="preserve">ypothesis </w:delText>
        </w:r>
      </w:del>
      <w:r>
        <w:t>5, that the impacts of precipitation change depended on taxa body size. However, there was only weak support for H</w:t>
      </w:r>
      <w:del w:id="277"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278" w:author="PHILIP ANTHONY MARTIN" w:date="2024-02-20T11:47:00Z">
        <w:r w:rsidDel="00A92F11">
          <w:delText xml:space="preserve">ypothesis </w:delText>
        </w:r>
      </w:del>
      <w:r>
        <w:t>3) or possessing an exoskeleton (H</w:t>
      </w:r>
      <w:del w:id="279" w:author="PHILIP ANTHONY MARTIN" w:date="2024-02-20T11:47:00Z">
        <w:r w:rsidDel="00A92F11">
          <w:delText xml:space="preserve">ypothesis </w:delText>
        </w:r>
      </w:del>
      <w:r>
        <w:t>4) regarding the modification of impacts of precipitation changes.</w:t>
      </w:r>
      <w:ins w:id="280" w:author="PHILIP ANTHONY MARTIN" w:date="2024-03-25T18:17:00Z">
        <w:r w:rsidR="00604772">
          <w:t xml:space="preserve"> </w:t>
        </w:r>
      </w:ins>
      <w:ins w:id="281" w:author="PHILIP ANTHONY MARTIN" w:date="2024-03-25T18:18:00Z">
        <w:r w:rsidR="00604772">
          <w:t>Additionally,</w:t>
        </w:r>
      </w:ins>
      <w:ins w:id="282" w:author="PHILIP ANTHONY MARTIN" w:date="2024-03-25T18:17:00Z">
        <w:r w:rsidR="00604772">
          <w:t xml:space="preserve"> our analyses to account for the impacts of publication bias render these results </w:t>
        </w:r>
      </w:ins>
      <w:ins w:id="283" w:author="PHILIP ANTHONY MARTIN" w:date="2024-03-25T18:18:00Z">
        <w:r w:rsidR="00604772">
          <w:t>highly robust</w:t>
        </w:r>
      </w:ins>
      <w:ins w:id="284" w:author="PHILIP ANTHONY MARTIN" w:date="2024-03-25T18:19:00Z">
        <w:r w:rsidR="00604772">
          <w:t>.</w:t>
        </w:r>
      </w:ins>
      <w:bookmarkStart w:id="285" w:name="_GoBack"/>
      <w:bookmarkEnd w:id="285"/>
    </w:p>
    <w:p w14:paraId="0C2B1E70" w14:textId="77777777" w:rsidR="009439DD" w:rsidRDefault="002813DB" w:rsidP="00AA7A9F">
      <w:pPr>
        <w:spacing w:before="240" w:line="480" w:lineRule="auto"/>
        <w:rPr>
          <w:b/>
        </w:rPr>
      </w:pPr>
      <w:r>
        <w:rPr>
          <w:b/>
        </w:rPr>
        <w:t>Impacts of precipitation change</w:t>
      </w:r>
    </w:p>
    <w:p w14:paraId="6D3B6B14" w14:textId="77777777"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However, unlike previous meta-analyses </w:t>
      </w:r>
      <w:r w:rsidR="002338B0">
        <w:fldChar w:fldCharType="begin" w:fldLock="1"/>
      </w:r>
      <w:r w:rsidR="002338B0">
        <w: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w:t>
      </w:r>
      <w:r>
        <w:lastRenderedPageBreak/>
        <w:t xml:space="preserve">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w:t>
      </w:r>
      <w:r>
        <w:lastRenderedPageBreak/>
        <w:t xml:space="preserve">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1A7C13A8"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286"/>
      <w:r>
        <w:t xml:space="preserve">Meanwhile, for </w:t>
      </w:r>
      <w:proofErr w:type="spellStart"/>
      <w:r>
        <w:t>microfauna</w:t>
      </w:r>
      <w:proofErr w:type="spellEnd"/>
      <w:r>
        <w:t xml:space="preserve"> such as nematodes, increased precipitation may reduce the abundance of some fungi, reducing </w:t>
      </w:r>
      <w:r>
        <w:lastRenderedPageBreak/>
        <w:t xml:space="preserve">populations of </w:t>
      </w:r>
      <w:proofErr w:type="spellStart"/>
      <w:r>
        <w:t>fungivorous</w:t>
      </w:r>
      <w:proofErr w:type="spellEnd"/>
      <w:r>
        <w:t xml:space="preserve"> nematodes </w:t>
      </w:r>
      <w:r w:rsidR="002338B0">
        <w:fldChar w:fldCharType="begin" w:fldLock="1"/>
      </w:r>
      <w:ins w:id="287"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288"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289" w:author="PHILIP ANTHONY MARTIN" w:date="2024-03-25T12:02:00Z">
        <w:r w:rsidR="002A3514">
          <w:rPr>
            <w:noProof/>
            <w:color w:val="000000"/>
          </w:rPr>
          <w:t>(Liu et al. 2020)</w:t>
        </w:r>
      </w:ins>
      <w:del w:id="290" w:author="PHILIP ANTHONY MARTIN" w:date="2024-02-20T11:42:00Z">
        <w:r w:rsidR="002338B0" w:rsidDel="00A92F11">
          <w:rPr>
            <w:noProof/>
            <w:color w:val="000000"/>
          </w:rPr>
          <w:delText>(T. Liu et al., 2020)</w:delText>
        </w:r>
      </w:del>
      <w:r w:rsidR="002338B0">
        <w:rPr>
          <w:color w:val="000000"/>
        </w:rPr>
        <w:fldChar w:fldCharType="end"/>
      </w:r>
      <w:ins w:id="291" w:author="PHILIP ANTHONY MARTIN" w:date="2024-02-20T11:38:00Z">
        <w:r w:rsidR="000B563B">
          <w:rPr>
            <w:color w:val="000000"/>
          </w:rPr>
          <w:t xml:space="preserve">, while </w:t>
        </w:r>
      </w:ins>
      <w:ins w:id="292" w:author="PHILIP ANTHONY MARTIN" w:date="2024-02-20T11:39:00Z">
        <w:r w:rsidR="000B563B">
          <w:t>saprotrophic fungi, on which mesofauna such</w:t>
        </w:r>
      </w:ins>
      <w:ins w:id="293" w:author="PHILIP ANTHONY MARTIN" w:date="2024-02-20T11:40:00Z">
        <w:r w:rsidR="000B563B">
          <w:t xml:space="preserve"> as</w:t>
        </w:r>
      </w:ins>
      <w:ins w:id="294" w:author="PHILIP ANTHONY MARTIN" w:date="2024-02-20T11:39:00Z">
        <w:r w:rsidR="000B563B">
          <w:t xml:space="preserve"> Collembola</w:t>
        </w:r>
      </w:ins>
      <w:ins w:id="295"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296" w:author="PHILIP ANTHONY MARTIN" w:date="2024-02-20T11:40:00Z">
        <w:r w:rsidR="00A92F11">
          <w:rPr>
            <w:noProof/>
          </w:rPr>
          <w:t>(Sanders et al., 2024)</w:t>
        </w:r>
        <w:r w:rsidR="000B563B">
          <w:fldChar w:fldCharType="end"/>
        </w:r>
      </w:ins>
      <w:r>
        <w:t>.</w:t>
      </w:r>
      <w:commentRangeEnd w:id="286"/>
      <w:r w:rsidR="00281FE2">
        <w:rPr>
          <w:rStyle w:val="CommentReference"/>
        </w:rPr>
        <w:commentReference w:id="286"/>
      </w:r>
    </w:p>
    <w:p w14:paraId="4B79E83F" w14:textId="1D42F1DD" w:rsidR="009439DD" w:rsidRDefault="002813DB" w:rsidP="00AA7A9F">
      <w:pPr>
        <w:spacing w:line="480" w:lineRule="auto"/>
        <w:ind w:firstLine="720"/>
        <w:rPr>
          <w:ins w:id="297" w:author="PHILIP ANTHONY MARTIN" w:date="2024-03-22T09:48: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Therefore, although our explanations for the observed patterns are grounded in theory and empirical evidence from the literature new experiments and observations are needed to test them.</w:t>
      </w:r>
      <w:ins w:id="298" w:author="PHILIP ANTHONY MARTIN" w:date="2024-03-22T12:04:00Z">
        <w:r w:rsidR="00C55F50">
          <w:t xml:space="preserve"> In particular, we urge </w:t>
        </w:r>
      </w:ins>
      <w:ins w:id="299" w:author="PHILIP ANTHONY MARTIN" w:date="2024-03-22T12:07:00Z">
        <w:r w:rsidR="00C55F50">
          <w:t>researchers</w:t>
        </w:r>
      </w:ins>
      <w:ins w:id="300" w:author="PHILIP ANTHONY MARTIN" w:date="2024-03-22T12:04:00Z">
        <w:r w:rsidR="00C55F50">
          <w:t xml:space="preserve"> to use a higher taxonomic resolution when </w:t>
        </w:r>
      </w:ins>
      <w:ins w:id="301" w:author="PHILIP ANTHONY MARTIN" w:date="2024-03-22T12:07:00Z">
        <w:r w:rsidR="00C55F50">
          <w:t xml:space="preserve">identifying </w:t>
        </w:r>
      </w:ins>
      <w:ins w:id="302" w:author="PHILIP ANTHONY MARTIN" w:date="2024-03-22T12:05:00Z">
        <w:r w:rsidR="00C55F50">
          <w:t>soil and litter fauna, thus allowing for more nuanced interpre</w:t>
        </w:r>
      </w:ins>
      <w:ins w:id="303" w:author="PHILIP ANTHONY MARTIN" w:date="2024-03-22T12:06:00Z">
        <w:r w:rsidR="00C55F50">
          <w:t>tations on how body size and other functional traits imp</w:t>
        </w:r>
      </w:ins>
      <w:ins w:id="304" w:author="PHILIP ANTHONY MARTIN" w:date="2024-03-22T12:07:00Z">
        <w:r w:rsidR="00C55F50">
          <w:t>act responses to precipitation change.</w:t>
        </w:r>
      </w:ins>
    </w:p>
    <w:p w14:paraId="078A65BD" w14:textId="379AF9B5" w:rsidR="0088675D" w:rsidDel="0088675D" w:rsidRDefault="0088675D">
      <w:pPr>
        <w:spacing w:line="480" w:lineRule="auto"/>
        <w:rPr>
          <w:del w:id="305" w:author="PHILIP ANTHONY MARTIN" w:date="2024-03-22T09:59:00Z"/>
        </w:rPr>
        <w:pPrChange w:id="306"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307"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w:t>
      </w:r>
      <w:r>
        <w:lastRenderedPageBreak/>
        <w:t xml:space="preserve">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308" w:author="PHILIP ANTHONY MARTIN" w:date="2024-03-22T09:48:00Z">
        <w:r w:rsidDel="0088675D">
          <w:delText>mediterranean</w:delText>
        </w:r>
      </w:del>
      <w:ins w:id="309" w:author="PHILIP ANTHONY MARTIN" w:date="2024-03-22T09:48:00Z">
        <w:r w:rsidR="0088675D">
          <w:t>Mediterranean</w:t>
        </w:r>
      </w:ins>
      <w:r>
        <w:t xml:space="preserve"> forest biomes, and thus suggest the greater need for studies outside of these regions.</w:t>
      </w:r>
    </w:p>
    <w:p w14:paraId="74888D15" w14:textId="582018E0" w:rsidR="009439DD" w:rsidRDefault="002813DB" w:rsidP="00AA7A9F">
      <w:pPr>
        <w:spacing w:after="240" w:line="480" w:lineRule="auto"/>
        <w:ind w:firstLine="720"/>
        <w:rPr>
          <w:ins w:id="310" w:author="PHILIP ANTHONY MARTIN" w:date="2024-03-22T09:59:00Z"/>
        </w:rPr>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311" w:author="PHILIP ANTHONY MARTIN" w:date="2024-02-20T11:52:00Z">
        <w:r w:rsidR="00A92F11">
          <w:t xml:space="preserve">on the impacts of precipitation changes </w:t>
        </w:r>
      </w:ins>
      <w:r>
        <w:t>than previous similar meta-analyses</w:t>
      </w:r>
      <w:ins w:id="312" w:author="PHILIP ANTHONY MARTIN" w:date="2024-02-20T11:53:00Z">
        <w:r w:rsidR="00A92F11">
          <w:t>, despite our narrower focus on forests,</w:t>
        </w:r>
      </w:ins>
      <w:r>
        <w:t xml:space="preserve"> </w:t>
      </w:r>
      <w:r w:rsidR="002338B0">
        <w:fldChar w:fldCharType="begin" w:fldLock="1"/>
      </w:r>
      <w:r w:rsidR="002338B0">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xml:space="preserve"> and thus providing greater statistical power</w:t>
      </w:r>
      <w:ins w:id="313" w:author="PHILIP ANTHONY MARTIN" w:date="2024-03-22T09:48:00Z">
        <w:r w:rsidR="0088675D">
          <w:t xml:space="preserve"> than previous efforts</w:t>
        </w:r>
      </w:ins>
      <w:r>
        <w:t xml:space="preserve">.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314"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w:t>
      </w:r>
      <w:r>
        <w:lastRenderedPageBreak/>
        <w:t xml:space="preserve">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r w:rsidR="002338B0">
        <w:rPr>
          <w:noProof/>
          <w:color w:val="000000"/>
        </w:rPr>
        <w:t>(Culina et al., 2018; Spake et al., 2022)</w:t>
      </w:r>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0D5275A8" w:rsidR="0088675D" w:rsidRDefault="0088675D" w:rsidP="0088675D">
      <w:pPr>
        <w:spacing w:line="480" w:lineRule="auto"/>
        <w:rPr>
          <w:ins w:id="315" w:author="PHILIP ANTHONY MARTIN" w:date="2024-03-22T09:59:00Z"/>
        </w:rPr>
      </w:pPr>
      <w:ins w:id="316" w:author="PHILIP ANTHONY MARTIN" w:date="2024-03-22T09:59:00Z">
        <w:r>
          <w:tab/>
          <w:t xml:space="preserve">We acknowledge that our meta-analysis </w:t>
        </w:r>
      </w:ins>
      <w:ins w:id="317" w:author="PHILIP ANTHONY MARTIN" w:date="2024-03-22T10:00:00Z">
        <w:r>
          <w:t>focus</w:t>
        </w:r>
      </w:ins>
      <w:ins w:id="318" w:author="PHILIP ANTHONY MARTIN" w:date="2024-03-25T11:51:00Z">
        <w:r w:rsidR="002A3514">
          <w:t>sed</w:t>
        </w:r>
      </w:ins>
      <w:ins w:id="319" w:author="PHILIP ANTHONY MARTIN" w:date="2024-03-22T10:00:00Z">
        <w:r>
          <w:t xml:space="preserve"> solely on the impacts of precipitation changes</w:t>
        </w:r>
      </w:ins>
      <w:ins w:id="320" w:author="PHILIP ANTHONY MARTIN" w:date="2024-03-22T10:01:00Z">
        <w:r>
          <w:t xml:space="preserve"> and ignor</w:t>
        </w:r>
      </w:ins>
      <w:ins w:id="321" w:author="PHILIP ANTHONY MARTIN" w:date="2024-03-25T11:51:00Z">
        <w:r w:rsidR="002A3514">
          <w:t>ed</w:t>
        </w:r>
      </w:ins>
      <w:ins w:id="322" w:author="PHILIP ANTHONY MARTIN" w:date="2024-03-22T10:01:00Z">
        <w:r>
          <w:t xml:space="preserve"> the potential impacts of other drivers that could have synergistic impacts on soil and </w:t>
        </w:r>
      </w:ins>
      <w:ins w:id="323" w:author="PHILIP ANTHONY MARTIN" w:date="2024-03-22T10:02:00Z">
        <w:r>
          <w:t xml:space="preserve">litter fauna. In the real world, </w:t>
        </w:r>
      </w:ins>
      <w:ins w:id="324" w:author="PHILIP ANTHONY MARTIN" w:date="2024-03-25T11:52:00Z">
        <w:r w:rsidR="002A3514">
          <w:t xml:space="preserve">ecosystems </w:t>
        </w:r>
      </w:ins>
      <w:ins w:id="325" w:author="PHILIP ANTHONY MARTIN" w:date="2024-03-22T10:05:00Z">
        <w:r w:rsidR="00880201">
          <w:t xml:space="preserve">are typically affected by more than one of </w:t>
        </w:r>
      </w:ins>
      <w:ins w:id="326" w:author="PHILIP ANTHONY MARTIN" w:date="2024-03-25T11:52:00Z">
        <w:r w:rsidR="002A3514">
          <w:t xml:space="preserve">global change </w:t>
        </w:r>
      </w:ins>
      <w:ins w:id="327" w:author="PHILIP ANTHONY MARTIN" w:date="2024-03-22T10:05:00Z">
        <w:r w:rsidR="00880201">
          <w:t>factor</w:t>
        </w:r>
      </w:ins>
      <w:ins w:id="328" w:author="PHILIP ANTHONY MARTIN" w:date="2024-03-25T11:52:00Z">
        <w:r w:rsidR="002A3514">
          <w:t xml:space="preserve"> (e.g. </w:t>
        </w:r>
      </w:ins>
      <w:ins w:id="329" w:author="PHILIP ANTHONY MARTIN" w:date="2024-03-25T11:53:00Z">
        <w:r w:rsidR="002A3514">
          <w:t>temperature increases, nitrogen deposition)</w:t>
        </w:r>
      </w:ins>
      <w:ins w:id="330" w:author="PHILIP ANTHONY MARTIN" w:date="2024-03-22T10:05:00Z">
        <w:r w:rsidR="00880201">
          <w:t xml:space="preserve"> at any given time</w:t>
        </w:r>
      </w:ins>
      <w:ins w:id="331" w:author="PHILIP ANTHONY MARTIN" w:date="2024-03-22T10:11:00Z">
        <w:r w:rsidR="00880201">
          <w:t xml:space="preserve"> </w:t>
        </w:r>
      </w:ins>
      <w:ins w:id="332"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333" w:author="PHILIP ANTHONY MARTIN" w:date="2024-03-22T10:10:00Z">
        <w:r w:rsidR="00880201">
          <w:rPr>
            <w:noProof/>
          </w:rPr>
          <w:t>(Bowler et al., 2020)</w:t>
        </w:r>
        <w:r w:rsidR="00880201">
          <w:fldChar w:fldCharType="end"/>
        </w:r>
      </w:ins>
      <w:ins w:id="334" w:author="PHILIP ANTHONY MARTIN" w:date="2024-03-22T10:07:00Z">
        <w:r w:rsidR="00880201">
          <w:t xml:space="preserve">. </w:t>
        </w:r>
      </w:ins>
      <w:ins w:id="335" w:author="PHILIP ANTHONY MARTIN" w:date="2024-03-25T11:54:00Z">
        <w:r w:rsidR="002A3514">
          <w:t>Importantly, i</w:t>
        </w:r>
      </w:ins>
      <w:ins w:id="336" w:author="PHILIP ANTHONY MARTIN" w:date="2024-03-22T10:07:00Z">
        <w:r w:rsidR="00880201">
          <w:t>nteractions between different global change fac</w:t>
        </w:r>
      </w:ins>
      <w:ins w:id="337" w:author="PHILIP ANTHONY MARTIN" w:date="2024-03-22T10:08:00Z">
        <w:r w:rsidR="00880201">
          <w:t xml:space="preserve">tors can cause unpredictable </w:t>
        </w:r>
      </w:ins>
      <w:ins w:id="338" w:author="PHILIP ANTHONY MARTIN" w:date="2024-03-22T10:11:00Z">
        <w:r w:rsidR="00880201">
          <w:t>changes in soil biodiversity and functioning</w:t>
        </w:r>
      </w:ins>
      <w:ins w:id="339" w:author="PHILIP ANTHONY MARTIN" w:date="2024-03-22T10:08:00Z">
        <w:r w:rsidR="00880201">
          <w:t xml:space="preserve"> </w:t>
        </w:r>
        <w:r w:rsidR="00880201">
          <w:fldChar w:fldCharType="begin" w:fldLock="1"/>
        </w:r>
      </w:ins>
      <w:ins w:id="340"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341" w:author="PHILIP ANTHONY MARTIN" w:date="2024-03-22T10:23:00Z">
        <w:r w:rsidR="00880201">
          <w:rPr>
            <w:noProof/>
          </w:rPr>
          <w:t>(Eisenhauer et al., 2012; Rillig et al., 2019)</w:t>
        </w:r>
      </w:ins>
      <w:ins w:id="342" w:author="PHILIP ANTHONY MARTIN" w:date="2024-03-22T10:08:00Z">
        <w:r w:rsidR="00880201">
          <w:fldChar w:fldCharType="end"/>
        </w:r>
      </w:ins>
      <w:ins w:id="343" w:author="PHILIP ANTHONY MARTIN" w:date="2024-03-22T10:09:00Z">
        <w:r w:rsidR="00880201">
          <w:t>.</w:t>
        </w:r>
      </w:ins>
      <w:ins w:id="344" w:author="PHILIP ANTHONY MARTIN" w:date="2024-03-22T10:24:00Z">
        <w:r w:rsidR="00313A3C">
          <w:t xml:space="preserve"> In the case of precipitation </w:t>
        </w:r>
      </w:ins>
      <w:ins w:id="345" w:author="PHILIP ANTHONY MARTIN" w:date="2024-03-22T10:28:00Z">
        <w:r w:rsidR="00313A3C">
          <w:t>reductions</w:t>
        </w:r>
      </w:ins>
      <w:ins w:id="346" w:author="PHILIP ANTHONY MARTIN" w:date="2024-03-22T10:24:00Z">
        <w:r w:rsidR="00313A3C">
          <w:t xml:space="preserve"> </w:t>
        </w:r>
      </w:ins>
      <w:ins w:id="347" w:author="PHILIP ANTHONY MARTIN" w:date="2024-03-22T10:28:00Z">
        <w:r w:rsidR="00313A3C">
          <w:t xml:space="preserve">there is a clear </w:t>
        </w:r>
      </w:ins>
      <w:ins w:id="348" w:author="PHILIP ANTHONY MARTIN" w:date="2024-03-22T10:24:00Z">
        <w:r w:rsidR="00313A3C">
          <w:t xml:space="preserve">synergy </w:t>
        </w:r>
      </w:ins>
      <w:ins w:id="349" w:author="PHILIP ANTHONY MARTIN" w:date="2024-03-22T10:28:00Z">
        <w:r w:rsidR="00313A3C">
          <w:t>with</w:t>
        </w:r>
      </w:ins>
      <w:ins w:id="350" w:author="PHILIP ANTHONY MARTIN" w:date="2024-03-22T10:27:00Z">
        <w:r w:rsidR="00313A3C">
          <w:t xml:space="preserve"> </w:t>
        </w:r>
      </w:ins>
      <w:ins w:id="351" w:author="PHILIP ANTHONY MARTIN" w:date="2024-03-22T10:24:00Z">
        <w:r w:rsidR="00313A3C">
          <w:t>temperature increases</w:t>
        </w:r>
      </w:ins>
      <w:ins w:id="352" w:author="PHILIP ANTHONY MARTIN" w:date="2024-03-22T10:26:00Z">
        <w:r w:rsidR="00313A3C">
          <w:t xml:space="preserve"> as these can lead to increased evapotranspiration</w:t>
        </w:r>
      </w:ins>
      <w:ins w:id="353" w:author="PHILIP ANTHONY MARTIN" w:date="2024-03-22T10:28:00Z">
        <w:r w:rsidR="00313A3C">
          <w:t xml:space="preserve"> and further reductions in soil moisture. </w:t>
        </w:r>
      </w:ins>
      <w:ins w:id="354" w:author="PHILIP ANTHONY MARTIN" w:date="2024-03-25T11:56:00Z">
        <w:r w:rsidR="002A3514">
          <w:t xml:space="preserve">Such conditions </w:t>
        </w:r>
      </w:ins>
      <w:ins w:id="355" w:author="PHILIP ANTHONY MARTIN" w:date="2024-03-25T11:57:00Z">
        <w:r w:rsidR="002A3514">
          <w:t>will</w:t>
        </w:r>
      </w:ins>
      <w:ins w:id="356" w:author="PHILIP ANTHONY MARTIN" w:date="2024-03-25T11:56:00Z">
        <w:r w:rsidR="002A3514">
          <w:t xml:space="preserve"> further stress soil fauna sens</w:t>
        </w:r>
      </w:ins>
      <w:ins w:id="357" w:author="PHILIP ANTHONY MARTIN" w:date="2024-03-25T11:57:00Z">
        <w:r w:rsidR="002A3514">
          <w:t xml:space="preserve">itive to changes in moisture </w:t>
        </w:r>
      </w:ins>
      <w:ins w:id="358" w:author="PHILIP ANTHONY MARTIN" w:date="2024-03-25T11:58:00Z">
        <w:r w:rsidR="002A3514">
          <w:t>by limiting their diets</w:t>
        </w:r>
      </w:ins>
      <w:ins w:id="359" w:author="PHILIP ANTHONY MARTIN" w:date="2024-03-25T12:02:00Z">
        <w:r w:rsidR="002A3514">
          <w:t xml:space="preserve"> </w:t>
        </w:r>
      </w:ins>
      <w:ins w:id="360" w:author="PHILIP ANTHONY MARTIN" w:date="2024-03-25T12:01:00Z">
        <w:r w:rsidR="002A3514">
          <w:fldChar w:fldCharType="begin" w:fldLock="1"/>
        </w:r>
      </w:ins>
      <w:ins w:id="361" w:author="PHILIP ANTHONY MARTIN" w:date="2024-03-25T12:02:00Z">
        <w:r w:rsidR="002A3514">
          <w:instrText>ADDIN paperpile_citation &lt;clusterId&gt;M295A355W646T466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2A3514">
        <w:fldChar w:fldCharType="separate"/>
      </w:r>
      <w:ins w:id="362" w:author="PHILIP ANTHONY MARTIN" w:date="2024-03-25T12:02:00Z">
        <w:r w:rsidR="002A3514">
          <w:rPr>
            <w:noProof/>
          </w:rPr>
          <w:t>(Sanders et al., 2024)</w:t>
        </w:r>
      </w:ins>
      <w:ins w:id="363" w:author="PHILIP ANTHONY MARTIN" w:date="2024-03-25T12:01:00Z">
        <w:r w:rsidR="002A3514">
          <w:fldChar w:fldCharType="end"/>
        </w:r>
      </w:ins>
      <w:ins w:id="364" w:author="PHILIP ANTHONY MARTIN" w:date="2024-03-25T12:00:00Z">
        <w:r w:rsidR="002A3514">
          <w:t xml:space="preserve">. However, the recent </w:t>
        </w:r>
      </w:ins>
      <w:ins w:id="365" w:author="PHILIP ANTHONY MARTIN" w:date="2024-03-22T10:31:00Z">
        <w:r w:rsidR="00313A3C">
          <w:t>meta-analys</w:t>
        </w:r>
      </w:ins>
      <w:ins w:id="366"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367" w:author="PHILIP ANTHONY MARTIN" w:date="2024-03-22T10:32:00Z">
        <w:r w:rsidR="00313A3C">
          <w:rPr>
            <w:noProof/>
          </w:rPr>
          <w:t>(2022)</w:t>
        </w:r>
        <w:r w:rsidR="00313A3C">
          <w:fldChar w:fldCharType="end"/>
        </w:r>
      </w:ins>
      <w:ins w:id="368" w:author="PHILIP ANTHONY MARTIN" w:date="2024-03-22T10:29:00Z">
        <w:r w:rsidR="00313A3C">
          <w:t xml:space="preserve"> </w:t>
        </w:r>
      </w:ins>
      <w:ins w:id="369" w:author="PHILIP ANTHONY MARTIN" w:date="2024-03-22T10:32:00Z">
        <w:r w:rsidR="00313A3C">
          <w:t xml:space="preserve">suggests </w:t>
        </w:r>
      </w:ins>
      <w:ins w:id="370" w:author="PHILIP ANTHONY MARTIN" w:date="2024-03-25T12:01:00Z">
        <w:r w:rsidR="002A3514">
          <w:t>there are currently</w:t>
        </w:r>
      </w:ins>
      <w:ins w:id="371" w:author="PHILIP ANTHONY MARTIN" w:date="2024-03-22T10:33:00Z">
        <w:r w:rsidR="00E56DDD">
          <w:t xml:space="preserve"> few </w:t>
        </w:r>
      </w:ins>
      <w:ins w:id="372" w:author="PHILIP ANTHONY MARTIN" w:date="2024-03-25T12:01:00Z">
        <w:r w:rsidR="002A3514">
          <w:t xml:space="preserve">primary </w:t>
        </w:r>
      </w:ins>
      <w:ins w:id="373" w:author="PHILIP ANTHONY MARTIN" w:date="2024-03-22T10:33:00Z">
        <w:r w:rsidR="00E56DDD">
          <w:t>studies that have</w:t>
        </w:r>
      </w:ins>
      <w:ins w:id="374" w:author="PHILIP ANTHONY MARTIN" w:date="2024-03-22T10:34:00Z">
        <w:r w:rsidR="00E56DDD">
          <w:t xml:space="preserve"> investigated this synerg</w:t>
        </w:r>
      </w:ins>
      <w:ins w:id="375" w:author="PHILIP ANTHONY MARTIN" w:date="2024-03-25T12:01:00Z">
        <w:r w:rsidR="002A3514">
          <w:t xml:space="preserve">y, especially </w:t>
        </w:r>
      </w:ins>
      <w:ins w:id="376" w:author="PHILIP ANTHONY MARTIN" w:date="2024-03-22T10:34:00Z">
        <w:r w:rsidR="00E56DDD">
          <w:t>in forests. We urge researcher</w:t>
        </w:r>
      </w:ins>
      <w:ins w:id="377" w:author="PHILIP ANTHONY MARTIN" w:date="2024-03-22T10:35:00Z">
        <w:r w:rsidR="00E56DDD">
          <w:t xml:space="preserve">s to prioritise experiments investigating the impacts of multiple global change factors to </w:t>
        </w:r>
      </w:ins>
      <w:ins w:id="378"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lastRenderedPageBreak/>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71BAF93A" w14:textId="36A96FE4" w:rsidR="009D05E4" w:rsidRDefault="002338B0" w:rsidP="002338B0">
      <w:pPr>
        <w:widowControl w:val="0"/>
        <w:pBdr>
          <w:top w:val="nil"/>
          <w:left w:val="nil"/>
          <w:bottom w:val="nil"/>
          <w:right w:val="nil"/>
          <w:between w:val="nil"/>
        </w:pBdr>
        <w:spacing w:line="480" w:lineRule="auto"/>
        <w:ind w:left="720" w:hanging="720"/>
        <w:rPr>
          <w:ins w:id="379" w:author="PHILIP ANTHONY MARTIN" w:date="2024-03-25T12:27:00Z"/>
        </w:rPr>
      </w:pPr>
      <w:r>
        <w:fldChar w:fldCharType="begin"/>
      </w:r>
      <w:ins w:id="380" w:author="PHILIP ANTHONY MARTIN" w:date="2024-03-25T12:27:00Z">
        <w:r w:rsidR="009D05E4">
          <w:instrText>ADDIN paperpile_bibliography &lt;pp-bibliography&gt;&lt;first-reference-indices&gt;&lt;formatting&gt;1&lt;/formatting&gt;&lt;space-after&gt;1&lt;/space-after&gt;&lt;/first-reference-indices&gt;&lt;/pp-bibliography&gt; \* MERGEFORMAT</w:instrText>
        </w:r>
      </w:ins>
      <w:del w:id="381" w:author="PHILIP ANTHONY MARTIN" w:date="2024-02-20T10:52:00Z">
        <w:r w:rsidDel="00281FE2">
          <w:delInstrText>ADDIN paperpile_bibliography &lt;pp-bibliography&gt;&lt;first-reference-indices&gt;&lt;formatting&gt;1&lt;/formatting&gt;&lt;space-after&gt;1&lt;/space-after&gt;&lt;/first-reference-indices&gt;&lt;/pp-bibliography&gt; \* MERGEFORMAT</w:delInstrText>
        </w:r>
      </w:del>
      <w:r>
        <w:fldChar w:fldCharType="separate"/>
      </w:r>
      <w:ins w:id="382" w:author="PHILIP ANTHONY MARTIN" w:date="2024-03-25T12:27:00Z">
        <w:r w:rsidR="009D05E4">
          <w:t xml:space="preserve">Amano, T., </w:t>
        </w:r>
        <w:proofErr w:type="spellStart"/>
        <w:r w:rsidR="009D05E4">
          <w:t>Berdejo-Espinola</w:t>
        </w:r>
        <w:proofErr w:type="spellEnd"/>
        <w:r w:rsidR="009D05E4">
          <w:t xml:space="preserve">, V., Christie, A. P., </w:t>
        </w:r>
        <w:proofErr w:type="spellStart"/>
        <w:r w:rsidR="009D05E4">
          <w:t>Willott</w:t>
        </w:r>
        <w:proofErr w:type="spellEnd"/>
        <w:r w:rsidR="009D05E4">
          <w:t xml:space="preserve">, K., Akasaka, M., </w:t>
        </w:r>
        <w:proofErr w:type="spellStart"/>
        <w:r w:rsidR="009D05E4">
          <w:t>Báldi</w:t>
        </w:r>
        <w:proofErr w:type="spellEnd"/>
        <w:r w:rsidR="009D05E4">
          <w:t xml:space="preserve">, A., </w:t>
        </w:r>
        <w:proofErr w:type="spellStart"/>
        <w:r w:rsidR="009D05E4">
          <w:t>Berthinussen</w:t>
        </w:r>
        <w:proofErr w:type="spellEnd"/>
        <w:r w:rsidR="009D05E4">
          <w:t xml:space="preserve">, A., </w:t>
        </w:r>
        <w:proofErr w:type="spellStart"/>
        <w:r w:rsidR="009D05E4">
          <w:t>Bertolino</w:t>
        </w:r>
        <w:proofErr w:type="spellEnd"/>
        <w:r w:rsidR="009D05E4">
          <w:t xml:space="preserve">, S., Bladon, A. J., Chen, M., Choi, C.-Y., </w:t>
        </w:r>
        <w:proofErr w:type="spellStart"/>
        <w:r w:rsidR="009D05E4">
          <w:t>Bou</w:t>
        </w:r>
        <w:proofErr w:type="spellEnd"/>
        <w:r w:rsidR="009D05E4">
          <w:t xml:space="preserve"> </w:t>
        </w:r>
        <w:proofErr w:type="spellStart"/>
        <w:r w:rsidR="009D05E4">
          <w:t>Dagher</w:t>
        </w:r>
        <w:proofErr w:type="spellEnd"/>
        <w:r w:rsidR="009D05E4">
          <w:t xml:space="preserve"> </w:t>
        </w:r>
        <w:proofErr w:type="spellStart"/>
        <w:r w:rsidR="009D05E4">
          <w:t>Kharrat</w:t>
        </w:r>
        <w:proofErr w:type="spellEnd"/>
        <w:r w:rsidR="009D05E4">
          <w:t xml:space="preserve">, M., de Oliveira, L. G., Farhat, P., </w:t>
        </w:r>
        <w:proofErr w:type="spellStart"/>
        <w:r w:rsidR="009D05E4">
          <w:t>Golivets</w:t>
        </w:r>
        <w:proofErr w:type="spellEnd"/>
        <w:r w:rsidR="009D05E4">
          <w:t xml:space="preserve">, M., Hidalgo </w:t>
        </w:r>
        <w:proofErr w:type="spellStart"/>
        <w:r w:rsidR="009D05E4">
          <w:t>Aranzamendi</w:t>
        </w:r>
        <w:proofErr w:type="spellEnd"/>
        <w:r w:rsidR="009D05E4">
          <w:t xml:space="preserve">, N., </w:t>
        </w:r>
        <w:proofErr w:type="spellStart"/>
        <w:r w:rsidR="009D05E4">
          <w:lastRenderedPageBreak/>
          <w:t>Jantke</w:t>
        </w:r>
        <w:proofErr w:type="spellEnd"/>
        <w:r w:rsidR="009D05E4">
          <w:t xml:space="preserve">, K., </w:t>
        </w:r>
        <w:proofErr w:type="spellStart"/>
        <w:r w:rsidR="009D05E4">
          <w:t>Kajzer</w:t>
        </w:r>
        <w:proofErr w:type="spellEnd"/>
        <w:r w:rsidR="009D05E4">
          <w:t xml:space="preserve">-Bonk, J., </w:t>
        </w:r>
        <w:proofErr w:type="spellStart"/>
        <w:r w:rsidR="009D05E4">
          <w:t>Kemahlı</w:t>
        </w:r>
        <w:proofErr w:type="spellEnd"/>
        <w:r w:rsidR="009D05E4">
          <w:t xml:space="preserve"> </w:t>
        </w:r>
        <w:proofErr w:type="spellStart"/>
        <w:r w:rsidR="009D05E4">
          <w:t>Aytekin</w:t>
        </w:r>
        <w:proofErr w:type="spellEnd"/>
        <w:r w:rsidR="009D05E4">
          <w:t xml:space="preserve">, M. Ç., … Sutherland, W. J. (2021). Tapping into non-English-language science for the conservation of global biodiversity. </w:t>
        </w:r>
        <w:proofErr w:type="spellStart"/>
        <w:r w:rsidR="009D05E4" w:rsidRPr="009D05E4">
          <w:rPr>
            <w:i/>
            <w:rPrChange w:id="383" w:author="PHILIP ANTHONY MARTIN" w:date="2024-03-25T12:27:00Z">
              <w:rPr/>
            </w:rPrChange>
          </w:rPr>
          <w:t>PLoS</w:t>
        </w:r>
        <w:proofErr w:type="spellEnd"/>
        <w:r w:rsidR="009D05E4" w:rsidRPr="009D05E4">
          <w:rPr>
            <w:i/>
            <w:rPrChange w:id="384" w:author="PHILIP ANTHONY MARTIN" w:date="2024-03-25T12:27:00Z">
              <w:rPr/>
            </w:rPrChange>
          </w:rPr>
          <w:t xml:space="preserve"> Biology</w:t>
        </w:r>
        <w:r w:rsidR="009D05E4">
          <w:t xml:space="preserve">, </w:t>
        </w:r>
        <w:r w:rsidR="009D05E4" w:rsidRPr="009D05E4">
          <w:rPr>
            <w:i/>
            <w:rPrChange w:id="385" w:author="PHILIP ANTHONY MARTIN" w:date="2024-03-25T12:27:00Z">
              <w:rPr/>
            </w:rPrChange>
          </w:rPr>
          <w:t>19</w:t>
        </w:r>
        <w:r w:rsidR="009D05E4">
          <w:t>(10), e3001296. https://doi.org/10.1371/journal.pbio.3001296</w:t>
        </w:r>
      </w:ins>
    </w:p>
    <w:p w14:paraId="6411EAF2" w14:textId="77777777" w:rsidR="009D05E4" w:rsidRDefault="009D05E4" w:rsidP="002338B0">
      <w:pPr>
        <w:widowControl w:val="0"/>
        <w:pBdr>
          <w:top w:val="nil"/>
          <w:left w:val="nil"/>
          <w:bottom w:val="nil"/>
          <w:right w:val="nil"/>
          <w:between w:val="nil"/>
        </w:pBdr>
        <w:spacing w:line="480" w:lineRule="auto"/>
        <w:ind w:left="720" w:hanging="720"/>
        <w:rPr>
          <w:ins w:id="386" w:author="PHILIP ANTHONY MARTIN" w:date="2024-03-25T12:27:00Z"/>
        </w:rPr>
      </w:pPr>
      <w:proofErr w:type="spellStart"/>
      <w:ins w:id="387" w:author="PHILIP ANTHONY MARTIN" w:date="2024-03-25T12:27:00Z">
        <w:r>
          <w:t>Anderegg</w:t>
        </w:r>
        <w:proofErr w:type="spellEnd"/>
        <w:r>
          <w:t xml:space="preserve">, W. R. L., </w:t>
        </w:r>
        <w:proofErr w:type="spellStart"/>
        <w:r>
          <w:t>Anderegg</w:t>
        </w:r>
        <w:proofErr w:type="spellEnd"/>
        <w:r>
          <w:t xml:space="preserve">, L. D. L., Kerr, K. L., &amp; </w:t>
        </w:r>
        <w:proofErr w:type="spellStart"/>
        <w:r>
          <w:t>Trugman</w:t>
        </w:r>
        <w:proofErr w:type="spellEnd"/>
        <w:r>
          <w:t xml:space="preserve">, A. T. (2019). Widespread drought-induced tree mortality at dry range edges indicates that climate stress exceeds species’ compensating mechanisms. </w:t>
        </w:r>
        <w:r w:rsidRPr="009D05E4">
          <w:rPr>
            <w:i/>
            <w:rPrChange w:id="388" w:author="PHILIP ANTHONY MARTIN" w:date="2024-03-25T12:27:00Z">
              <w:rPr/>
            </w:rPrChange>
          </w:rPr>
          <w:t>Global Change Biology</w:t>
        </w:r>
        <w:r>
          <w:t xml:space="preserve">, </w:t>
        </w:r>
        <w:r w:rsidRPr="009D05E4">
          <w:rPr>
            <w:i/>
            <w:rPrChange w:id="389" w:author="PHILIP ANTHONY MARTIN" w:date="2024-03-25T12:27:00Z">
              <w:rPr/>
            </w:rPrChange>
          </w:rPr>
          <w:t>25</w:t>
        </w:r>
        <w:r>
          <w:t>(11), 3793–3802. https://doi.org/10.1111/gcb.14771</w:t>
        </w:r>
      </w:ins>
    </w:p>
    <w:p w14:paraId="5E1E58E1" w14:textId="77777777" w:rsidR="009D05E4" w:rsidRPr="009D05E4" w:rsidRDefault="009D05E4" w:rsidP="002338B0">
      <w:pPr>
        <w:widowControl w:val="0"/>
        <w:pBdr>
          <w:top w:val="nil"/>
          <w:left w:val="nil"/>
          <w:bottom w:val="nil"/>
          <w:right w:val="nil"/>
          <w:between w:val="nil"/>
        </w:pBdr>
        <w:spacing w:line="480" w:lineRule="auto"/>
        <w:ind w:left="720" w:hanging="720"/>
        <w:rPr>
          <w:ins w:id="390" w:author="PHILIP ANTHONY MARTIN" w:date="2024-03-25T12:27:00Z"/>
          <w:lang w:val="es-ES"/>
          <w:rPrChange w:id="391" w:author="PHILIP ANTHONY MARTIN" w:date="2024-03-25T12:27:00Z">
            <w:rPr>
              <w:ins w:id="392" w:author="PHILIP ANTHONY MARTIN" w:date="2024-03-25T12:27:00Z"/>
            </w:rPr>
          </w:rPrChange>
        </w:rPr>
      </w:pPr>
      <w:proofErr w:type="spellStart"/>
      <w:ins w:id="393" w:author="PHILIP ANTHONY MARTIN" w:date="2024-03-25T12:27:00Z">
        <w:r>
          <w:t>Aupic-Samain</w:t>
        </w:r>
        <w:proofErr w:type="spellEnd"/>
        <w:r>
          <w:t xml:space="preserve">, A., Baldy, V., </w:t>
        </w:r>
        <w:proofErr w:type="spellStart"/>
        <w:r>
          <w:t>Delcourt</w:t>
        </w:r>
        <w:proofErr w:type="spellEnd"/>
        <w:r>
          <w:t xml:space="preserve">, N., Krogh, P. H., </w:t>
        </w:r>
        <w:proofErr w:type="spellStart"/>
        <w:r>
          <w:t>Gauquelin</w:t>
        </w:r>
        <w:proofErr w:type="spellEnd"/>
        <w:r>
          <w:t xml:space="preserve">, T., Fernandez, C., &amp; </w:t>
        </w:r>
        <w:proofErr w:type="spellStart"/>
        <w:r>
          <w:t>Santonja</w:t>
        </w:r>
        <w:proofErr w:type="spellEnd"/>
        <w:r>
          <w:t xml:space="preserve">, M. (2021). Water availability rather than temperature control soil fauna community structure and prey–predator interactions. </w:t>
        </w:r>
        <w:proofErr w:type="spellStart"/>
        <w:r w:rsidRPr="009D05E4">
          <w:rPr>
            <w:i/>
            <w:lang w:val="es-ES"/>
            <w:rPrChange w:id="394" w:author="PHILIP ANTHONY MARTIN" w:date="2024-03-25T12:27:00Z">
              <w:rPr/>
            </w:rPrChange>
          </w:rPr>
          <w:t>Functional</w:t>
        </w:r>
        <w:proofErr w:type="spellEnd"/>
        <w:r w:rsidRPr="009D05E4">
          <w:rPr>
            <w:i/>
            <w:lang w:val="es-ES"/>
            <w:rPrChange w:id="395" w:author="PHILIP ANTHONY MARTIN" w:date="2024-03-25T12:27:00Z">
              <w:rPr/>
            </w:rPrChange>
          </w:rPr>
          <w:t xml:space="preserve"> </w:t>
        </w:r>
        <w:proofErr w:type="spellStart"/>
        <w:r w:rsidRPr="009D05E4">
          <w:rPr>
            <w:i/>
            <w:lang w:val="es-ES"/>
            <w:rPrChange w:id="396" w:author="PHILIP ANTHONY MARTIN" w:date="2024-03-25T12:27:00Z">
              <w:rPr/>
            </w:rPrChange>
          </w:rPr>
          <w:t>Ecology</w:t>
        </w:r>
        <w:proofErr w:type="spellEnd"/>
        <w:r w:rsidRPr="009D05E4">
          <w:rPr>
            <w:lang w:val="es-ES"/>
            <w:rPrChange w:id="397" w:author="PHILIP ANTHONY MARTIN" w:date="2024-03-25T12:27:00Z">
              <w:rPr/>
            </w:rPrChange>
          </w:rPr>
          <w:t xml:space="preserve">, </w:t>
        </w:r>
        <w:r w:rsidRPr="009D05E4">
          <w:rPr>
            <w:i/>
            <w:lang w:val="es-ES"/>
            <w:rPrChange w:id="398" w:author="PHILIP ANTHONY MARTIN" w:date="2024-03-25T12:27:00Z">
              <w:rPr/>
            </w:rPrChange>
          </w:rPr>
          <w:t>35</w:t>
        </w:r>
        <w:r w:rsidRPr="009D05E4">
          <w:rPr>
            <w:lang w:val="es-ES"/>
            <w:rPrChange w:id="399" w:author="PHILIP ANTHONY MARTIN" w:date="2024-03-25T12:27:00Z">
              <w:rPr/>
            </w:rPrChange>
          </w:rPr>
          <w:t>(7), 1550–1559. https://doi.org/10.1111/1365-2435.13745</w:t>
        </w:r>
      </w:ins>
    </w:p>
    <w:p w14:paraId="58B07B4C" w14:textId="77777777" w:rsidR="009D05E4" w:rsidRDefault="009D05E4" w:rsidP="002338B0">
      <w:pPr>
        <w:widowControl w:val="0"/>
        <w:pBdr>
          <w:top w:val="nil"/>
          <w:left w:val="nil"/>
          <w:bottom w:val="nil"/>
          <w:right w:val="nil"/>
          <w:between w:val="nil"/>
        </w:pBdr>
        <w:spacing w:line="480" w:lineRule="auto"/>
        <w:ind w:left="720" w:hanging="720"/>
        <w:rPr>
          <w:ins w:id="400" w:author="PHILIP ANTHONY MARTIN" w:date="2024-03-25T12:27:00Z"/>
        </w:rPr>
      </w:pPr>
      <w:proofErr w:type="spellStart"/>
      <w:ins w:id="401" w:author="PHILIP ANTHONY MARTIN" w:date="2024-03-25T12:27:00Z">
        <w:r w:rsidRPr="009D05E4">
          <w:rPr>
            <w:lang w:val="es-ES"/>
            <w:rPrChange w:id="402" w:author="PHILIP ANTHONY MARTIN" w:date="2024-03-25T12:27:00Z">
              <w:rPr/>
            </w:rPrChange>
          </w:rPr>
          <w:t>Aupic-Samain</w:t>
        </w:r>
        <w:proofErr w:type="spellEnd"/>
        <w:r w:rsidRPr="009D05E4">
          <w:rPr>
            <w:lang w:val="es-ES"/>
            <w:rPrChange w:id="403" w:author="PHILIP ANTHONY MARTIN" w:date="2024-03-25T12:27:00Z">
              <w:rPr/>
            </w:rPrChange>
          </w:rPr>
          <w:t xml:space="preserve">, A., Santonja, M., </w:t>
        </w:r>
        <w:proofErr w:type="spellStart"/>
        <w:r w:rsidRPr="009D05E4">
          <w:rPr>
            <w:lang w:val="es-ES"/>
            <w:rPrChange w:id="404" w:author="PHILIP ANTHONY MARTIN" w:date="2024-03-25T12:27:00Z">
              <w:rPr/>
            </w:rPrChange>
          </w:rPr>
          <w:t>Chomel</w:t>
        </w:r>
        <w:proofErr w:type="spellEnd"/>
        <w:r w:rsidRPr="009D05E4">
          <w:rPr>
            <w:lang w:val="es-ES"/>
            <w:rPrChange w:id="405" w:author="PHILIP ANTHONY MARTIN" w:date="2024-03-25T12:27:00Z">
              <w:rPr/>
            </w:rPrChange>
          </w:rPr>
          <w:t xml:space="preserve">, M., Pereira, S., </w:t>
        </w:r>
        <w:proofErr w:type="spellStart"/>
        <w:r w:rsidRPr="009D05E4">
          <w:rPr>
            <w:lang w:val="es-ES"/>
            <w:rPrChange w:id="406" w:author="PHILIP ANTHONY MARTIN" w:date="2024-03-25T12:27:00Z">
              <w:rPr/>
            </w:rPrChange>
          </w:rPr>
          <w:t>Quer</w:t>
        </w:r>
        <w:proofErr w:type="spellEnd"/>
        <w:r w:rsidRPr="009D05E4">
          <w:rPr>
            <w:lang w:val="es-ES"/>
            <w:rPrChange w:id="407" w:author="PHILIP ANTHONY MARTIN" w:date="2024-03-25T12:27:00Z">
              <w:rPr/>
            </w:rPrChange>
          </w:rPr>
          <w:t xml:space="preserve">, E., </w:t>
        </w:r>
        <w:proofErr w:type="spellStart"/>
        <w:r w:rsidRPr="009D05E4">
          <w:rPr>
            <w:lang w:val="es-ES"/>
            <w:rPrChange w:id="408" w:author="PHILIP ANTHONY MARTIN" w:date="2024-03-25T12:27:00Z">
              <w:rPr/>
            </w:rPrChange>
          </w:rPr>
          <w:t>Lecareux</w:t>
        </w:r>
        <w:proofErr w:type="spellEnd"/>
        <w:r w:rsidRPr="009D05E4">
          <w:rPr>
            <w:lang w:val="es-ES"/>
            <w:rPrChange w:id="409" w:author="PHILIP ANTHONY MARTIN" w:date="2024-03-25T12:27:00Z">
              <w:rPr/>
            </w:rPrChange>
          </w:rPr>
          <w:t xml:space="preserve">, C., </w:t>
        </w:r>
        <w:proofErr w:type="spellStart"/>
        <w:r w:rsidRPr="009D05E4">
          <w:rPr>
            <w:lang w:val="es-ES"/>
            <w:rPrChange w:id="410" w:author="PHILIP ANTHONY MARTIN" w:date="2024-03-25T12:27:00Z">
              <w:rPr/>
            </w:rPrChange>
          </w:rPr>
          <w:t>Limousin</w:t>
        </w:r>
        <w:proofErr w:type="spellEnd"/>
        <w:r w:rsidRPr="009D05E4">
          <w:rPr>
            <w:lang w:val="es-ES"/>
            <w:rPrChange w:id="411" w:author="PHILIP ANTHONY MARTIN" w:date="2024-03-25T12:27:00Z">
              <w:rPr/>
            </w:rPrChange>
          </w:rPr>
          <w:t xml:space="preserve">, J.-M., </w:t>
        </w:r>
        <w:proofErr w:type="spellStart"/>
        <w:r w:rsidRPr="009D05E4">
          <w:rPr>
            <w:lang w:val="es-ES"/>
            <w:rPrChange w:id="412" w:author="PHILIP ANTHONY MARTIN" w:date="2024-03-25T12:27:00Z">
              <w:rPr/>
            </w:rPrChange>
          </w:rPr>
          <w:t>Ourcival</w:t>
        </w:r>
        <w:proofErr w:type="spellEnd"/>
        <w:r w:rsidRPr="009D05E4">
          <w:rPr>
            <w:lang w:val="es-ES"/>
            <w:rPrChange w:id="413" w:author="PHILIP ANTHONY MARTIN" w:date="2024-03-25T12:27:00Z">
              <w:rPr/>
            </w:rPrChange>
          </w:rPr>
          <w:t xml:space="preserve">, J.-M., </w:t>
        </w:r>
        <w:proofErr w:type="spellStart"/>
        <w:r w:rsidRPr="009D05E4">
          <w:rPr>
            <w:lang w:val="es-ES"/>
            <w:rPrChange w:id="414" w:author="PHILIP ANTHONY MARTIN" w:date="2024-03-25T12:27:00Z">
              <w:rPr/>
            </w:rPrChange>
          </w:rPr>
          <w:t>Simioni</w:t>
        </w:r>
        <w:proofErr w:type="spellEnd"/>
        <w:r w:rsidRPr="009D05E4">
          <w:rPr>
            <w:lang w:val="es-ES"/>
            <w:rPrChange w:id="415" w:author="PHILIP ANTHONY MARTIN" w:date="2024-03-25T12:27:00Z">
              <w:rPr/>
            </w:rPrChange>
          </w:rPr>
          <w:t xml:space="preserve">, G., </w:t>
        </w:r>
        <w:proofErr w:type="spellStart"/>
        <w:r w:rsidRPr="009D05E4">
          <w:rPr>
            <w:lang w:val="es-ES"/>
            <w:rPrChange w:id="416" w:author="PHILIP ANTHONY MARTIN" w:date="2024-03-25T12:27:00Z">
              <w:rPr/>
            </w:rPrChange>
          </w:rPr>
          <w:t>Gauquelin</w:t>
        </w:r>
        <w:proofErr w:type="spellEnd"/>
        <w:r w:rsidRPr="009D05E4">
          <w:rPr>
            <w:lang w:val="es-ES"/>
            <w:rPrChange w:id="417" w:author="PHILIP ANTHONY MARTIN" w:date="2024-03-25T12:27:00Z">
              <w:rPr/>
            </w:rPrChange>
          </w:rPr>
          <w:t xml:space="preserve">, T., </w:t>
        </w:r>
        <w:proofErr w:type="spellStart"/>
        <w:r w:rsidRPr="009D05E4">
          <w:rPr>
            <w:lang w:val="es-ES"/>
            <w:rPrChange w:id="418" w:author="PHILIP ANTHONY MARTIN" w:date="2024-03-25T12:27:00Z">
              <w:rPr/>
            </w:rPrChange>
          </w:rPr>
          <w:t>Fernandez</w:t>
        </w:r>
        <w:proofErr w:type="spellEnd"/>
        <w:r w:rsidRPr="009D05E4">
          <w:rPr>
            <w:lang w:val="es-ES"/>
            <w:rPrChange w:id="419" w:author="PHILIP ANTHONY MARTIN" w:date="2024-03-25T12:27:00Z">
              <w:rPr/>
            </w:rPrChange>
          </w:rPr>
          <w:t xml:space="preserve">, C., &amp; </w:t>
        </w:r>
        <w:proofErr w:type="spellStart"/>
        <w:r w:rsidRPr="009D05E4">
          <w:rPr>
            <w:lang w:val="es-ES"/>
            <w:rPrChange w:id="420" w:author="PHILIP ANTHONY MARTIN" w:date="2024-03-25T12:27:00Z">
              <w:rPr/>
            </w:rPrChange>
          </w:rPr>
          <w:t>Baldy</w:t>
        </w:r>
        <w:proofErr w:type="spellEnd"/>
        <w:r w:rsidRPr="009D05E4">
          <w:rPr>
            <w:lang w:val="es-ES"/>
            <w:rPrChange w:id="421" w:author="PHILIP ANTHONY MARTIN" w:date="2024-03-25T12:27:00Z">
              <w:rPr/>
            </w:rPrChange>
          </w:rPr>
          <w:t xml:space="preserve">, V. (2021). </w:t>
        </w:r>
        <w:r>
          <w:t xml:space="preserve">Soil biota response to experimental rainfall reduction depends on the dominant tree species in mature northern Mediterranean forests. </w:t>
        </w:r>
        <w:r w:rsidRPr="009D05E4">
          <w:rPr>
            <w:i/>
            <w:rPrChange w:id="422" w:author="PHILIP ANTHONY MARTIN" w:date="2024-03-25T12:27:00Z">
              <w:rPr/>
            </w:rPrChange>
          </w:rPr>
          <w:t>Soil Biology &amp; Biochemistry</w:t>
        </w:r>
        <w:r>
          <w:t xml:space="preserve">, </w:t>
        </w:r>
        <w:r w:rsidRPr="009D05E4">
          <w:rPr>
            <w:i/>
            <w:rPrChange w:id="423" w:author="PHILIP ANTHONY MARTIN" w:date="2024-03-25T12:27:00Z">
              <w:rPr/>
            </w:rPrChange>
          </w:rPr>
          <w:t>154</w:t>
        </w:r>
        <w:r>
          <w:t>, 108122. https://doi.org/10.1016/j.soilbio.2020.108122</w:t>
        </w:r>
      </w:ins>
    </w:p>
    <w:p w14:paraId="5A343738" w14:textId="77777777" w:rsidR="009D05E4" w:rsidRDefault="009D05E4" w:rsidP="002338B0">
      <w:pPr>
        <w:widowControl w:val="0"/>
        <w:pBdr>
          <w:top w:val="nil"/>
          <w:left w:val="nil"/>
          <w:bottom w:val="nil"/>
          <w:right w:val="nil"/>
          <w:between w:val="nil"/>
        </w:pBdr>
        <w:spacing w:line="480" w:lineRule="auto"/>
        <w:ind w:left="720" w:hanging="720"/>
        <w:rPr>
          <w:ins w:id="424" w:author="PHILIP ANTHONY MARTIN" w:date="2024-03-25T12:27:00Z"/>
        </w:rPr>
      </w:pPr>
      <w:ins w:id="425" w:author="PHILIP ANTHONY MARTIN" w:date="2024-03-25T12:27:00Z">
        <w:r>
          <w:t xml:space="preserve">Barton, K. (2015). </w:t>
        </w:r>
        <w:proofErr w:type="spellStart"/>
        <w:r w:rsidRPr="009D05E4">
          <w:rPr>
            <w:i/>
            <w:rPrChange w:id="426" w:author="PHILIP ANTHONY MARTIN" w:date="2024-03-25T12:27:00Z">
              <w:rPr/>
            </w:rPrChange>
          </w:rPr>
          <w:t>MuMIn</w:t>
        </w:r>
        <w:proofErr w:type="spellEnd"/>
        <w:r w:rsidRPr="009D05E4">
          <w:rPr>
            <w:i/>
            <w:rPrChange w:id="427" w:author="PHILIP ANTHONY MARTIN" w:date="2024-03-25T12:27:00Z">
              <w:rPr/>
            </w:rPrChange>
          </w:rPr>
          <w:t>: multi-model inference</w:t>
        </w:r>
        <w:r>
          <w:t xml:space="preserve"> (1.15.1).</w:t>
        </w:r>
      </w:ins>
    </w:p>
    <w:p w14:paraId="012DD1F9" w14:textId="77777777" w:rsidR="009D05E4" w:rsidRDefault="009D05E4" w:rsidP="002338B0">
      <w:pPr>
        <w:widowControl w:val="0"/>
        <w:pBdr>
          <w:top w:val="nil"/>
          <w:left w:val="nil"/>
          <w:bottom w:val="nil"/>
          <w:right w:val="nil"/>
          <w:between w:val="nil"/>
        </w:pBdr>
        <w:spacing w:line="480" w:lineRule="auto"/>
        <w:ind w:left="720" w:hanging="720"/>
        <w:rPr>
          <w:ins w:id="428" w:author="PHILIP ANTHONY MARTIN" w:date="2024-03-25T12:27:00Z"/>
        </w:rPr>
      </w:pPr>
      <w:proofErr w:type="spellStart"/>
      <w:ins w:id="429" w:author="PHILIP ANTHONY MARTIN" w:date="2024-03-25T12:27:00Z">
        <w:r>
          <w:t>Beaumelle</w:t>
        </w:r>
        <w:proofErr w:type="spellEnd"/>
        <w:r>
          <w:t xml:space="preserve">, L., </w:t>
        </w:r>
        <w:proofErr w:type="spellStart"/>
        <w:r>
          <w:t>Tison</w:t>
        </w:r>
        <w:proofErr w:type="spellEnd"/>
        <w:r>
          <w:t xml:space="preserve">, L., Eisenhauer, N., Hines, J., </w:t>
        </w:r>
        <w:proofErr w:type="spellStart"/>
        <w:r>
          <w:t>Malladi</w:t>
        </w:r>
        <w:proofErr w:type="spellEnd"/>
        <w:r>
          <w:t xml:space="preserve">, S., Pelosi, C., </w:t>
        </w:r>
        <w:proofErr w:type="spellStart"/>
        <w:r>
          <w:t>Thouvenot</w:t>
        </w:r>
        <w:proofErr w:type="spellEnd"/>
        <w:r>
          <w:t>, L., &amp; Phillips, H. R. P. (2023). Pesticide effects on soil fauna communities—A meta</w:t>
        </w:r>
        <w:r>
          <w:rPr>
            <w:rFonts w:ascii="Cambria Math" w:hAnsi="Cambria Math" w:cs="Cambria Math"/>
          </w:rPr>
          <w:t>‐</w:t>
        </w:r>
        <w:r>
          <w:t xml:space="preserve">analysis. </w:t>
        </w:r>
        <w:r w:rsidRPr="009D05E4">
          <w:rPr>
            <w:i/>
            <w:rPrChange w:id="430" w:author="PHILIP ANTHONY MARTIN" w:date="2024-03-25T12:27:00Z">
              <w:rPr/>
            </w:rPrChange>
          </w:rPr>
          <w:t>The Journal of Applied Ecology</w:t>
        </w:r>
        <w:r>
          <w:t>. https://doi.org/10.1111/1365-2664.14437</w:t>
        </w:r>
      </w:ins>
    </w:p>
    <w:p w14:paraId="16A6D9EC" w14:textId="77777777" w:rsidR="009D05E4" w:rsidRDefault="009D05E4" w:rsidP="002338B0">
      <w:pPr>
        <w:widowControl w:val="0"/>
        <w:pBdr>
          <w:top w:val="nil"/>
          <w:left w:val="nil"/>
          <w:bottom w:val="nil"/>
          <w:right w:val="nil"/>
          <w:between w:val="nil"/>
        </w:pBdr>
        <w:spacing w:line="480" w:lineRule="auto"/>
        <w:ind w:left="720" w:hanging="720"/>
        <w:rPr>
          <w:ins w:id="431" w:author="PHILIP ANTHONY MARTIN" w:date="2024-03-25T12:27:00Z"/>
        </w:rPr>
      </w:pPr>
      <w:ins w:id="432" w:author="PHILIP ANTHONY MARTIN" w:date="2024-03-25T12:27:00Z">
        <w:r>
          <w:t xml:space="preserve">Benton, M. J., Wilf, P., &amp; </w:t>
        </w:r>
        <w:proofErr w:type="spellStart"/>
        <w:r>
          <w:t>Sauquet</w:t>
        </w:r>
        <w:proofErr w:type="spellEnd"/>
        <w:r>
          <w:t xml:space="preserve">, H. (2022). The Angiosperm Terrestrial Revolution and the origins of modern biodiversity. </w:t>
        </w:r>
        <w:r w:rsidRPr="009D05E4">
          <w:rPr>
            <w:i/>
            <w:rPrChange w:id="433" w:author="PHILIP ANTHONY MARTIN" w:date="2024-03-25T12:27:00Z">
              <w:rPr/>
            </w:rPrChange>
          </w:rPr>
          <w:t xml:space="preserve">The New </w:t>
        </w:r>
        <w:proofErr w:type="spellStart"/>
        <w:r w:rsidRPr="009D05E4">
          <w:rPr>
            <w:i/>
            <w:rPrChange w:id="434" w:author="PHILIP ANTHONY MARTIN" w:date="2024-03-25T12:27:00Z">
              <w:rPr/>
            </w:rPrChange>
          </w:rPr>
          <w:t>Phytologist</w:t>
        </w:r>
        <w:proofErr w:type="spellEnd"/>
        <w:r>
          <w:t xml:space="preserve">, </w:t>
        </w:r>
        <w:r w:rsidRPr="009D05E4">
          <w:rPr>
            <w:i/>
            <w:rPrChange w:id="435" w:author="PHILIP ANTHONY MARTIN" w:date="2024-03-25T12:27:00Z">
              <w:rPr/>
            </w:rPrChange>
          </w:rPr>
          <w:t>233</w:t>
        </w:r>
        <w:r>
          <w:t>(5), 2017–2035. https://doi.org/10.1111/nph.17822</w:t>
        </w:r>
      </w:ins>
    </w:p>
    <w:p w14:paraId="61C73F11" w14:textId="77777777" w:rsidR="009D05E4" w:rsidRDefault="009D05E4" w:rsidP="002338B0">
      <w:pPr>
        <w:widowControl w:val="0"/>
        <w:pBdr>
          <w:top w:val="nil"/>
          <w:left w:val="nil"/>
          <w:bottom w:val="nil"/>
          <w:right w:val="nil"/>
          <w:between w:val="nil"/>
        </w:pBdr>
        <w:spacing w:line="480" w:lineRule="auto"/>
        <w:ind w:left="720" w:hanging="720"/>
        <w:rPr>
          <w:ins w:id="436" w:author="PHILIP ANTHONY MARTIN" w:date="2024-03-25T12:27:00Z"/>
        </w:rPr>
      </w:pPr>
      <w:proofErr w:type="spellStart"/>
      <w:ins w:id="437" w:author="PHILIP ANTHONY MARTIN" w:date="2024-03-25T12:27:00Z">
        <w:r>
          <w:t>Blankinship</w:t>
        </w:r>
        <w:proofErr w:type="spellEnd"/>
        <w:r>
          <w:t xml:space="preserve">, J. C., Niklaus, P. A., &amp; </w:t>
        </w:r>
        <w:proofErr w:type="spellStart"/>
        <w:r>
          <w:t>Hungate</w:t>
        </w:r>
        <w:proofErr w:type="spellEnd"/>
        <w:r>
          <w:t xml:space="preserve">, B. A. (2011). A meta-analysis of responses of soil biota to global change. </w:t>
        </w:r>
        <w:proofErr w:type="spellStart"/>
        <w:r w:rsidRPr="009D05E4">
          <w:rPr>
            <w:i/>
            <w:rPrChange w:id="438" w:author="PHILIP ANTHONY MARTIN" w:date="2024-03-25T12:27:00Z">
              <w:rPr/>
            </w:rPrChange>
          </w:rPr>
          <w:t>Oecologia</w:t>
        </w:r>
        <w:proofErr w:type="spellEnd"/>
        <w:r>
          <w:t xml:space="preserve">, </w:t>
        </w:r>
        <w:r w:rsidRPr="009D05E4">
          <w:rPr>
            <w:i/>
            <w:rPrChange w:id="439" w:author="PHILIP ANTHONY MARTIN" w:date="2024-03-25T12:27:00Z">
              <w:rPr/>
            </w:rPrChange>
          </w:rPr>
          <w:t>165</w:t>
        </w:r>
        <w:r>
          <w:t>(3), 553–565. https://doi.org/10.1007/s00442-011-1909-0</w:t>
        </w:r>
      </w:ins>
    </w:p>
    <w:p w14:paraId="37E99B55" w14:textId="77777777" w:rsidR="009D05E4" w:rsidRDefault="009D05E4" w:rsidP="002338B0">
      <w:pPr>
        <w:widowControl w:val="0"/>
        <w:pBdr>
          <w:top w:val="nil"/>
          <w:left w:val="nil"/>
          <w:bottom w:val="nil"/>
          <w:right w:val="nil"/>
          <w:between w:val="nil"/>
        </w:pBdr>
        <w:spacing w:line="480" w:lineRule="auto"/>
        <w:ind w:left="720" w:hanging="720"/>
        <w:rPr>
          <w:ins w:id="440" w:author="PHILIP ANTHONY MARTIN" w:date="2024-03-25T12:27:00Z"/>
        </w:rPr>
      </w:pPr>
      <w:ins w:id="441" w:author="PHILIP ANTHONY MARTIN" w:date="2024-03-25T12:27:00Z">
        <w:r>
          <w:t xml:space="preserve">Bowler, D. E., Bjorkman, A. D., </w:t>
        </w:r>
        <w:proofErr w:type="spellStart"/>
        <w:r>
          <w:t>Dornelas</w:t>
        </w:r>
        <w:proofErr w:type="spellEnd"/>
        <w:r>
          <w:t xml:space="preserve">, M., Myers-Smith, I. H., Navarro, L. M., </w:t>
        </w:r>
        <w:proofErr w:type="spellStart"/>
        <w:r>
          <w:t>Niamir</w:t>
        </w:r>
        <w:proofErr w:type="spellEnd"/>
        <w:r>
          <w:t xml:space="preserve">, A., </w:t>
        </w:r>
        <w:r>
          <w:lastRenderedPageBreak/>
          <w:t xml:space="preserve">Supp, S. R., Waldock, C., Winter, M., </w:t>
        </w:r>
        <w:proofErr w:type="spellStart"/>
        <w:r>
          <w:t>Vellend</w:t>
        </w:r>
        <w:proofErr w:type="spellEnd"/>
        <w:r>
          <w:t xml:space="preserve">, M., </w:t>
        </w:r>
        <w:proofErr w:type="spellStart"/>
        <w:r>
          <w:t>Blowes</w:t>
        </w:r>
        <w:proofErr w:type="spellEnd"/>
        <w:r>
          <w:t xml:space="preserve">, S. A., </w:t>
        </w:r>
        <w:proofErr w:type="spellStart"/>
        <w:r>
          <w:t>Böhning-Gaese</w:t>
        </w:r>
        <w:proofErr w:type="spellEnd"/>
        <w:r>
          <w:t xml:space="preserve">, K., </w:t>
        </w:r>
        <w:proofErr w:type="spellStart"/>
        <w:r>
          <w:t>Bruelheide</w:t>
        </w:r>
        <w:proofErr w:type="spellEnd"/>
        <w:r>
          <w:t xml:space="preserve">, H., Elahi, R., </w:t>
        </w:r>
        <w:proofErr w:type="spellStart"/>
        <w:r>
          <w:t>Antão</w:t>
        </w:r>
        <w:proofErr w:type="spellEnd"/>
        <w:r>
          <w:t xml:space="preserve">, L. H., Hines, J., Isbell, F., Jones, H. P., </w:t>
        </w:r>
        <w:proofErr w:type="spellStart"/>
        <w:r>
          <w:t>Magurran</w:t>
        </w:r>
        <w:proofErr w:type="spellEnd"/>
        <w:r>
          <w:t xml:space="preserve">, A. E., … Bates, A. E. (2020). Mapping human pressures on biodiversity across the planet uncovers anthropogenic threat complexes. </w:t>
        </w:r>
        <w:r w:rsidRPr="009D05E4">
          <w:rPr>
            <w:i/>
            <w:rPrChange w:id="442" w:author="PHILIP ANTHONY MARTIN" w:date="2024-03-25T12:27:00Z">
              <w:rPr/>
            </w:rPrChange>
          </w:rPr>
          <w:t>People and Nature</w:t>
        </w:r>
        <w:r>
          <w:t xml:space="preserve">, </w:t>
        </w:r>
        <w:r w:rsidRPr="009D05E4">
          <w:rPr>
            <w:i/>
            <w:rPrChange w:id="443" w:author="PHILIP ANTHONY MARTIN" w:date="2024-03-25T12:27:00Z">
              <w:rPr/>
            </w:rPrChange>
          </w:rPr>
          <w:t>2</w:t>
        </w:r>
        <w:r>
          <w:t>(2), 380–394. https://doi.org/10.1002/pan3.10071</w:t>
        </w:r>
      </w:ins>
    </w:p>
    <w:p w14:paraId="408977D9" w14:textId="77777777" w:rsidR="009D05E4" w:rsidRDefault="009D05E4" w:rsidP="002338B0">
      <w:pPr>
        <w:widowControl w:val="0"/>
        <w:pBdr>
          <w:top w:val="nil"/>
          <w:left w:val="nil"/>
          <w:bottom w:val="nil"/>
          <w:right w:val="nil"/>
          <w:between w:val="nil"/>
        </w:pBdr>
        <w:spacing w:line="480" w:lineRule="auto"/>
        <w:ind w:left="720" w:hanging="720"/>
        <w:rPr>
          <w:ins w:id="444" w:author="PHILIP ANTHONY MARTIN" w:date="2024-03-25T12:27:00Z"/>
        </w:rPr>
      </w:pPr>
      <w:proofErr w:type="spellStart"/>
      <w:ins w:id="445" w:author="PHILIP ANTHONY MARTIN" w:date="2024-03-25T12:27:00Z">
        <w:r>
          <w:t>Bozada</w:t>
        </w:r>
        <w:proofErr w:type="spellEnd"/>
        <w:r>
          <w:t xml:space="preserve">, T., Borden, J., Workman, J., Del Cid, M., Malinowski, J., &amp; </w:t>
        </w:r>
        <w:proofErr w:type="spellStart"/>
        <w:r>
          <w:t>Luechtefeld</w:t>
        </w:r>
        <w:proofErr w:type="spellEnd"/>
        <w:r>
          <w:t xml:space="preserve">, T. (2021). </w:t>
        </w:r>
        <w:proofErr w:type="spellStart"/>
        <w:r>
          <w:t>Sysrev</w:t>
        </w:r>
        <w:proofErr w:type="spellEnd"/>
        <w:r>
          <w:t xml:space="preserve">: A FAIR platform for Data Curation and Systematic Evidence Review. In </w:t>
        </w:r>
        <w:proofErr w:type="spellStart"/>
        <w:r w:rsidRPr="009D05E4">
          <w:rPr>
            <w:i/>
            <w:rPrChange w:id="446" w:author="PHILIP ANTHONY MARTIN" w:date="2024-03-25T12:27:00Z">
              <w:rPr/>
            </w:rPrChange>
          </w:rPr>
          <w:t>bioRxiv</w:t>
        </w:r>
        <w:proofErr w:type="spellEnd"/>
        <w:r>
          <w:t xml:space="preserve"> (p. 2021.03.24.436697). https://doi.org/10.1101/2021.03.24.436697</w:t>
        </w:r>
      </w:ins>
    </w:p>
    <w:p w14:paraId="58E4D771" w14:textId="77777777" w:rsidR="009D05E4" w:rsidRDefault="009D05E4" w:rsidP="002338B0">
      <w:pPr>
        <w:widowControl w:val="0"/>
        <w:pBdr>
          <w:top w:val="nil"/>
          <w:left w:val="nil"/>
          <w:bottom w:val="nil"/>
          <w:right w:val="nil"/>
          <w:between w:val="nil"/>
        </w:pBdr>
        <w:spacing w:line="480" w:lineRule="auto"/>
        <w:ind w:left="720" w:hanging="720"/>
        <w:rPr>
          <w:ins w:id="447" w:author="PHILIP ANTHONY MARTIN" w:date="2024-03-25T12:27:00Z"/>
        </w:rPr>
      </w:pPr>
      <w:ins w:id="448" w:author="PHILIP ANTHONY MARTIN" w:date="2024-03-25T12:27:00Z">
        <w:r>
          <w:t xml:space="preserve">Bristol, D., Hassan, K., </w:t>
        </w:r>
        <w:proofErr w:type="spellStart"/>
        <w:r>
          <w:t>Blankinship</w:t>
        </w:r>
        <w:proofErr w:type="spellEnd"/>
        <w:r>
          <w:t>, J. C., &amp; Nielsen, U. N. (2023). Responses of nematode abundances to increased and reduced rainfall under field conditions: A meta</w:t>
        </w:r>
        <w:r>
          <w:rPr>
            <w:rFonts w:ascii="Cambria Math" w:hAnsi="Cambria Math" w:cs="Cambria Math"/>
          </w:rPr>
          <w:t>‐</w:t>
        </w:r>
        <w:r>
          <w:t xml:space="preserve">analysis. </w:t>
        </w:r>
        <w:proofErr w:type="gramStart"/>
        <w:r w:rsidRPr="009D05E4">
          <w:rPr>
            <w:i/>
            <w:rPrChange w:id="449" w:author="PHILIP ANTHONY MARTIN" w:date="2024-03-25T12:27:00Z">
              <w:rPr/>
            </w:rPrChange>
          </w:rPr>
          <w:t xml:space="preserve">Ecosphere </w:t>
        </w:r>
        <w:r>
          <w:t>,</w:t>
        </w:r>
        <w:proofErr w:type="gramEnd"/>
        <w:r>
          <w:t xml:space="preserve"> </w:t>
        </w:r>
        <w:r w:rsidRPr="009D05E4">
          <w:rPr>
            <w:i/>
            <w:rPrChange w:id="450" w:author="PHILIP ANTHONY MARTIN" w:date="2024-03-25T12:27:00Z">
              <w:rPr/>
            </w:rPrChange>
          </w:rPr>
          <w:t>14</w:t>
        </w:r>
        <w:r>
          <w:t>(1). https://doi.org/10.1002/ecs2.4364</w:t>
        </w:r>
      </w:ins>
    </w:p>
    <w:p w14:paraId="4E80F9F0" w14:textId="77777777" w:rsidR="009D05E4" w:rsidRDefault="009D05E4" w:rsidP="002338B0">
      <w:pPr>
        <w:widowControl w:val="0"/>
        <w:pBdr>
          <w:top w:val="nil"/>
          <w:left w:val="nil"/>
          <w:bottom w:val="nil"/>
          <w:right w:val="nil"/>
          <w:between w:val="nil"/>
        </w:pBdr>
        <w:spacing w:line="480" w:lineRule="auto"/>
        <w:ind w:left="720" w:hanging="720"/>
        <w:rPr>
          <w:ins w:id="451" w:author="PHILIP ANTHONY MARTIN" w:date="2024-03-25T12:27:00Z"/>
        </w:rPr>
      </w:pPr>
      <w:ins w:id="452" w:author="PHILIP ANTHONY MARTIN" w:date="2024-03-25T12:27:00Z">
        <w:r>
          <w:t xml:space="preserve">Chase, J. M., &amp; Knight, T. M. (2013). Scale-dependent effect sizes of ecological drivers on biodiversity: why standardised sampling is not enough. </w:t>
        </w:r>
        <w:r w:rsidRPr="009D05E4">
          <w:rPr>
            <w:i/>
            <w:rPrChange w:id="453" w:author="PHILIP ANTHONY MARTIN" w:date="2024-03-25T12:27:00Z">
              <w:rPr/>
            </w:rPrChange>
          </w:rPr>
          <w:t>Ecology Letters</w:t>
        </w:r>
        <w:r>
          <w:t xml:space="preserve">, </w:t>
        </w:r>
        <w:r w:rsidRPr="009D05E4">
          <w:rPr>
            <w:i/>
            <w:rPrChange w:id="454" w:author="PHILIP ANTHONY MARTIN" w:date="2024-03-25T12:27:00Z">
              <w:rPr/>
            </w:rPrChange>
          </w:rPr>
          <w:t xml:space="preserve">16 </w:t>
        </w:r>
        <w:proofErr w:type="spellStart"/>
        <w:r w:rsidRPr="009D05E4">
          <w:rPr>
            <w:i/>
            <w:rPrChange w:id="455" w:author="PHILIP ANTHONY MARTIN" w:date="2024-03-25T12:27:00Z">
              <w:rPr/>
            </w:rPrChange>
          </w:rPr>
          <w:t>Suppl</w:t>
        </w:r>
        <w:proofErr w:type="spellEnd"/>
        <w:r w:rsidRPr="009D05E4">
          <w:rPr>
            <w:i/>
            <w:rPrChange w:id="456" w:author="PHILIP ANTHONY MARTIN" w:date="2024-03-25T12:27:00Z">
              <w:rPr/>
            </w:rPrChange>
          </w:rPr>
          <w:t xml:space="preserve"> 1</w:t>
        </w:r>
        <w:r>
          <w:t>, 17–26. https://doi.org/10.1111/ele.12112</w:t>
        </w:r>
      </w:ins>
    </w:p>
    <w:p w14:paraId="39406D8F" w14:textId="77777777" w:rsidR="009D05E4" w:rsidRPr="009D05E4" w:rsidRDefault="009D05E4" w:rsidP="002338B0">
      <w:pPr>
        <w:widowControl w:val="0"/>
        <w:pBdr>
          <w:top w:val="nil"/>
          <w:left w:val="nil"/>
          <w:bottom w:val="nil"/>
          <w:right w:val="nil"/>
          <w:between w:val="nil"/>
        </w:pBdr>
        <w:spacing w:line="480" w:lineRule="auto"/>
        <w:ind w:left="720" w:hanging="720"/>
        <w:rPr>
          <w:ins w:id="457" w:author="PHILIP ANTHONY MARTIN" w:date="2024-03-25T12:27:00Z"/>
          <w:lang w:val="es-ES"/>
          <w:rPrChange w:id="458" w:author="PHILIP ANTHONY MARTIN" w:date="2024-03-25T12:27:00Z">
            <w:rPr>
              <w:ins w:id="459" w:author="PHILIP ANTHONY MARTIN" w:date="2024-03-25T12:27:00Z"/>
            </w:rPr>
          </w:rPrChange>
        </w:rPr>
      </w:pPr>
      <w:proofErr w:type="spellStart"/>
      <w:ins w:id="460" w:author="PHILIP ANTHONY MARTIN" w:date="2024-03-25T12:27:00Z">
        <w:r>
          <w:t>Chikoski</w:t>
        </w:r>
        <w:proofErr w:type="spellEnd"/>
        <w:r>
          <w:t xml:space="preserve">, J. M., Ferguson, S. H., &amp; Meyer, L. (2006). Effects of water addition on soil arthropods and soil characteristics in a precipitation-limited environment. </w:t>
        </w:r>
        <w:r w:rsidRPr="009D05E4">
          <w:rPr>
            <w:i/>
            <w:lang w:val="es-ES"/>
            <w:rPrChange w:id="461" w:author="PHILIP ANTHONY MARTIN" w:date="2024-03-25T12:27:00Z">
              <w:rPr/>
            </w:rPrChange>
          </w:rPr>
          <w:t xml:space="preserve">Acta </w:t>
        </w:r>
        <w:proofErr w:type="spellStart"/>
        <w:r w:rsidRPr="009D05E4">
          <w:rPr>
            <w:i/>
            <w:lang w:val="es-ES"/>
            <w:rPrChange w:id="462" w:author="PHILIP ANTHONY MARTIN" w:date="2024-03-25T12:27:00Z">
              <w:rPr/>
            </w:rPrChange>
          </w:rPr>
          <w:t>Oecologica</w:t>
        </w:r>
        <w:proofErr w:type="spellEnd"/>
        <w:r w:rsidRPr="009D05E4">
          <w:rPr>
            <w:lang w:val="es-ES"/>
            <w:rPrChange w:id="463" w:author="PHILIP ANTHONY MARTIN" w:date="2024-03-25T12:27:00Z">
              <w:rPr/>
            </w:rPrChange>
          </w:rPr>
          <w:t xml:space="preserve">, </w:t>
        </w:r>
        <w:r w:rsidRPr="009D05E4">
          <w:rPr>
            <w:i/>
            <w:lang w:val="es-ES"/>
            <w:rPrChange w:id="464" w:author="PHILIP ANTHONY MARTIN" w:date="2024-03-25T12:27:00Z">
              <w:rPr/>
            </w:rPrChange>
          </w:rPr>
          <w:t>30</w:t>
        </w:r>
        <w:r w:rsidRPr="009D05E4">
          <w:rPr>
            <w:lang w:val="es-ES"/>
            <w:rPrChange w:id="465" w:author="PHILIP ANTHONY MARTIN" w:date="2024-03-25T12:27:00Z">
              <w:rPr/>
            </w:rPrChange>
          </w:rPr>
          <w:t>(2), 203–211. https://doi.org/10.1016/j.actao.2006.04.005</w:t>
        </w:r>
      </w:ins>
    </w:p>
    <w:p w14:paraId="66BBB36E" w14:textId="77777777" w:rsidR="009D05E4" w:rsidRDefault="009D05E4" w:rsidP="002338B0">
      <w:pPr>
        <w:widowControl w:val="0"/>
        <w:pBdr>
          <w:top w:val="nil"/>
          <w:left w:val="nil"/>
          <w:bottom w:val="nil"/>
          <w:right w:val="nil"/>
          <w:between w:val="nil"/>
        </w:pBdr>
        <w:spacing w:line="480" w:lineRule="auto"/>
        <w:ind w:left="720" w:hanging="720"/>
        <w:rPr>
          <w:ins w:id="466" w:author="PHILIP ANTHONY MARTIN" w:date="2024-03-25T12:27:00Z"/>
        </w:rPr>
      </w:pPr>
      <w:ins w:id="467" w:author="PHILIP ANTHONY MARTIN" w:date="2024-03-25T12:27:00Z">
        <w:r w:rsidRPr="009D05E4">
          <w:rPr>
            <w:lang w:val="es-ES"/>
            <w:rPrChange w:id="468" w:author="PHILIP ANTHONY MARTIN" w:date="2024-03-25T12:27:00Z">
              <w:rPr/>
            </w:rPrChange>
          </w:rPr>
          <w:t xml:space="preserve">Christie, A. P., </w:t>
        </w:r>
        <w:proofErr w:type="spellStart"/>
        <w:r w:rsidRPr="009D05E4">
          <w:rPr>
            <w:lang w:val="es-ES"/>
            <w:rPrChange w:id="469" w:author="PHILIP ANTHONY MARTIN" w:date="2024-03-25T12:27:00Z">
              <w:rPr/>
            </w:rPrChange>
          </w:rPr>
          <w:t>Abecasis</w:t>
        </w:r>
        <w:proofErr w:type="spellEnd"/>
        <w:r w:rsidRPr="009D05E4">
          <w:rPr>
            <w:lang w:val="es-ES"/>
            <w:rPrChange w:id="470" w:author="PHILIP ANTHONY MARTIN" w:date="2024-03-25T12:27:00Z">
              <w:rPr/>
            </w:rPrChange>
          </w:rPr>
          <w:t xml:space="preserve">, D., </w:t>
        </w:r>
        <w:proofErr w:type="spellStart"/>
        <w:r w:rsidRPr="009D05E4">
          <w:rPr>
            <w:lang w:val="es-ES"/>
            <w:rPrChange w:id="471" w:author="PHILIP ANTHONY MARTIN" w:date="2024-03-25T12:27:00Z">
              <w:rPr/>
            </w:rPrChange>
          </w:rPr>
          <w:t>Adjeroud</w:t>
        </w:r>
        <w:proofErr w:type="spellEnd"/>
        <w:r w:rsidRPr="009D05E4">
          <w:rPr>
            <w:lang w:val="es-ES"/>
            <w:rPrChange w:id="472" w:author="PHILIP ANTHONY MARTIN" w:date="2024-03-25T12:27:00Z">
              <w:rPr/>
            </w:rPrChange>
          </w:rPr>
          <w:t xml:space="preserve">, M., Alonso, J. C., </w:t>
        </w:r>
        <w:proofErr w:type="spellStart"/>
        <w:r w:rsidRPr="009D05E4">
          <w:rPr>
            <w:lang w:val="es-ES"/>
            <w:rPrChange w:id="473" w:author="PHILIP ANTHONY MARTIN" w:date="2024-03-25T12:27:00Z">
              <w:rPr/>
            </w:rPrChange>
          </w:rPr>
          <w:t>Amano</w:t>
        </w:r>
        <w:proofErr w:type="spellEnd"/>
        <w:r w:rsidRPr="009D05E4">
          <w:rPr>
            <w:lang w:val="es-ES"/>
            <w:rPrChange w:id="474" w:author="PHILIP ANTHONY MARTIN" w:date="2024-03-25T12:27:00Z">
              <w:rPr/>
            </w:rPrChange>
          </w:rPr>
          <w:t xml:space="preserve">, T., </w:t>
        </w:r>
        <w:proofErr w:type="spellStart"/>
        <w:r w:rsidRPr="009D05E4">
          <w:rPr>
            <w:lang w:val="es-ES"/>
            <w:rPrChange w:id="475" w:author="PHILIP ANTHONY MARTIN" w:date="2024-03-25T12:27:00Z">
              <w:rPr/>
            </w:rPrChange>
          </w:rPr>
          <w:t>Anton</w:t>
        </w:r>
        <w:proofErr w:type="spellEnd"/>
        <w:r w:rsidRPr="009D05E4">
          <w:rPr>
            <w:lang w:val="es-ES"/>
            <w:rPrChange w:id="476" w:author="PHILIP ANTHONY MARTIN" w:date="2024-03-25T12:27:00Z">
              <w:rPr/>
            </w:rPrChange>
          </w:rPr>
          <w:t xml:space="preserve">, A., </w:t>
        </w:r>
        <w:proofErr w:type="spellStart"/>
        <w:r w:rsidRPr="009D05E4">
          <w:rPr>
            <w:lang w:val="es-ES"/>
            <w:rPrChange w:id="477" w:author="PHILIP ANTHONY MARTIN" w:date="2024-03-25T12:27:00Z">
              <w:rPr/>
            </w:rPrChange>
          </w:rPr>
          <w:t>Baldigo</w:t>
        </w:r>
        <w:proofErr w:type="spellEnd"/>
        <w:r w:rsidRPr="009D05E4">
          <w:rPr>
            <w:lang w:val="es-ES"/>
            <w:rPrChange w:id="478" w:author="PHILIP ANTHONY MARTIN" w:date="2024-03-25T12:27:00Z">
              <w:rPr/>
            </w:rPrChange>
          </w:rPr>
          <w:t xml:space="preserve">, B. P., Barrientos, R., </w:t>
        </w:r>
        <w:proofErr w:type="spellStart"/>
        <w:r w:rsidRPr="009D05E4">
          <w:rPr>
            <w:lang w:val="es-ES"/>
            <w:rPrChange w:id="479" w:author="PHILIP ANTHONY MARTIN" w:date="2024-03-25T12:27:00Z">
              <w:rPr/>
            </w:rPrChange>
          </w:rPr>
          <w:t>Bicknell</w:t>
        </w:r>
        <w:proofErr w:type="spellEnd"/>
        <w:r w:rsidRPr="009D05E4">
          <w:rPr>
            <w:lang w:val="es-ES"/>
            <w:rPrChange w:id="480" w:author="PHILIP ANTHONY MARTIN" w:date="2024-03-25T12:27:00Z">
              <w:rPr/>
            </w:rPrChange>
          </w:rPr>
          <w:t xml:space="preserve">, J. E., </w:t>
        </w:r>
        <w:proofErr w:type="spellStart"/>
        <w:r w:rsidRPr="009D05E4">
          <w:rPr>
            <w:lang w:val="es-ES"/>
            <w:rPrChange w:id="481" w:author="PHILIP ANTHONY MARTIN" w:date="2024-03-25T12:27:00Z">
              <w:rPr/>
            </w:rPrChange>
          </w:rPr>
          <w:t>Buhl</w:t>
        </w:r>
        <w:proofErr w:type="spellEnd"/>
        <w:r w:rsidRPr="009D05E4">
          <w:rPr>
            <w:lang w:val="es-ES"/>
            <w:rPrChange w:id="482" w:author="PHILIP ANTHONY MARTIN" w:date="2024-03-25T12:27:00Z">
              <w:rPr/>
            </w:rPrChange>
          </w:rPr>
          <w:t xml:space="preserve">, D. A., &amp; </w:t>
        </w:r>
        <w:proofErr w:type="spellStart"/>
        <w:r w:rsidRPr="009D05E4">
          <w:rPr>
            <w:lang w:val="es-ES"/>
            <w:rPrChange w:id="483" w:author="PHILIP ANTHONY MARTIN" w:date="2024-03-25T12:27:00Z">
              <w:rPr/>
            </w:rPrChange>
          </w:rPr>
          <w:t>Others</w:t>
        </w:r>
        <w:proofErr w:type="spellEnd"/>
        <w:r w:rsidRPr="009D05E4">
          <w:rPr>
            <w:lang w:val="es-ES"/>
            <w:rPrChange w:id="484" w:author="PHILIP ANTHONY MARTIN" w:date="2024-03-25T12:27:00Z">
              <w:rPr/>
            </w:rPrChange>
          </w:rPr>
          <w:t xml:space="preserve">. </w:t>
        </w:r>
        <w:r>
          <w:t xml:space="preserve">(2020). Quantifying and addressing the prevalence and bias of study designs in the environmental and social sciences. </w:t>
        </w:r>
        <w:r w:rsidRPr="009D05E4">
          <w:rPr>
            <w:i/>
            <w:rPrChange w:id="485" w:author="PHILIP ANTHONY MARTIN" w:date="2024-03-25T12:27:00Z">
              <w:rPr/>
            </w:rPrChange>
          </w:rPr>
          <w:t>Nature Communications</w:t>
        </w:r>
        <w:r>
          <w:t>.</w:t>
        </w:r>
      </w:ins>
    </w:p>
    <w:p w14:paraId="34671313" w14:textId="77777777" w:rsidR="009D05E4" w:rsidRDefault="009D05E4" w:rsidP="002338B0">
      <w:pPr>
        <w:widowControl w:val="0"/>
        <w:pBdr>
          <w:top w:val="nil"/>
          <w:left w:val="nil"/>
          <w:bottom w:val="nil"/>
          <w:right w:val="nil"/>
          <w:between w:val="nil"/>
        </w:pBdr>
        <w:spacing w:line="480" w:lineRule="auto"/>
        <w:ind w:left="720" w:hanging="720"/>
        <w:rPr>
          <w:ins w:id="486" w:author="PHILIP ANTHONY MARTIN" w:date="2024-03-25T12:27:00Z"/>
        </w:rPr>
      </w:pPr>
      <w:ins w:id="487" w:author="PHILIP ANTHONY MARTIN" w:date="2024-03-25T12:27:00Z">
        <w:r>
          <w:t xml:space="preserve">Christie, A. P., Amano, T., Martin, P. A., Shackelford, G. E., Simmons, B. I., &amp; Sutherland, W. J. (2019). Simple study designs in ecology produce inaccurate estimates of biodiversity responses. </w:t>
        </w:r>
        <w:r w:rsidRPr="009D05E4">
          <w:rPr>
            <w:i/>
            <w:rPrChange w:id="488" w:author="PHILIP ANTHONY MARTIN" w:date="2024-03-25T12:27:00Z">
              <w:rPr/>
            </w:rPrChange>
          </w:rPr>
          <w:t>The Journal of Applied Ecology</w:t>
        </w:r>
        <w:r>
          <w:t xml:space="preserve">, </w:t>
        </w:r>
        <w:r w:rsidRPr="009D05E4">
          <w:rPr>
            <w:i/>
            <w:rPrChange w:id="489" w:author="PHILIP ANTHONY MARTIN" w:date="2024-03-25T12:27:00Z">
              <w:rPr/>
            </w:rPrChange>
          </w:rPr>
          <w:t>56</w:t>
        </w:r>
        <w:r>
          <w:t>(12), 2742–2754. https://doi.org/10.1111/1365-2664.13499</w:t>
        </w:r>
      </w:ins>
    </w:p>
    <w:p w14:paraId="2D2CF77E" w14:textId="77777777" w:rsidR="009D05E4" w:rsidRDefault="009D05E4" w:rsidP="002338B0">
      <w:pPr>
        <w:widowControl w:val="0"/>
        <w:pBdr>
          <w:top w:val="nil"/>
          <w:left w:val="nil"/>
          <w:bottom w:val="nil"/>
          <w:right w:val="nil"/>
          <w:between w:val="nil"/>
        </w:pBdr>
        <w:spacing w:line="480" w:lineRule="auto"/>
        <w:ind w:left="720" w:hanging="720"/>
        <w:rPr>
          <w:ins w:id="490" w:author="PHILIP ANTHONY MARTIN" w:date="2024-03-25T12:27:00Z"/>
        </w:rPr>
      </w:pPr>
      <w:ins w:id="491" w:author="PHILIP ANTHONY MARTIN" w:date="2024-03-25T12:27:00Z">
        <w:r>
          <w:t xml:space="preserve">Cohen, J. (1960). A Coefficient of Agreement for Nominal Scales. </w:t>
        </w:r>
        <w:r w:rsidRPr="009D05E4">
          <w:rPr>
            <w:i/>
            <w:rPrChange w:id="492" w:author="PHILIP ANTHONY MARTIN" w:date="2024-03-25T12:27:00Z">
              <w:rPr/>
            </w:rPrChange>
          </w:rPr>
          <w:t>Educational and Psychological Measurement</w:t>
        </w:r>
        <w:r>
          <w:t xml:space="preserve">, </w:t>
        </w:r>
        <w:r w:rsidRPr="009D05E4">
          <w:rPr>
            <w:i/>
            <w:rPrChange w:id="493" w:author="PHILIP ANTHONY MARTIN" w:date="2024-03-25T12:27:00Z">
              <w:rPr/>
            </w:rPrChange>
          </w:rPr>
          <w:t>20</w:t>
        </w:r>
        <w:r>
          <w:t>(1), 37–46. https://doi.org/10.1177/001316446002000104</w:t>
        </w:r>
      </w:ins>
    </w:p>
    <w:p w14:paraId="66E55B85" w14:textId="77777777" w:rsidR="009D05E4" w:rsidRDefault="009D05E4" w:rsidP="002338B0">
      <w:pPr>
        <w:widowControl w:val="0"/>
        <w:pBdr>
          <w:top w:val="nil"/>
          <w:left w:val="nil"/>
          <w:bottom w:val="nil"/>
          <w:right w:val="nil"/>
          <w:between w:val="nil"/>
        </w:pBdr>
        <w:spacing w:line="480" w:lineRule="auto"/>
        <w:ind w:left="720" w:hanging="720"/>
        <w:rPr>
          <w:ins w:id="494" w:author="PHILIP ANTHONY MARTIN" w:date="2024-03-25T12:27:00Z"/>
        </w:rPr>
      </w:pPr>
      <w:ins w:id="495" w:author="PHILIP ANTHONY MARTIN" w:date="2024-03-25T12:27:00Z">
        <w:r>
          <w:lastRenderedPageBreak/>
          <w:t xml:space="preserve">Collaboration for Environmental Evidence. (2018). </w:t>
        </w:r>
        <w:r w:rsidRPr="009D05E4">
          <w:rPr>
            <w:i/>
            <w:rPrChange w:id="496" w:author="PHILIP ANTHONY MARTIN" w:date="2024-03-25T12:27:00Z">
              <w:rPr/>
            </w:rPrChange>
          </w:rPr>
          <w:t>Guidelines and Standards for Evidence synthesis in Environmental Management. Version 5.0</w:t>
        </w:r>
        <w:r>
          <w:t xml:space="preserve"> (Pullin, A.S., Frampton, G.K., </w:t>
        </w:r>
        <w:proofErr w:type="spellStart"/>
        <w:r>
          <w:t>Livoreil</w:t>
        </w:r>
        <w:proofErr w:type="spellEnd"/>
        <w:r>
          <w:t xml:space="preserve">, B., </w:t>
        </w:r>
        <w:proofErr w:type="spellStart"/>
        <w:r>
          <w:t>Petrokofsky</w:t>
        </w:r>
        <w:proofErr w:type="spellEnd"/>
        <w:r>
          <w:t>, G., Ed.). www.environmentalevidence.org/information-for-authors. [Accessed 6/10/21].</w:t>
        </w:r>
      </w:ins>
    </w:p>
    <w:p w14:paraId="25C91A6D" w14:textId="77777777" w:rsidR="009D05E4" w:rsidRDefault="009D05E4" w:rsidP="002338B0">
      <w:pPr>
        <w:widowControl w:val="0"/>
        <w:pBdr>
          <w:top w:val="nil"/>
          <w:left w:val="nil"/>
          <w:bottom w:val="nil"/>
          <w:right w:val="nil"/>
          <w:between w:val="nil"/>
        </w:pBdr>
        <w:spacing w:line="480" w:lineRule="auto"/>
        <w:ind w:left="720" w:hanging="720"/>
        <w:rPr>
          <w:ins w:id="497" w:author="PHILIP ANTHONY MARTIN" w:date="2024-03-25T12:27:00Z"/>
        </w:rPr>
      </w:pPr>
      <w:ins w:id="498" w:author="PHILIP ANTHONY MARTIN" w:date="2024-03-25T12:27:00Z">
        <w:r>
          <w:t xml:space="preserve">Coyle, D. R., Nagendra, U. J., Taylor, M. K., Campbell, J. H., Cunard, C. E., Joslin, A. H., </w:t>
        </w:r>
        <w:proofErr w:type="spellStart"/>
        <w:r>
          <w:t>Mundepi</w:t>
        </w:r>
        <w:proofErr w:type="spellEnd"/>
        <w:r>
          <w:t xml:space="preserve">, A., Phillips, C. A., &amp; </w:t>
        </w:r>
        <w:proofErr w:type="spellStart"/>
        <w:r>
          <w:t>Callaham</w:t>
        </w:r>
        <w:proofErr w:type="spellEnd"/>
        <w:r>
          <w:t xml:space="preserve">, M. A. (2017). Soil fauna responses to natural disturbances, invasive species, and global climate change: Current state of the science and a call to action. </w:t>
        </w:r>
        <w:r w:rsidRPr="009D05E4">
          <w:rPr>
            <w:i/>
            <w:rPrChange w:id="499" w:author="PHILIP ANTHONY MARTIN" w:date="2024-03-25T12:27:00Z">
              <w:rPr/>
            </w:rPrChange>
          </w:rPr>
          <w:t>Soil Biology &amp; Biochemistry</w:t>
        </w:r>
        <w:r>
          <w:t xml:space="preserve">, </w:t>
        </w:r>
        <w:r w:rsidRPr="009D05E4">
          <w:rPr>
            <w:i/>
            <w:rPrChange w:id="500" w:author="PHILIP ANTHONY MARTIN" w:date="2024-03-25T12:27:00Z">
              <w:rPr/>
            </w:rPrChange>
          </w:rPr>
          <w:t>110</w:t>
        </w:r>
        <w:r>
          <w:t>, 116–133. https://doi.org/10.1016/j.soilbio.2017.03.008</w:t>
        </w:r>
      </w:ins>
    </w:p>
    <w:p w14:paraId="7DF06C62" w14:textId="77777777" w:rsidR="009D05E4" w:rsidRDefault="009D05E4" w:rsidP="002338B0">
      <w:pPr>
        <w:widowControl w:val="0"/>
        <w:pBdr>
          <w:top w:val="nil"/>
          <w:left w:val="nil"/>
          <w:bottom w:val="nil"/>
          <w:right w:val="nil"/>
          <w:between w:val="nil"/>
        </w:pBdr>
        <w:spacing w:line="480" w:lineRule="auto"/>
        <w:ind w:left="720" w:hanging="720"/>
        <w:rPr>
          <w:ins w:id="501" w:author="PHILIP ANTHONY MARTIN" w:date="2024-03-25T12:27:00Z"/>
        </w:rPr>
      </w:pPr>
      <w:proofErr w:type="spellStart"/>
      <w:ins w:id="502" w:author="PHILIP ANTHONY MARTIN" w:date="2024-03-25T12:27:00Z">
        <w:r>
          <w:t>Culina</w:t>
        </w:r>
        <w:proofErr w:type="spellEnd"/>
        <w:r>
          <w:t xml:space="preserve">, A., Crowther, T. W., </w:t>
        </w:r>
        <w:proofErr w:type="spellStart"/>
        <w:r>
          <w:t>Ramakers</w:t>
        </w:r>
        <w:proofErr w:type="spellEnd"/>
        <w:r>
          <w:t xml:space="preserve">, J. J. C., </w:t>
        </w:r>
        <w:proofErr w:type="spellStart"/>
        <w:r>
          <w:t>Gienapp</w:t>
        </w:r>
        <w:proofErr w:type="spellEnd"/>
        <w:r>
          <w:t xml:space="preserve">, P., &amp; Visser, M. E. (2018). How to do meta-analysis of open datasets. </w:t>
        </w:r>
        <w:r w:rsidRPr="009D05E4">
          <w:rPr>
            <w:i/>
            <w:rPrChange w:id="503" w:author="PHILIP ANTHONY MARTIN" w:date="2024-03-25T12:27:00Z">
              <w:rPr/>
            </w:rPrChange>
          </w:rPr>
          <w:t>Nature Ecology &amp; Evolution</w:t>
        </w:r>
        <w:r>
          <w:t xml:space="preserve">, </w:t>
        </w:r>
        <w:r w:rsidRPr="009D05E4">
          <w:rPr>
            <w:i/>
            <w:rPrChange w:id="504" w:author="PHILIP ANTHONY MARTIN" w:date="2024-03-25T12:27:00Z">
              <w:rPr/>
            </w:rPrChange>
          </w:rPr>
          <w:t>2</w:t>
        </w:r>
        <w:r>
          <w:t>(7), 1053–1056. https://doi.org/10.1038/s41559-018-0579-2</w:t>
        </w:r>
      </w:ins>
    </w:p>
    <w:p w14:paraId="39E0E450" w14:textId="77777777" w:rsidR="009D05E4" w:rsidRDefault="009D05E4" w:rsidP="002338B0">
      <w:pPr>
        <w:widowControl w:val="0"/>
        <w:pBdr>
          <w:top w:val="nil"/>
          <w:left w:val="nil"/>
          <w:bottom w:val="nil"/>
          <w:right w:val="nil"/>
          <w:between w:val="nil"/>
        </w:pBdr>
        <w:spacing w:line="480" w:lineRule="auto"/>
        <w:ind w:left="720" w:hanging="720"/>
        <w:rPr>
          <w:ins w:id="505" w:author="PHILIP ANTHONY MARTIN" w:date="2024-03-25T12:27:00Z"/>
        </w:rPr>
      </w:pPr>
      <w:proofErr w:type="spellStart"/>
      <w:ins w:id="506" w:author="PHILIP ANTHONY MARTIN" w:date="2024-03-25T12:27:00Z">
        <w:r>
          <w:t>Deckmyn</w:t>
        </w:r>
        <w:proofErr w:type="spellEnd"/>
        <w:r>
          <w:t xml:space="preserve">, G., Flores, O., Mayer, M., </w:t>
        </w:r>
        <w:proofErr w:type="spellStart"/>
        <w:r>
          <w:t>Domene</w:t>
        </w:r>
        <w:proofErr w:type="spellEnd"/>
        <w:r>
          <w:t xml:space="preserve">, X., </w:t>
        </w:r>
        <w:proofErr w:type="spellStart"/>
        <w:r>
          <w:t>Schnepf</w:t>
        </w:r>
        <w:proofErr w:type="spellEnd"/>
        <w:r>
          <w:t xml:space="preserve">, A., </w:t>
        </w:r>
        <w:proofErr w:type="spellStart"/>
        <w:r>
          <w:t>Kuka</w:t>
        </w:r>
        <w:proofErr w:type="spellEnd"/>
        <w:r>
          <w:t xml:space="preserve">, K., Van </w:t>
        </w:r>
        <w:proofErr w:type="spellStart"/>
        <w:r>
          <w:t>Looy</w:t>
        </w:r>
        <w:proofErr w:type="spellEnd"/>
        <w:r>
          <w:t xml:space="preserve">, K., </w:t>
        </w:r>
        <w:proofErr w:type="spellStart"/>
        <w:r>
          <w:t>Rasse</w:t>
        </w:r>
        <w:proofErr w:type="spellEnd"/>
        <w:r>
          <w:t xml:space="preserve">, D. P., Briones, M. J. I., </w:t>
        </w:r>
        <w:proofErr w:type="spellStart"/>
        <w:r>
          <w:t>Barot</w:t>
        </w:r>
        <w:proofErr w:type="spellEnd"/>
        <w:r>
          <w:t xml:space="preserve">, S., Berg, M., </w:t>
        </w:r>
        <w:proofErr w:type="spellStart"/>
        <w:r>
          <w:t>Vanguelova</w:t>
        </w:r>
        <w:proofErr w:type="spellEnd"/>
        <w:r>
          <w:t xml:space="preserve">, E., </w:t>
        </w:r>
        <w:proofErr w:type="spellStart"/>
        <w:r>
          <w:t>Ostonen</w:t>
        </w:r>
        <w:proofErr w:type="spellEnd"/>
        <w:r>
          <w:t xml:space="preserve">, I., </w:t>
        </w:r>
        <w:proofErr w:type="spellStart"/>
        <w:r>
          <w:t>Vereecken</w:t>
        </w:r>
        <w:proofErr w:type="spellEnd"/>
        <w:r>
          <w:t xml:space="preserve">, H., </w:t>
        </w:r>
        <w:proofErr w:type="spellStart"/>
        <w:r>
          <w:t>Suz</w:t>
        </w:r>
        <w:proofErr w:type="spellEnd"/>
        <w:r>
          <w:t xml:space="preserve">, L. M., Frey, B., </w:t>
        </w:r>
        <w:proofErr w:type="spellStart"/>
        <w:r>
          <w:t>Frossard</w:t>
        </w:r>
        <w:proofErr w:type="spellEnd"/>
        <w:r>
          <w:t xml:space="preserve">, A., </w:t>
        </w:r>
        <w:proofErr w:type="spellStart"/>
        <w:r>
          <w:t>Tiunov</w:t>
        </w:r>
        <w:proofErr w:type="spellEnd"/>
        <w:r>
          <w:t xml:space="preserve">, A., </w:t>
        </w:r>
        <w:proofErr w:type="spellStart"/>
        <w:r>
          <w:t>Frouz</w:t>
        </w:r>
        <w:proofErr w:type="spellEnd"/>
        <w:r>
          <w:t xml:space="preserve">, J., … Curiel </w:t>
        </w:r>
        <w:proofErr w:type="spellStart"/>
        <w:r>
          <w:t>Yuste</w:t>
        </w:r>
        <w:proofErr w:type="spellEnd"/>
        <w:r>
          <w:t xml:space="preserve">, J. (2020). KEYLINK: towards a more integrative soil representation for inclusion in ecosystem scale models. I. review and model concept. </w:t>
        </w:r>
        <w:proofErr w:type="spellStart"/>
        <w:r w:rsidRPr="009D05E4">
          <w:rPr>
            <w:i/>
            <w:rPrChange w:id="507" w:author="PHILIP ANTHONY MARTIN" w:date="2024-03-25T12:27:00Z">
              <w:rPr/>
            </w:rPrChange>
          </w:rPr>
          <w:t>PeerJ</w:t>
        </w:r>
        <w:proofErr w:type="spellEnd"/>
        <w:r>
          <w:t xml:space="preserve">, </w:t>
        </w:r>
        <w:r w:rsidRPr="009D05E4">
          <w:rPr>
            <w:i/>
            <w:rPrChange w:id="508" w:author="PHILIP ANTHONY MARTIN" w:date="2024-03-25T12:27:00Z">
              <w:rPr/>
            </w:rPrChange>
          </w:rPr>
          <w:t>8</w:t>
        </w:r>
        <w:r>
          <w:t>, e9750. https://doi.org/10.7717/peerj.9750</w:t>
        </w:r>
      </w:ins>
    </w:p>
    <w:p w14:paraId="0B9D0D09" w14:textId="77777777" w:rsidR="009D05E4" w:rsidRDefault="009D05E4" w:rsidP="002338B0">
      <w:pPr>
        <w:widowControl w:val="0"/>
        <w:pBdr>
          <w:top w:val="nil"/>
          <w:left w:val="nil"/>
          <w:bottom w:val="nil"/>
          <w:right w:val="nil"/>
          <w:between w:val="nil"/>
        </w:pBdr>
        <w:spacing w:line="480" w:lineRule="auto"/>
        <w:ind w:left="720" w:hanging="720"/>
        <w:rPr>
          <w:ins w:id="509" w:author="PHILIP ANTHONY MARTIN" w:date="2024-03-25T12:27:00Z"/>
        </w:rPr>
      </w:pPr>
      <w:ins w:id="510" w:author="PHILIP ANTHONY MARTIN" w:date="2024-03-25T12:27:00Z">
        <w:r>
          <w:t xml:space="preserve">Deng, L., Peng, C., Kim, D.-G., Li, J., Liu, Y., Hai, X., Liu, Q., Huang, C., </w:t>
        </w:r>
        <w:proofErr w:type="spellStart"/>
        <w:r>
          <w:t>Shangguan</w:t>
        </w:r>
        <w:proofErr w:type="spellEnd"/>
        <w:r>
          <w:t xml:space="preserve">, Z., &amp; </w:t>
        </w:r>
        <w:proofErr w:type="spellStart"/>
        <w:r>
          <w:t>Kuzyakov</w:t>
        </w:r>
        <w:proofErr w:type="spellEnd"/>
        <w:r>
          <w:t xml:space="preserve">, Y. (2021). Drought effects on soil carbon and nitrogen dynamics in global natural ecosystems. </w:t>
        </w:r>
        <w:r w:rsidRPr="009D05E4">
          <w:rPr>
            <w:i/>
            <w:rPrChange w:id="511" w:author="PHILIP ANTHONY MARTIN" w:date="2024-03-25T12:27:00Z">
              <w:rPr/>
            </w:rPrChange>
          </w:rPr>
          <w:t>Earth-Science Reviews</w:t>
        </w:r>
        <w:r>
          <w:t xml:space="preserve">, </w:t>
        </w:r>
        <w:r w:rsidRPr="009D05E4">
          <w:rPr>
            <w:i/>
            <w:rPrChange w:id="512" w:author="PHILIP ANTHONY MARTIN" w:date="2024-03-25T12:27:00Z">
              <w:rPr/>
            </w:rPrChange>
          </w:rPr>
          <w:t>214</w:t>
        </w:r>
        <w:r>
          <w:t>, 103501. https://doi.org/10.1016/j.earscirev.2020.103501</w:t>
        </w:r>
      </w:ins>
    </w:p>
    <w:p w14:paraId="0152CAB4" w14:textId="77777777" w:rsidR="009D05E4" w:rsidRPr="009D05E4" w:rsidRDefault="009D05E4" w:rsidP="002338B0">
      <w:pPr>
        <w:widowControl w:val="0"/>
        <w:pBdr>
          <w:top w:val="nil"/>
          <w:left w:val="nil"/>
          <w:bottom w:val="nil"/>
          <w:right w:val="nil"/>
          <w:between w:val="nil"/>
        </w:pBdr>
        <w:spacing w:line="480" w:lineRule="auto"/>
        <w:ind w:left="720" w:hanging="720"/>
        <w:rPr>
          <w:ins w:id="513" w:author="PHILIP ANTHONY MARTIN" w:date="2024-03-25T12:27:00Z"/>
          <w:lang w:val="es-ES"/>
          <w:rPrChange w:id="514" w:author="PHILIP ANTHONY MARTIN" w:date="2024-03-25T12:27:00Z">
            <w:rPr>
              <w:ins w:id="515" w:author="PHILIP ANTHONY MARTIN" w:date="2024-03-25T12:27:00Z"/>
            </w:rPr>
          </w:rPrChange>
        </w:rPr>
      </w:pPr>
      <w:proofErr w:type="spellStart"/>
      <w:ins w:id="516" w:author="PHILIP ANTHONY MARTIN" w:date="2024-03-25T12:27:00Z">
        <w:r>
          <w:t>Dornelas</w:t>
        </w:r>
        <w:proofErr w:type="spellEnd"/>
        <w:r>
          <w:t xml:space="preserve">, M., </w:t>
        </w:r>
        <w:proofErr w:type="spellStart"/>
        <w:r>
          <w:t>Gotelli</w:t>
        </w:r>
        <w:proofErr w:type="spellEnd"/>
        <w:r>
          <w:t xml:space="preserve">, N. J., McGill, B., Shimadzu, H., Moyes, F., Sievers, C., &amp; </w:t>
        </w:r>
        <w:proofErr w:type="spellStart"/>
        <w:r>
          <w:t>Magurran</w:t>
        </w:r>
        <w:proofErr w:type="spellEnd"/>
        <w:r>
          <w:t xml:space="preserve">, A. E. (2014). Assemblage time series reveal biodiversity change but not systematic loss. </w:t>
        </w:r>
        <w:proofErr w:type="spellStart"/>
        <w:r w:rsidRPr="009D05E4">
          <w:rPr>
            <w:i/>
            <w:lang w:val="es-ES"/>
            <w:rPrChange w:id="517" w:author="PHILIP ANTHONY MARTIN" w:date="2024-03-25T12:27:00Z">
              <w:rPr/>
            </w:rPrChange>
          </w:rPr>
          <w:t>Science</w:t>
        </w:r>
        <w:proofErr w:type="spellEnd"/>
        <w:r w:rsidRPr="009D05E4">
          <w:rPr>
            <w:lang w:val="es-ES"/>
            <w:rPrChange w:id="518" w:author="PHILIP ANTHONY MARTIN" w:date="2024-03-25T12:27:00Z">
              <w:rPr/>
            </w:rPrChange>
          </w:rPr>
          <w:t xml:space="preserve">, </w:t>
        </w:r>
        <w:r w:rsidRPr="009D05E4">
          <w:rPr>
            <w:i/>
            <w:lang w:val="es-ES"/>
            <w:rPrChange w:id="519" w:author="PHILIP ANTHONY MARTIN" w:date="2024-03-25T12:27:00Z">
              <w:rPr/>
            </w:rPrChange>
          </w:rPr>
          <w:t>344</w:t>
        </w:r>
        <w:r w:rsidRPr="009D05E4">
          <w:rPr>
            <w:lang w:val="es-ES"/>
            <w:rPrChange w:id="520" w:author="PHILIP ANTHONY MARTIN" w:date="2024-03-25T12:27:00Z">
              <w:rPr/>
            </w:rPrChange>
          </w:rPr>
          <w:t>(6181), 296–299. https://doi.org/10.1126/science.1248484</w:t>
        </w:r>
      </w:ins>
    </w:p>
    <w:p w14:paraId="12A7E4E3" w14:textId="77777777" w:rsidR="009D05E4" w:rsidRDefault="009D05E4" w:rsidP="002338B0">
      <w:pPr>
        <w:widowControl w:val="0"/>
        <w:pBdr>
          <w:top w:val="nil"/>
          <w:left w:val="nil"/>
          <w:bottom w:val="nil"/>
          <w:right w:val="nil"/>
          <w:between w:val="nil"/>
        </w:pBdr>
        <w:spacing w:line="480" w:lineRule="auto"/>
        <w:ind w:left="720" w:hanging="720"/>
        <w:rPr>
          <w:ins w:id="521" w:author="PHILIP ANTHONY MARTIN" w:date="2024-03-25T12:27:00Z"/>
        </w:rPr>
      </w:pPr>
      <w:proofErr w:type="spellStart"/>
      <w:ins w:id="522" w:author="PHILIP ANTHONY MARTIN" w:date="2024-03-25T12:27:00Z">
        <w:r w:rsidRPr="009D05E4">
          <w:rPr>
            <w:lang w:val="es-ES"/>
            <w:rPrChange w:id="523" w:author="PHILIP ANTHONY MARTIN" w:date="2024-03-25T12:27:00Z">
              <w:rPr/>
            </w:rPrChange>
          </w:rPr>
          <w:t>Doughty</w:t>
        </w:r>
        <w:proofErr w:type="spellEnd"/>
        <w:r w:rsidRPr="009D05E4">
          <w:rPr>
            <w:lang w:val="es-ES"/>
            <w:rPrChange w:id="524" w:author="PHILIP ANTHONY MARTIN" w:date="2024-03-25T12:27:00Z">
              <w:rPr/>
            </w:rPrChange>
          </w:rPr>
          <w:t xml:space="preserve">, C. E., Metcalfe, D. B., </w:t>
        </w:r>
        <w:proofErr w:type="spellStart"/>
        <w:r w:rsidRPr="009D05E4">
          <w:rPr>
            <w:lang w:val="es-ES"/>
            <w:rPrChange w:id="525" w:author="PHILIP ANTHONY MARTIN" w:date="2024-03-25T12:27:00Z">
              <w:rPr/>
            </w:rPrChange>
          </w:rPr>
          <w:t>Girardin</w:t>
        </w:r>
        <w:proofErr w:type="spellEnd"/>
        <w:r w:rsidRPr="009D05E4">
          <w:rPr>
            <w:lang w:val="es-ES"/>
            <w:rPrChange w:id="526" w:author="PHILIP ANTHONY MARTIN" w:date="2024-03-25T12:27:00Z">
              <w:rPr/>
            </w:rPrChange>
          </w:rPr>
          <w:t xml:space="preserve">, C. A. J., Amézquita, F. F., Cabrera, D. G., Huasco, W. H., Silva-Espejo, J. E., Araujo-Murakami, A., da Costa, M. C., Rocha, W., </w:t>
        </w:r>
        <w:proofErr w:type="spellStart"/>
        <w:r w:rsidRPr="009D05E4">
          <w:rPr>
            <w:lang w:val="es-ES"/>
            <w:rPrChange w:id="527" w:author="PHILIP ANTHONY MARTIN" w:date="2024-03-25T12:27:00Z">
              <w:rPr/>
            </w:rPrChange>
          </w:rPr>
          <w:t>Feldpausch</w:t>
        </w:r>
        <w:proofErr w:type="spellEnd"/>
        <w:r w:rsidRPr="009D05E4">
          <w:rPr>
            <w:lang w:val="es-ES"/>
            <w:rPrChange w:id="528" w:author="PHILIP ANTHONY MARTIN" w:date="2024-03-25T12:27:00Z">
              <w:rPr/>
            </w:rPrChange>
          </w:rPr>
          <w:t xml:space="preserve">, T. R., Mendoza, A. L. M., da Costa, A. C. L., </w:t>
        </w:r>
        <w:proofErr w:type="spellStart"/>
        <w:r w:rsidRPr="009D05E4">
          <w:rPr>
            <w:lang w:val="es-ES"/>
            <w:rPrChange w:id="529" w:author="PHILIP ANTHONY MARTIN" w:date="2024-03-25T12:27:00Z">
              <w:rPr/>
            </w:rPrChange>
          </w:rPr>
          <w:t>Meir</w:t>
        </w:r>
        <w:proofErr w:type="spellEnd"/>
        <w:r w:rsidRPr="009D05E4">
          <w:rPr>
            <w:lang w:val="es-ES"/>
            <w:rPrChange w:id="530" w:author="PHILIP ANTHONY MARTIN" w:date="2024-03-25T12:27:00Z">
              <w:rPr/>
            </w:rPrChange>
          </w:rPr>
          <w:t xml:space="preserve">, P., Phillips, O. L., &amp; </w:t>
        </w:r>
        <w:proofErr w:type="spellStart"/>
        <w:r w:rsidRPr="009D05E4">
          <w:rPr>
            <w:lang w:val="es-ES"/>
            <w:rPrChange w:id="531" w:author="PHILIP ANTHONY MARTIN" w:date="2024-03-25T12:27:00Z">
              <w:rPr/>
            </w:rPrChange>
          </w:rPr>
          <w:lastRenderedPageBreak/>
          <w:t>Malhi</w:t>
        </w:r>
        <w:proofErr w:type="spellEnd"/>
        <w:r w:rsidRPr="009D05E4">
          <w:rPr>
            <w:lang w:val="es-ES"/>
            <w:rPrChange w:id="532" w:author="PHILIP ANTHONY MARTIN" w:date="2024-03-25T12:27:00Z">
              <w:rPr/>
            </w:rPrChange>
          </w:rPr>
          <w:t xml:space="preserve">, Y. (2015). </w:t>
        </w:r>
        <w:r>
          <w:t xml:space="preserve">Drought impact on forest carbon dynamics and fluxes in Amazonia. </w:t>
        </w:r>
        <w:r w:rsidRPr="009D05E4">
          <w:rPr>
            <w:i/>
            <w:rPrChange w:id="533" w:author="PHILIP ANTHONY MARTIN" w:date="2024-03-25T12:27:00Z">
              <w:rPr/>
            </w:rPrChange>
          </w:rPr>
          <w:t>Nature</w:t>
        </w:r>
        <w:r>
          <w:t xml:space="preserve">, </w:t>
        </w:r>
        <w:r w:rsidRPr="009D05E4">
          <w:rPr>
            <w:i/>
            <w:rPrChange w:id="534" w:author="PHILIP ANTHONY MARTIN" w:date="2024-03-25T12:27:00Z">
              <w:rPr/>
            </w:rPrChange>
          </w:rPr>
          <w:t>519</w:t>
        </w:r>
        <w:r>
          <w:t>(7541), 78–82. https://doi.org/10.1038/nature14213</w:t>
        </w:r>
      </w:ins>
    </w:p>
    <w:p w14:paraId="70E0F601" w14:textId="77777777" w:rsidR="009D05E4" w:rsidRDefault="009D05E4" w:rsidP="002338B0">
      <w:pPr>
        <w:widowControl w:val="0"/>
        <w:pBdr>
          <w:top w:val="nil"/>
          <w:left w:val="nil"/>
          <w:bottom w:val="nil"/>
          <w:right w:val="nil"/>
          <w:between w:val="nil"/>
        </w:pBdr>
        <w:spacing w:line="480" w:lineRule="auto"/>
        <w:ind w:left="720" w:hanging="720"/>
        <w:rPr>
          <w:ins w:id="535" w:author="PHILIP ANTHONY MARTIN" w:date="2024-03-25T12:27:00Z"/>
        </w:rPr>
      </w:pPr>
      <w:ins w:id="536" w:author="PHILIP ANTHONY MARTIN" w:date="2024-03-25T12:27:00Z">
        <w:r>
          <w:t xml:space="preserve">Eisenhauer, N., </w:t>
        </w:r>
        <w:proofErr w:type="spellStart"/>
        <w:r>
          <w:t>Cesarz</w:t>
        </w:r>
        <w:proofErr w:type="spellEnd"/>
        <w:r>
          <w:t>, S., Koller, R., Worm, K., &amp; Reich, P. B. (2012). Global change belowground: impacts of elevated CO</w:t>
        </w:r>
        <w:r w:rsidRPr="009D05E4">
          <w:rPr>
            <w:vertAlign w:val="subscript"/>
            <w:rPrChange w:id="537" w:author="PHILIP ANTHONY MARTIN" w:date="2024-03-25T12:27:00Z">
              <w:rPr/>
            </w:rPrChange>
          </w:rPr>
          <w:t>2</w:t>
        </w:r>
        <w:r>
          <w:t xml:space="preserve">, nitrogen, and summer drought on soil food webs and biodiversity. </w:t>
        </w:r>
        <w:r w:rsidRPr="009D05E4">
          <w:rPr>
            <w:i/>
            <w:rPrChange w:id="538" w:author="PHILIP ANTHONY MARTIN" w:date="2024-03-25T12:27:00Z">
              <w:rPr/>
            </w:rPrChange>
          </w:rPr>
          <w:t>Global Change Biology</w:t>
        </w:r>
        <w:r>
          <w:t xml:space="preserve">, </w:t>
        </w:r>
        <w:r w:rsidRPr="009D05E4">
          <w:rPr>
            <w:i/>
            <w:rPrChange w:id="539" w:author="PHILIP ANTHONY MARTIN" w:date="2024-03-25T12:27:00Z">
              <w:rPr/>
            </w:rPrChange>
          </w:rPr>
          <w:t>18</w:t>
        </w:r>
        <w:r>
          <w:t>(2), 435–447. https://doi.org/10.1111/j.1365-2486.2011.02555.x</w:t>
        </w:r>
      </w:ins>
    </w:p>
    <w:p w14:paraId="2AB995F0" w14:textId="77777777" w:rsidR="009D05E4" w:rsidRDefault="009D05E4" w:rsidP="002338B0">
      <w:pPr>
        <w:widowControl w:val="0"/>
        <w:pBdr>
          <w:top w:val="nil"/>
          <w:left w:val="nil"/>
          <w:bottom w:val="nil"/>
          <w:right w:val="nil"/>
          <w:between w:val="nil"/>
        </w:pBdr>
        <w:spacing w:line="480" w:lineRule="auto"/>
        <w:ind w:left="720" w:hanging="720"/>
        <w:rPr>
          <w:ins w:id="540" w:author="PHILIP ANTHONY MARTIN" w:date="2024-03-25T12:27:00Z"/>
        </w:rPr>
      </w:pPr>
      <w:proofErr w:type="spellStart"/>
      <w:ins w:id="541" w:author="PHILIP ANTHONY MARTIN" w:date="2024-03-25T12:27:00Z">
        <w:r>
          <w:t>Erktan</w:t>
        </w:r>
        <w:proofErr w:type="spellEnd"/>
        <w:r>
          <w:t xml:space="preserve">, A., Or, D., &amp; Scheu, S. (2020). The physical structure of soil: Determinant and consequence of trophic interactions. </w:t>
        </w:r>
        <w:r w:rsidRPr="009D05E4">
          <w:rPr>
            <w:i/>
            <w:rPrChange w:id="542" w:author="PHILIP ANTHONY MARTIN" w:date="2024-03-25T12:27:00Z">
              <w:rPr/>
            </w:rPrChange>
          </w:rPr>
          <w:t>Soil Biology &amp; Biochemistry</w:t>
        </w:r>
        <w:r>
          <w:t xml:space="preserve">, </w:t>
        </w:r>
        <w:r w:rsidRPr="009D05E4">
          <w:rPr>
            <w:i/>
            <w:rPrChange w:id="543" w:author="PHILIP ANTHONY MARTIN" w:date="2024-03-25T12:27:00Z">
              <w:rPr/>
            </w:rPrChange>
          </w:rPr>
          <w:t>148</w:t>
        </w:r>
        <w:r>
          <w:t>, 107876. https://doi.org/10.1016/j.soilbio.2020.107876</w:t>
        </w:r>
      </w:ins>
    </w:p>
    <w:p w14:paraId="6217B8FC" w14:textId="77777777" w:rsidR="009D05E4" w:rsidRDefault="009D05E4" w:rsidP="002338B0">
      <w:pPr>
        <w:widowControl w:val="0"/>
        <w:pBdr>
          <w:top w:val="nil"/>
          <w:left w:val="nil"/>
          <w:bottom w:val="nil"/>
          <w:right w:val="nil"/>
          <w:between w:val="nil"/>
        </w:pBdr>
        <w:spacing w:line="480" w:lineRule="auto"/>
        <w:ind w:left="720" w:hanging="720"/>
        <w:rPr>
          <w:ins w:id="544" w:author="PHILIP ANTHONY MARTIN" w:date="2024-03-25T12:27:00Z"/>
        </w:rPr>
      </w:pPr>
      <w:ins w:id="545" w:author="PHILIP ANTHONY MARTIN" w:date="2024-03-25T12:27:00Z">
        <w:r>
          <w:t xml:space="preserve">Evans, D. H. (2008). </w:t>
        </w:r>
        <w:r w:rsidRPr="009D05E4">
          <w:rPr>
            <w:i/>
            <w:rPrChange w:id="546" w:author="PHILIP ANTHONY MARTIN" w:date="2024-03-25T12:27:00Z">
              <w:rPr/>
            </w:rPrChange>
          </w:rPr>
          <w:t>Osmotic and Ionic Regulation: Cells and Animals</w:t>
        </w:r>
        <w:r>
          <w:t>. CRC Press. https://play.google.com/store/books/details?id=1zP4bYDWq_wC</w:t>
        </w:r>
      </w:ins>
    </w:p>
    <w:p w14:paraId="243EF87C" w14:textId="77777777" w:rsidR="009D05E4" w:rsidRDefault="009D05E4" w:rsidP="002338B0">
      <w:pPr>
        <w:widowControl w:val="0"/>
        <w:pBdr>
          <w:top w:val="nil"/>
          <w:left w:val="nil"/>
          <w:bottom w:val="nil"/>
          <w:right w:val="nil"/>
          <w:between w:val="nil"/>
        </w:pBdr>
        <w:spacing w:line="480" w:lineRule="auto"/>
        <w:ind w:left="720" w:hanging="720"/>
        <w:rPr>
          <w:ins w:id="547" w:author="PHILIP ANTHONY MARTIN" w:date="2024-03-25T12:27:00Z"/>
        </w:rPr>
      </w:pPr>
      <w:ins w:id="548" w:author="PHILIP ANTHONY MARTIN" w:date="2024-03-25T12:27:00Z">
        <w:r>
          <w:t xml:space="preserve">Fischer, J., Ritchie, E. G., &amp; </w:t>
        </w:r>
        <w:proofErr w:type="spellStart"/>
        <w:r>
          <w:t>Hanspach</w:t>
        </w:r>
        <w:proofErr w:type="spellEnd"/>
        <w:r>
          <w:t xml:space="preserve">, J. (2012). Academia’s obsession with quantity. </w:t>
        </w:r>
        <w:r w:rsidRPr="009D05E4">
          <w:rPr>
            <w:i/>
            <w:rPrChange w:id="549" w:author="PHILIP ANTHONY MARTIN" w:date="2024-03-25T12:27:00Z">
              <w:rPr/>
            </w:rPrChange>
          </w:rPr>
          <w:t>Trends in Ecology &amp; Evolution</w:t>
        </w:r>
        <w:r>
          <w:t xml:space="preserve">, </w:t>
        </w:r>
        <w:r w:rsidRPr="009D05E4">
          <w:rPr>
            <w:i/>
            <w:rPrChange w:id="550" w:author="PHILIP ANTHONY MARTIN" w:date="2024-03-25T12:27:00Z">
              <w:rPr/>
            </w:rPrChange>
          </w:rPr>
          <w:t>27</w:t>
        </w:r>
        <w:r>
          <w:t>(9), 473–474. https://doi.org/10.1016/j.tree.2012.05.010</w:t>
        </w:r>
      </w:ins>
    </w:p>
    <w:p w14:paraId="1B45F86C" w14:textId="77777777" w:rsidR="009D05E4" w:rsidRDefault="009D05E4" w:rsidP="002338B0">
      <w:pPr>
        <w:widowControl w:val="0"/>
        <w:pBdr>
          <w:top w:val="nil"/>
          <w:left w:val="nil"/>
          <w:bottom w:val="nil"/>
          <w:right w:val="nil"/>
          <w:between w:val="nil"/>
        </w:pBdr>
        <w:spacing w:line="480" w:lineRule="auto"/>
        <w:ind w:left="720" w:hanging="720"/>
        <w:rPr>
          <w:ins w:id="551" w:author="PHILIP ANTHONY MARTIN" w:date="2024-03-25T12:27:00Z"/>
        </w:rPr>
      </w:pPr>
      <w:ins w:id="552" w:author="PHILIP ANTHONY MARTIN" w:date="2024-03-25T12:27:00Z">
        <w:r>
          <w:t xml:space="preserve">Fleming, P. A., Wentzel, J. J., Dundas, S. J., </w:t>
        </w:r>
        <w:proofErr w:type="spellStart"/>
        <w:r>
          <w:t>Kreplins</w:t>
        </w:r>
        <w:proofErr w:type="spellEnd"/>
        <w:r>
          <w:t xml:space="preserve">, T. L., Craig, M. D., &amp; Hardy, G. E. S. J. (2021). Global meta-analysis of tree </w:t>
        </w:r>
        <w:proofErr w:type="gramStart"/>
        <w:r>
          <w:t>decline</w:t>
        </w:r>
        <w:proofErr w:type="gramEnd"/>
        <w:r>
          <w:t xml:space="preserve"> impacts on fauna. </w:t>
        </w:r>
        <w:r w:rsidRPr="009D05E4">
          <w:rPr>
            <w:i/>
            <w:rPrChange w:id="553" w:author="PHILIP ANTHONY MARTIN" w:date="2024-03-25T12:27:00Z">
              <w:rPr/>
            </w:rPrChange>
          </w:rPr>
          <w:t>Biological Reviews of the Cambridge Philosophical Society</w:t>
        </w:r>
        <w:r>
          <w:t xml:space="preserve">, </w:t>
        </w:r>
        <w:r w:rsidRPr="009D05E4">
          <w:rPr>
            <w:i/>
            <w:rPrChange w:id="554" w:author="PHILIP ANTHONY MARTIN" w:date="2024-03-25T12:27:00Z">
              <w:rPr/>
            </w:rPrChange>
          </w:rPr>
          <w:t>96</w:t>
        </w:r>
        <w:r>
          <w:t>(5), 1744–1768. https://doi.org/10.1111/brv.12725</w:t>
        </w:r>
      </w:ins>
    </w:p>
    <w:p w14:paraId="293D645E" w14:textId="77777777" w:rsidR="009D05E4" w:rsidRDefault="009D05E4" w:rsidP="002338B0">
      <w:pPr>
        <w:widowControl w:val="0"/>
        <w:pBdr>
          <w:top w:val="nil"/>
          <w:left w:val="nil"/>
          <w:bottom w:val="nil"/>
          <w:right w:val="nil"/>
          <w:between w:val="nil"/>
        </w:pBdr>
        <w:spacing w:line="480" w:lineRule="auto"/>
        <w:ind w:left="720" w:hanging="720"/>
        <w:rPr>
          <w:ins w:id="555" w:author="PHILIP ANTHONY MARTIN" w:date="2024-03-25T12:27:00Z"/>
        </w:rPr>
      </w:pPr>
      <w:ins w:id="556" w:author="PHILIP ANTHONY MARTIN" w:date="2024-03-25T12:27:00Z">
        <w:r w:rsidRPr="009D05E4">
          <w:rPr>
            <w:lang w:val="es-ES"/>
            <w:rPrChange w:id="557" w:author="PHILIP ANTHONY MARTIN" w:date="2024-03-25T12:27:00Z">
              <w:rPr/>
            </w:rPrChange>
          </w:rPr>
          <w:t xml:space="preserve">Flores, O., </w:t>
        </w:r>
        <w:proofErr w:type="spellStart"/>
        <w:r w:rsidRPr="009D05E4">
          <w:rPr>
            <w:lang w:val="es-ES"/>
            <w:rPrChange w:id="558" w:author="PHILIP ANTHONY MARTIN" w:date="2024-03-25T12:27:00Z">
              <w:rPr/>
            </w:rPrChange>
          </w:rPr>
          <w:t>Deckmyn</w:t>
        </w:r>
        <w:proofErr w:type="spellEnd"/>
        <w:r w:rsidRPr="009D05E4">
          <w:rPr>
            <w:lang w:val="es-ES"/>
            <w:rPrChange w:id="559" w:author="PHILIP ANTHONY MARTIN" w:date="2024-03-25T12:27:00Z">
              <w:rPr/>
            </w:rPrChange>
          </w:rPr>
          <w:t xml:space="preserve">, G., Yuste, J. C., </w:t>
        </w:r>
        <w:proofErr w:type="spellStart"/>
        <w:r w:rsidRPr="009D05E4">
          <w:rPr>
            <w:lang w:val="es-ES"/>
            <w:rPrChange w:id="560" w:author="PHILIP ANTHONY MARTIN" w:date="2024-03-25T12:27:00Z">
              <w:rPr/>
            </w:rPrChange>
          </w:rPr>
          <w:t>Javaux</w:t>
        </w:r>
        <w:proofErr w:type="spellEnd"/>
        <w:r w:rsidRPr="009D05E4">
          <w:rPr>
            <w:lang w:val="es-ES"/>
            <w:rPrChange w:id="561" w:author="PHILIP ANTHONY MARTIN" w:date="2024-03-25T12:27:00Z">
              <w:rPr/>
            </w:rPrChange>
          </w:rPr>
          <w:t xml:space="preserve">, M., &amp; </w:t>
        </w:r>
        <w:proofErr w:type="spellStart"/>
        <w:r w:rsidRPr="009D05E4">
          <w:rPr>
            <w:lang w:val="es-ES"/>
            <w:rPrChange w:id="562" w:author="PHILIP ANTHONY MARTIN" w:date="2024-03-25T12:27:00Z">
              <w:rPr/>
            </w:rPrChange>
          </w:rPr>
          <w:t>Uvarov</w:t>
        </w:r>
        <w:proofErr w:type="spellEnd"/>
        <w:r w:rsidRPr="009D05E4">
          <w:rPr>
            <w:lang w:val="es-ES"/>
            <w:rPrChange w:id="563" w:author="PHILIP ANTHONY MARTIN" w:date="2024-03-25T12:27:00Z">
              <w:rPr/>
            </w:rPrChange>
          </w:rPr>
          <w:t xml:space="preserve">, A. (2021). </w:t>
        </w:r>
        <w:r>
          <w:t xml:space="preserve">KEYLINK: towards a more integrative soil representation for inclusion in ecosystem scale models—II: model description, implementation and testing. </w:t>
        </w:r>
        <w:proofErr w:type="spellStart"/>
        <w:r w:rsidRPr="009D05E4">
          <w:rPr>
            <w:i/>
            <w:rPrChange w:id="564" w:author="PHILIP ANTHONY MARTIN" w:date="2024-03-25T12:27:00Z">
              <w:rPr/>
            </w:rPrChange>
          </w:rPr>
          <w:t>PeerJ</w:t>
        </w:r>
        <w:proofErr w:type="spellEnd"/>
        <w:r>
          <w:t>. https://peerj.com/articles/10707/</w:t>
        </w:r>
      </w:ins>
    </w:p>
    <w:p w14:paraId="75D9BD6C" w14:textId="77777777" w:rsidR="009D05E4" w:rsidRDefault="009D05E4" w:rsidP="002338B0">
      <w:pPr>
        <w:widowControl w:val="0"/>
        <w:pBdr>
          <w:top w:val="nil"/>
          <w:left w:val="nil"/>
          <w:bottom w:val="nil"/>
          <w:right w:val="nil"/>
          <w:between w:val="nil"/>
        </w:pBdr>
        <w:spacing w:line="480" w:lineRule="auto"/>
        <w:ind w:left="720" w:hanging="720"/>
        <w:rPr>
          <w:ins w:id="565" w:author="PHILIP ANTHONY MARTIN" w:date="2024-03-25T12:27:00Z"/>
        </w:rPr>
      </w:pPr>
      <w:ins w:id="566" w:author="PHILIP ANTHONY MARTIN" w:date="2024-03-25T12:27:00Z">
        <w:r>
          <w:t xml:space="preserve">Fraser, P. M., Schon, N. L., Piercy, J. E., Mackay, A. D., &amp; Minor, M. A. (2012). Influence of summer irrigation on soil invertebrate populations in a long-term sheep irrigation trial at Winchmore (Canterbury). </w:t>
        </w:r>
        <w:r w:rsidRPr="009D05E4">
          <w:rPr>
            <w:i/>
            <w:rPrChange w:id="567" w:author="PHILIP ANTHONY MARTIN" w:date="2024-03-25T12:27:00Z">
              <w:rPr/>
            </w:rPrChange>
          </w:rPr>
          <w:t>New Zealand Journal of Agricultural Research</w:t>
        </w:r>
        <w:r>
          <w:t xml:space="preserve">, </w:t>
        </w:r>
        <w:r w:rsidRPr="009D05E4">
          <w:rPr>
            <w:i/>
            <w:rPrChange w:id="568" w:author="PHILIP ANTHONY MARTIN" w:date="2024-03-25T12:27:00Z">
              <w:rPr/>
            </w:rPrChange>
          </w:rPr>
          <w:t>55</w:t>
        </w:r>
        <w:r>
          <w:t>(2), 165–180. https://doi.org/10.1080/00288233.2012.662902</w:t>
        </w:r>
      </w:ins>
    </w:p>
    <w:p w14:paraId="3AF42D3F" w14:textId="77777777" w:rsidR="009D05E4" w:rsidRDefault="009D05E4" w:rsidP="002338B0">
      <w:pPr>
        <w:widowControl w:val="0"/>
        <w:pBdr>
          <w:top w:val="nil"/>
          <w:left w:val="nil"/>
          <w:bottom w:val="nil"/>
          <w:right w:val="nil"/>
          <w:between w:val="nil"/>
        </w:pBdr>
        <w:spacing w:line="480" w:lineRule="auto"/>
        <w:ind w:left="720" w:hanging="720"/>
        <w:rPr>
          <w:ins w:id="569" w:author="PHILIP ANTHONY MARTIN" w:date="2024-03-25T12:27:00Z"/>
        </w:rPr>
      </w:pPr>
      <w:ins w:id="570" w:author="PHILIP ANTHONY MARTIN" w:date="2024-03-25T12:27:00Z">
        <w:r>
          <w:t xml:space="preserve">Frew, A., Nielsen, U. N., </w:t>
        </w:r>
        <w:proofErr w:type="spellStart"/>
        <w:r>
          <w:t>Riegler</w:t>
        </w:r>
        <w:proofErr w:type="spellEnd"/>
        <w:r>
          <w:t xml:space="preserve">, M., &amp; Johnson, S. N. (2013). Do eucalypt plantation management practices create understory reservoirs of scarab beetle pests in the </w:t>
        </w:r>
        <w:r>
          <w:lastRenderedPageBreak/>
          <w:t xml:space="preserve">soil? </w:t>
        </w:r>
        <w:r w:rsidRPr="009D05E4">
          <w:rPr>
            <w:i/>
            <w:rPrChange w:id="571" w:author="PHILIP ANTHONY MARTIN" w:date="2024-03-25T12:27:00Z">
              <w:rPr/>
            </w:rPrChange>
          </w:rPr>
          <w:t>Forest Ecology and Management</w:t>
        </w:r>
        <w:r>
          <w:t xml:space="preserve">, </w:t>
        </w:r>
        <w:r w:rsidRPr="009D05E4">
          <w:rPr>
            <w:i/>
            <w:rPrChange w:id="572" w:author="PHILIP ANTHONY MARTIN" w:date="2024-03-25T12:27:00Z">
              <w:rPr/>
            </w:rPrChange>
          </w:rPr>
          <w:t>306</w:t>
        </w:r>
        <w:r>
          <w:t>, 275–280. https://doi.org/10.1016/j.foreco.2013.06.051</w:t>
        </w:r>
      </w:ins>
    </w:p>
    <w:p w14:paraId="64A3976E" w14:textId="77777777" w:rsidR="009D05E4" w:rsidRDefault="009D05E4" w:rsidP="002338B0">
      <w:pPr>
        <w:widowControl w:val="0"/>
        <w:pBdr>
          <w:top w:val="nil"/>
          <w:left w:val="nil"/>
          <w:bottom w:val="nil"/>
          <w:right w:val="nil"/>
          <w:between w:val="nil"/>
        </w:pBdr>
        <w:spacing w:line="480" w:lineRule="auto"/>
        <w:ind w:left="720" w:hanging="720"/>
        <w:rPr>
          <w:ins w:id="573" w:author="PHILIP ANTHONY MARTIN" w:date="2024-03-25T12:27:00Z"/>
        </w:rPr>
      </w:pPr>
      <w:ins w:id="574" w:author="PHILIP ANTHONY MARTIN" w:date="2024-03-25T12:27:00Z">
        <w:r>
          <w:t xml:space="preserve">Gerard, B. M. (1967). Factors Affecting Earthworms in Pastures. </w:t>
        </w:r>
        <w:r w:rsidRPr="009D05E4">
          <w:rPr>
            <w:i/>
            <w:rPrChange w:id="575" w:author="PHILIP ANTHONY MARTIN" w:date="2024-03-25T12:27:00Z">
              <w:rPr/>
            </w:rPrChange>
          </w:rPr>
          <w:t>The Journal of Animal Ecology</w:t>
        </w:r>
        <w:r>
          <w:t xml:space="preserve">, </w:t>
        </w:r>
        <w:r w:rsidRPr="009D05E4">
          <w:rPr>
            <w:i/>
            <w:rPrChange w:id="576" w:author="PHILIP ANTHONY MARTIN" w:date="2024-03-25T12:27:00Z">
              <w:rPr/>
            </w:rPrChange>
          </w:rPr>
          <w:t>36</w:t>
        </w:r>
        <w:r>
          <w:t>(1), 235–252. https://doi.org/10.2307/3024</w:t>
        </w:r>
      </w:ins>
    </w:p>
    <w:p w14:paraId="1FA7D9C8" w14:textId="77777777" w:rsidR="009D05E4" w:rsidRDefault="009D05E4" w:rsidP="002338B0">
      <w:pPr>
        <w:widowControl w:val="0"/>
        <w:pBdr>
          <w:top w:val="nil"/>
          <w:left w:val="nil"/>
          <w:bottom w:val="nil"/>
          <w:right w:val="nil"/>
          <w:between w:val="nil"/>
        </w:pBdr>
        <w:spacing w:line="480" w:lineRule="auto"/>
        <w:ind w:left="720" w:hanging="720"/>
        <w:rPr>
          <w:ins w:id="577" w:author="PHILIP ANTHONY MARTIN" w:date="2024-03-25T12:27:00Z"/>
        </w:rPr>
      </w:pPr>
      <w:proofErr w:type="spellStart"/>
      <w:ins w:id="578" w:author="PHILIP ANTHONY MARTIN" w:date="2024-03-25T12:27:00Z">
        <w:r>
          <w:t>Grames</w:t>
        </w:r>
        <w:proofErr w:type="spellEnd"/>
        <w:r>
          <w:t xml:space="preserve">, E. M., </w:t>
        </w:r>
        <w:proofErr w:type="spellStart"/>
        <w:r>
          <w:t>Stillman</w:t>
        </w:r>
        <w:proofErr w:type="spellEnd"/>
        <w:r>
          <w:t>, A. N., &amp; Tingley, M. W. (2019). An automated approach to identifying search terms for systematic reviews using keyword co</w:t>
        </w:r>
        <w:r>
          <w:rPr>
            <w:rFonts w:ascii="Cambria Math" w:hAnsi="Cambria Math" w:cs="Cambria Math"/>
          </w:rPr>
          <w:t>‐</w:t>
        </w:r>
        <w:r>
          <w:t xml:space="preserve">occurrence networks. </w:t>
        </w:r>
        <w:r w:rsidRPr="009D05E4">
          <w:rPr>
            <w:i/>
            <w:rPrChange w:id="579" w:author="PHILIP ANTHONY MARTIN" w:date="2024-03-25T12:27:00Z">
              <w:rPr/>
            </w:rPrChange>
          </w:rPr>
          <w:t>Methods in Ecology and Evolution / British Ecological Society</w:t>
        </w:r>
        <w:r>
          <w:t>. https://besjournals.onlinelibrary.wiley.com/doi/abs/10.1111/2041-210X.13268?casa_token=8N6jJI5Ezz8AAAAA:9Es25xJk4OrSdri7T-2YXnb7Kf6Ruk3vYeCi3DlYGv4MWOGI_670hgf0kqhzcuXELaCRLf2xvQhFGQ</w:t>
        </w:r>
      </w:ins>
    </w:p>
    <w:p w14:paraId="26270CDC" w14:textId="77777777" w:rsidR="009D05E4" w:rsidRDefault="009D05E4" w:rsidP="002338B0">
      <w:pPr>
        <w:widowControl w:val="0"/>
        <w:pBdr>
          <w:top w:val="nil"/>
          <w:left w:val="nil"/>
          <w:bottom w:val="nil"/>
          <w:right w:val="nil"/>
          <w:between w:val="nil"/>
        </w:pBdr>
        <w:spacing w:line="480" w:lineRule="auto"/>
        <w:ind w:left="720" w:hanging="720"/>
        <w:rPr>
          <w:ins w:id="580" w:author="PHILIP ANTHONY MARTIN" w:date="2024-03-25T12:27:00Z"/>
        </w:rPr>
      </w:pPr>
      <w:proofErr w:type="spellStart"/>
      <w:ins w:id="581" w:author="PHILIP ANTHONY MARTIN" w:date="2024-03-25T12:27:00Z">
        <w:r>
          <w:t>Grueber</w:t>
        </w:r>
        <w:proofErr w:type="spellEnd"/>
        <w:r>
          <w:t xml:space="preserve">, C. E., Nakagawa, S., Laws, R. J., &amp; Jamieson, I. G. (2011). </w:t>
        </w:r>
        <w:proofErr w:type="spellStart"/>
        <w:r>
          <w:t>Multimodel</w:t>
        </w:r>
        <w:proofErr w:type="spellEnd"/>
        <w:r>
          <w:t xml:space="preserve"> inference in ecology and evolution: challenges and solutions. </w:t>
        </w:r>
        <w:r w:rsidRPr="009D05E4">
          <w:rPr>
            <w:i/>
            <w:rPrChange w:id="582" w:author="PHILIP ANTHONY MARTIN" w:date="2024-03-25T12:27:00Z">
              <w:rPr/>
            </w:rPrChange>
          </w:rPr>
          <w:t>Journal of Evolutionary Biology</w:t>
        </w:r>
        <w:r>
          <w:t xml:space="preserve">, </w:t>
        </w:r>
        <w:r w:rsidRPr="009D05E4">
          <w:rPr>
            <w:i/>
            <w:rPrChange w:id="583" w:author="PHILIP ANTHONY MARTIN" w:date="2024-03-25T12:27:00Z">
              <w:rPr/>
            </w:rPrChange>
          </w:rPr>
          <w:t>24</w:t>
        </w:r>
        <w:r>
          <w:t>(4), 699–711. https://doi.org/10.1111/j.1420-9101.2010.02210.x</w:t>
        </w:r>
      </w:ins>
    </w:p>
    <w:p w14:paraId="0037931C" w14:textId="77777777" w:rsidR="009D05E4" w:rsidRDefault="009D05E4" w:rsidP="002338B0">
      <w:pPr>
        <w:widowControl w:val="0"/>
        <w:pBdr>
          <w:top w:val="nil"/>
          <w:left w:val="nil"/>
          <w:bottom w:val="nil"/>
          <w:right w:val="nil"/>
          <w:between w:val="nil"/>
        </w:pBdr>
        <w:spacing w:line="480" w:lineRule="auto"/>
        <w:ind w:left="720" w:hanging="720"/>
        <w:rPr>
          <w:ins w:id="584" w:author="PHILIP ANTHONY MARTIN" w:date="2024-03-25T12:27:00Z"/>
        </w:rPr>
      </w:pPr>
      <w:proofErr w:type="spellStart"/>
      <w:ins w:id="585" w:author="PHILIP ANTHONY MARTIN" w:date="2024-03-25T12:27:00Z">
        <w:r>
          <w:t>Haddaway</w:t>
        </w:r>
        <w:proofErr w:type="spellEnd"/>
        <w:r>
          <w:t xml:space="preserve">, N. R. (2020). </w:t>
        </w:r>
        <w:proofErr w:type="spellStart"/>
        <w:r w:rsidRPr="009D05E4">
          <w:rPr>
            <w:i/>
            <w:rPrChange w:id="586" w:author="PHILIP ANTHONY MARTIN" w:date="2024-03-25T12:27:00Z">
              <w:rPr/>
            </w:rPrChange>
          </w:rPr>
          <w:t>GSscraper</w:t>
        </w:r>
        <w:proofErr w:type="spellEnd"/>
        <w:r w:rsidRPr="009D05E4">
          <w:rPr>
            <w:i/>
            <w:rPrChange w:id="587" w:author="PHILIP ANTHONY MARTIN" w:date="2024-03-25T12:27:00Z">
              <w:rPr/>
            </w:rPrChange>
          </w:rPr>
          <w:t>: An R package and Shiny app for exporting search results from Google Scholar</w:t>
        </w:r>
        <w:r>
          <w:t>.</w:t>
        </w:r>
      </w:ins>
    </w:p>
    <w:p w14:paraId="61144021" w14:textId="77777777" w:rsidR="009D05E4" w:rsidRDefault="009D05E4" w:rsidP="002338B0">
      <w:pPr>
        <w:widowControl w:val="0"/>
        <w:pBdr>
          <w:top w:val="nil"/>
          <w:left w:val="nil"/>
          <w:bottom w:val="nil"/>
          <w:right w:val="nil"/>
          <w:between w:val="nil"/>
        </w:pBdr>
        <w:spacing w:line="480" w:lineRule="auto"/>
        <w:ind w:left="720" w:hanging="720"/>
        <w:rPr>
          <w:ins w:id="588" w:author="PHILIP ANTHONY MARTIN" w:date="2024-03-25T12:27:00Z"/>
        </w:rPr>
      </w:pPr>
      <w:proofErr w:type="spellStart"/>
      <w:ins w:id="589" w:author="PHILIP ANTHONY MARTIN" w:date="2024-03-25T12:27:00Z">
        <w:r>
          <w:t>Haddaway</w:t>
        </w:r>
        <w:proofErr w:type="spellEnd"/>
        <w:r>
          <w:t xml:space="preserve">, N. R., Bethel, A., Dicks, L. V., </w:t>
        </w:r>
        <w:proofErr w:type="spellStart"/>
        <w:r>
          <w:t>Koricheva</w:t>
        </w:r>
        <w:proofErr w:type="spellEnd"/>
        <w:r>
          <w:t xml:space="preserve">, J., </w:t>
        </w:r>
        <w:proofErr w:type="spellStart"/>
        <w:r>
          <w:t>Macura</w:t>
        </w:r>
        <w:proofErr w:type="spellEnd"/>
        <w:r>
          <w:t xml:space="preserve">, B., </w:t>
        </w:r>
        <w:proofErr w:type="spellStart"/>
        <w:r>
          <w:t>Petrokofsky</w:t>
        </w:r>
        <w:proofErr w:type="spellEnd"/>
        <w:r>
          <w:t xml:space="preserve">, G., Pullin, A. S., </w:t>
        </w:r>
        <w:proofErr w:type="spellStart"/>
        <w:r>
          <w:t>Savilaakso</w:t>
        </w:r>
        <w:proofErr w:type="spellEnd"/>
        <w:r>
          <w:t xml:space="preserve">, S., &amp; Stewart, G. B. (2020). Eight problems with literature reviews and how to fix them. </w:t>
        </w:r>
        <w:r w:rsidRPr="009D05E4">
          <w:rPr>
            <w:i/>
            <w:rPrChange w:id="590" w:author="PHILIP ANTHONY MARTIN" w:date="2024-03-25T12:27:00Z">
              <w:rPr/>
            </w:rPrChange>
          </w:rPr>
          <w:t>Nature Ecology &amp; Evolution</w:t>
        </w:r>
        <w:r>
          <w:t xml:space="preserve">, </w:t>
        </w:r>
        <w:r w:rsidRPr="009D05E4">
          <w:rPr>
            <w:i/>
            <w:rPrChange w:id="591" w:author="PHILIP ANTHONY MARTIN" w:date="2024-03-25T12:27:00Z">
              <w:rPr/>
            </w:rPrChange>
          </w:rPr>
          <w:t>4</w:t>
        </w:r>
        <w:r>
          <w:t>(12), 1582–1589. https://doi.org/10.1038/s41559-020-01295-x</w:t>
        </w:r>
      </w:ins>
    </w:p>
    <w:p w14:paraId="044FAEA3" w14:textId="77777777" w:rsidR="009D05E4" w:rsidRDefault="009D05E4" w:rsidP="002338B0">
      <w:pPr>
        <w:widowControl w:val="0"/>
        <w:pBdr>
          <w:top w:val="nil"/>
          <w:left w:val="nil"/>
          <w:bottom w:val="nil"/>
          <w:right w:val="nil"/>
          <w:between w:val="nil"/>
        </w:pBdr>
        <w:spacing w:line="480" w:lineRule="auto"/>
        <w:ind w:left="720" w:hanging="720"/>
        <w:rPr>
          <w:ins w:id="592" w:author="PHILIP ANTHONY MARTIN" w:date="2024-03-25T12:27:00Z"/>
        </w:rPr>
      </w:pPr>
      <w:proofErr w:type="spellStart"/>
      <w:ins w:id="593" w:author="PHILIP ANTHONY MARTIN" w:date="2024-03-25T12:27:00Z">
        <w:r>
          <w:t>Haddaway</w:t>
        </w:r>
        <w:proofErr w:type="spellEnd"/>
        <w:r>
          <w:t xml:space="preserve">, N. R., Grainger, M. J., Jones, M. L., &amp; Stuart, A. (2021). </w:t>
        </w:r>
        <w:proofErr w:type="spellStart"/>
        <w:r w:rsidRPr="009D05E4">
          <w:rPr>
            <w:i/>
            <w:rPrChange w:id="594" w:author="PHILIP ANTHONY MARTIN" w:date="2024-03-25T12:27:00Z">
              <w:rPr/>
            </w:rPrChange>
          </w:rPr>
          <w:t>bibfix</w:t>
        </w:r>
        <w:proofErr w:type="spellEnd"/>
        <w:r w:rsidRPr="009D05E4">
          <w:rPr>
            <w:i/>
            <w:rPrChange w:id="595" w:author="PHILIP ANTHONY MARTIN" w:date="2024-03-25T12:27:00Z">
              <w:rPr/>
            </w:rPrChange>
          </w:rPr>
          <w:t>: An R package and Shiny app for repairing and enriching bibliographic data</w:t>
        </w:r>
        <w:r>
          <w:t>. https://github.com/nealhaddaway/bibfix.</w:t>
        </w:r>
      </w:ins>
    </w:p>
    <w:p w14:paraId="744045D4" w14:textId="77777777" w:rsidR="009D05E4" w:rsidRDefault="009D05E4" w:rsidP="002338B0">
      <w:pPr>
        <w:widowControl w:val="0"/>
        <w:pBdr>
          <w:top w:val="nil"/>
          <w:left w:val="nil"/>
          <w:bottom w:val="nil"/>
          <w:right w:val="nil"/>
          <w:between w:val="nil"/>
        </w:pBdr>
        <w:spacing w:line="480" w:lineRule="auto"/>
        <w:ind w:left="720" w:hanging="720"/>
        <w:rPr>
          <w:ins w:id="596" w:author="PHILIP ANTHONY MARTIN" w:date="2024-03-25T12:27:00Z"/>
        </w:rPr>
      </w:pPr>
      <w:proofErr w:type="spellStart"/>
      <w:ins w:id="597" w:author="PHILIP ANTHONY MARTIN" w:date="2024-03-25T12:27:00Z">
        <w:r>
          <w:t>Haddaway</w:t>
        </w:r>
        <w:proofErr w:type="spellEnd"/>
        <w:r>
          <w:t xml:space="preserve">, N. R., </w:t>
        </w:r>
        <w:proofErr w:type="spellStart"/>
        <w:r>
          <w:t>Macura</w:t>
        </w:r>
        <w:proofErr w:type="spellEnd"/>
        <w:r>
          <w:t xml:space="preserve">, B., Whaley, P., &amp; Pullin, A. S. (2018). ROSES </w:t>
        </w:r>
        <w:proofErr w:type="spellStart"/>
        <w:r>
          <w:t>RepOrting</w:t>
        </w:r>
        <w:proofErr w:type="spellEnd"/>
        <w:r>
          <w:t xml:space="preserve"> standards for Systematic Evidence Syntheses: pro forma, flow-diagram and descriptive summary of the plan and conduct of environmental systematic reviews and systematic maps. </w:t>
        </w:r>
        <w:r w:rsidRPr="009D05E4">
          <w:rPr>
            <w:i/>
            <w:rPrChange w:id="598" w:author="PHILIP ANTHONY MARTIN" w:date="2024-03-25T12:27:00Z">
              <w:rPr/>
            </w:rPrChange>
          </w:rPr>
          <w:t>Environmental Evidence</w:t>
        </w:r>
        <w:r>
          <w:t xml:space="preserve">, </w:t>
        </w:r>
        <w:r w:rsidRPr="009D05E4">
          <w:rPr>
            <w:i/>
            <w:rPrChange w:id="599" w:author="PHILIP ANTHONY MARTIN" w:date="2024-03-25T12:27:00Z">
              <w:rPr/>
            </w:rPrChange>
          </w:rPr>
          <w:t>7</w:t>
        </w:r>
        <w:r>
          <w:t>(1), 7. https://doi.org/10.1186/s13750-018-0121-7</w:t>
        </w:r>
      </w:ins>
    </w:p>
    <w:p w14:paraId="7BF8EA60" w14:textId="77777777" w:rsidR="009D05E4" w:rsidRDefault="009D05E4" w:rsidP="002338B0">
      <w:pPr>
        <w:widowControl w:val="0"/>
        <w:pBdr>
          <w:top w:val="nil"/>
          <w:left w:val="nil"/>
          <w:bottom w:val="nil"/>
          <w:right w:val="nil"/>
          <w:between w:val="nil"/>
        </w:pBdr>
        <w:spacing w:line="480" w:lineRule="auto"/>
        <w:ind w:left="720" w:hanging="720"/>
        <w:rPr>
          <w:ins w:id="600" w:author="PHILIP ANTHONY MARTIN" w:date="2024-03-25T12:27:00Z"/>
        </w:rPr>
      </w:pPr>
      <w:proofErr w:type="spellStart"/>
      <w:ins w:id="601" w:author="PHILIP ANTHONY MARTIN" w:date="2024-03-25T12:27:00Z">
        <w:r>
          <w:t>Handa</w:t>
        </w:r>
        <w:proofErr w:type="spellEnd"/>
        <w:r>
          <w:t xml:space="preserve">, I. T., </w:t>
        </w:r>
        <w:proofErr w:type="spellStart"/>
        <w:r>
          <w:t>Aerts</w:t>
        </w:r>
        <w:proofErr w:type="spellEnd"/>
        <w:r>
          <w:t xml:space="preserve">, R., </w:t>
        </w:r>
        <w:proofErr w:type="spellStart"/>
        <w:r>
          <w:t>Berendse</w:t>
        </w:r>
        <w:proofErr w:type="spellEnd"/>
        <w:r>
          <w:t xml:space="preserve">, F., Berg, M. P., </w:t>
        </w:r>
        <w:proofErr w:type="spellStart"/>
        <w:r>
          <w:t>Bruder</w:t>
        </w:r>
        <w:proofErr w:type="spellEnd"/>
        <w:r>
          <w:t xml:space="preserve">, A., </w:t>
        </w:r>
        <w:proofErr w:type="spellStart"/>
        <w:r>
          <w:t>Butenschoen</w:t>
        </w:r>
        <w:proofErr w:type="spellEnd"/>
        <w:r>
          <w:t xml:space="preserve">, O., Chauvet, E., </w:t>
        </w:r>
        <w:r>
          <w:lastRenderedPageBreak/>
          <w:t xml:space="preserve">Gessner, M. O., </w:t>
        </w:r>
        <w:proofErr w:type="spellStart"/>
        <w:r>
          <w:t>Jabiol</w:t>
        </w:r>
        <w:proofErr w:type="spellEnd"/>
        <w:r>
          <w:t xml:space="preserve">, J., </w:t>
        </w:r>
        <w:proofErr w:type="spellStart"/>
        <w:r>
          <w:t>Makkonen</w:t>
        </w:r>
        <w:proofErr w:type="spellEnd"/>
        <w:r>
          <w:t xml:space="preserve">, M., McKie, B. G., </w:t>
        </w:r>
        <w:proofErr w:type="spellStart"/>
        <w:r>
          <w:t>Malmqvist</w:t>
        </w:r>
        <w:proofErr w:type="spellEnd"/>
        <w:r>
          <w:t xml:space="preserve">, B., </w:t>
        </w:r>
        <w:proofErr w:type="spellStart"/>
        <w:r>
          <w:t>Peeters</w:t>
        </w:r>
        <w:proofErr w:type="spellEnd"/>
        <w:r>
          <w:t xml:space="preserve">, E. T. H. M., Scheu, S., Schmid, B., van </w:t>
        </w:r>
        <w:proofErr w:type="spellStart"/>
        <w:r>
          <w:t>Ruijven</w:t>
        </w:r>
        <w:proofErr w:type="spellEnd"/>
        <w:r>
          <w:t xml:space="preserve">, J., Vos, V. C. A., &amp; </w:t>
        </w:r>
        <w:proofErr w:type="spellStart"/>
        <w:r>
          <w:t>Hättenschwiler</w:t>
        </w:r>
        <w:proofErr w:type="spellEnd"/>
        <w:r>
          <w:t xml:space="preserve">, S. (2014). Consequences of biodiversity loss for litter decomposition across biomes. </w:t>
        </w:r>
        <w:r w:rsidRPr="009D05E4">
          <w:rPr>
            <w:i/>
            <w:rPrChange w:id="602" w:author="PHILIP ANTHONY MARTIN" w:date="2024-03-25T12:27:00Z">
              <w:rPr/>
            </w:rPrChange>
          </w:rPr>
          <w:t>Nature</w:t>
        </w:r>
        <w:r>
          <w:t xml:space="preserve">, </w:t>
        </w:r>
        <w:r w:rsidRPr="009D05E4">
          <w:rPr>
            <w:i/>
            <w:rPrChange w:id="603" w:author="PHILIP ANTHONY MARTIN" w:date="2024-03-25T12:27:00Z">
              <w:rPr/>
            </w:rPrChange>
          </w:rPr>
          <w:t>509</w:t>
        </w:r>
        <w:r>
          <w:t>(7499), 218–221. https://doi.org/10.1038/nature13247</w:t>
        </w:r>
      </w:ins>
    </w:p>
    <w:p w14:paraId="26231B6B" w14:textId="77777777" w:rsidR="009D05E4" w:rsidRDefault="009D05E4" w:rsidP="002338B0">
      <w:pPr>
        <w:widowControl w:val="0"/>
        <w:pBdr>
          <w:top w:val="nil"/>
          <w:left w:val="nil"/>
          <w:bottom w:val="nil"/>
          <w:right w:val="nil"/>
          <w:between w:val="nil"/>
        </w:pBdr>
        <w:spacing w:line="480" w:lineRule="auto"/>
        <w:ind w:left="720" w:hanging="720"/>
        <w:rPr>
          <w:ins w:id="604" w:author="PHILIP ANTHONY MARTIN" w:date="2024-03-25T12:27:00Z"/>
        </w:rPr>
      </w:pPr>
      <w:ins w:id="605" w:author="PHILIP ANTHONY MARTIN" w:date="2024-03-25T12:27:00Z">
        <w:r>
          <w:t xml:space="preserve">Hanson, P. J., &amp; Walker, A. P. (2020). Advancing global change biology through experimental manipulations: Where have we been and where might we go? </w:t>
        </w:r>
        <w:r w:rsidRPr="009D05E4">
          <w:rPr>
            <w:i/>
            <w:rPrChange w:id="606" w:author="PHILIP ANTHONY MARTIN" w:date="2024-03-25T12:27:00Z">
              <w:rPr/>
            </w:rPrChange>
          </w:rPr>
          <w:t>Global Change Biology</w:t>
        </w:r>
        <w:r>
          <w:t xml:space="preserve">, </w:t>
        </w:r>
        <w:r w:rsidRPr="009D05E4">
          <w:rPr>
            <w:i/>
            <w:rPrChange w:id="607" w:author="PHILIP ANTHONY MARTIN" w:date="2024-03-25T12:27:00Z">
              <w:rPr/>
            </w:rPrChange>
          </w:rPr>
          <w:t>26</w:t>
        </w:r>
        <w:r>
          <w:t>(1), 287–299. https://doi.org/10.1111/gcb.14894</w:t>
        </w:r>
      </w:ins>
    </w:p>
    <w:p w14:paraId="58F05B92" w14:textId="77777777" w:rsidR="009D05E4" w:rsidRDefault="009D05E4" w:rsidP="002338B0">
      <w:pPr>
        <w:widowControl w:val="0"/>
        <w:pBdr>
          <w:top w:val="nil"/>
          <w:left w:val="nil"/>
          <w:bottom w:val="nil"/>
          <w:right w:val="nil"/>
          <w:between w:val="nil"/>
        </w:pBdr>
        <w:spacing w:line="480" w:lineRule="auto"/>
        <w:ind w:left="720" w:hanging="720"/>
        <w:rPr>
          <w:ins w:id="608" w:author="PHILIP ANTHONY MARTIN" w:date="2024-03-25T12:27:00Z"/>
        </w:rPr>
      </w:pPr>
      <w:ins w:id="609" w:author="PHILIP ANTHONY MARTIN" w:date="2024-03-25T12:27:00Z">
        <w:r>
          <w:t xml:space="preserve">Hedges, L. V., </w:t>
        </w:r>
        <w:proofErr w:type="spellStart"/>
        <w:r>
          <w:t>Gurevitch</w:t>
        </w:r>
        <w:proofErr w:type="spellEnd"/>
        <w:r>
          <w:t xml:space="preserve">, J., &amp; Curtis, P. S. (1999). The Meta-Analysis of Response Ratios in Experimental Ecology. </w:t>
        </w:r>
        <w:r w:rsidRPr="009D05E4">
          <w:rPr>
            <w:i/>
            <w:rPrChange w:id="610" w:author="PHILIP ANTHONY MARTIN" w:date="2024-03-25T12:27:00Z">
              <w:rPr/>
            </w:rPrChange>
          </w:rPr>
          <w:t>Ecology</w:t>
        </w:r>
        <w:r>
          <w:t xml:space="preserve">, </w:t>
        </w:r>
        <w:r w:rsidRPr="009D05E4">
          <w:rPr>
            <w:i/>
            <w:rPrChange w:id="611" w:author="PHILIP ANTHONY MARTIN" w:date="2024-03-25T12:27:00Z">
              <w:rPr/>
            </w:rPrChange>
          </w:rPr>
          <w:t>80</w:t>
        </w:r>
        <w:r>
          <w:t>(4), 1150–1156. https://doi.org/10.2307/177062</w:t>
        </w:r>
      </w:ins>
    </w:p>
    <w:p w14:paraId="69D2BA90" w14:textId="77777777" w:rsidR="009D05E4" w:rsidRDefault="009D05E4" w:rsidP="002338B0">
      <w:pPr>
        <w:widowControl w:val="0"/>
        <w:pBdr>
          <w:top w:val="nil"/>
          <w:left w:val="nil"/>
          <w:bottom w:val="nil"/>
          <w:right w:val="nil"/>
          <w:between w:val="nil"/>
        </w:pBdr>
        <w:spacing w:line="480" w:lineRule="auto"/>
        <w:ind w:left="720" w:hanging="720"/>
        <w:rPr>
          <w:ins w:id="612" w:author="PHILIP ANTHONY MARTIN" w:date="2024-03-25T12:27:00Z"/>
        </w:rPr>
      </w:pPr>
      <w:ins w:id="613" w:author="PHILIP ANTHONY MARTIN" w:date="2024-03-25T12:27:00Z">
        <w:r>
          <w:t xml:space="preserve">Hillebrand, H., Blasius, B., Borer, E. T., Chase, J. M., Downing, J. A., Eriksson, B. K., </w:t>
        </w:r>
        <w:proofErr w:type="spellStart"/>
        <w:r>
          <w:t>Filstrup</w:t>
        </w:r>
        <w:proofErr w:type="spellEnd"/>
        <w:r>
          <w:t xml:space="preserve">, C. T., </w:t>
        </w:r>
        <w:proofErr w:type="spellStart"/>
        <w:r>
          <w:t>Harpole</w:t>
        </w:r>
        <w:proofErr w:type="spellEnd"/>
        <w:r>
          <w:t xml:space="preserve">, W. S., </w:t>
        </w:r>
        <w:proofErr w:type="spellStart"/>
        <w:r>
          <w:t>Hodapp</w:t>
        </w:r>
        <w:proofErr w:type="spellEnd"/>
        <w:r>
          <w:t xml:space="preserve">, D., Larsen, S., </w:t>
        </w:r>
        <w:proofErr w:type="spellStart"/>
        <w:r>
          <w:t>Lewandowska</w:t>
        </w:r>
        <w:proofErr w:type="spellEnd"/>
        <w:r>
          <w:t xml:space="preserve">, A. M., </w:t>
        </w:r>
        <w:proofErr w:type="spellStart"/>
        <w:r>
          <w:t>Seabloom</w:t>
        </w:r>
        <w:proofErr w:type="spellEnd"/>
        <w:r>
          <w:t xml:space="preserve">, E. W., Van de Waal, D. B., &amp; </w:t>
        </w:r>
        <w:proofErr w:type="spellStart"/>
        <w:r>
          <w:t>Ryabov</w:t>
        </w:r>
        <w:proofErr w:type="spellEnd"/>
        <w:r>
          <w:t xml:space="preserve">, A. B. (2018). Biodiversity change is uncoupled from species richness trends: Consequences for conservation and monitoring. </w:t>
        </w:r>
        <w:r w:rsidRPr="009D05E4">
          <w:rPr>
            <w:i/>
            <w:rPrChange w:id="614" w:author="PHILIP ANTHONY MARTIN" w:date="2024-03-25T12:27:00Z">
              <w:rPr/>
            </w:rPrChange>
          </w:rPr>
          <w:t>The Journal of Applied Ecology</w:t>
        </w:r>
        <w:r>
          <w:t xml:space="preserve">, </w:t>
        </w:r>
        <w:r w:rsidRPr="009D05E4">
          <w:rPr>
            <w:i/>
            <w:rPrChange w:id="615" w:author="PHILIP ANTHONY MARTIN" w:date="2024-03-25T12:27:00Z">
              <w:rPr/>
            </w:rPrChange>
          </w:rPr>
          <w:t>55</w:t>
        </w:r>
        <w:r>
          <w:t>(1), 169–184. https://doi.org/10.1111/1365-2664.12959</w:t>
        </w:r>
      </w:ins>
    </w:p>
    <w:p w14:paraId="579A8BEB" w14:textId="77777777" w:rsidR="009D05E4" w:rsidRDefault="009D05E4" w:rsidP="002338B0">
      <w:pPr>
        <w:widowControl w:val="0"/>
        <w:pBdr>
          <w:top w:val="nil"/>
          <w:left w:val="nil"/>
          <w:bottom w:val="nil"/>
          <w:right w:val="nil"/>
          <w:between w:val="nil"/>
        </w:pBdr>
        <w:spacing w:line="480" w:lineRule="auto"/>
        <w:ind w:left="720" w:hanging="720"/>
        <w:rPr>
          <w:ins w:id="616" w:author="PHILIP ANTHONY MARTIN" w:date="2024-03-25T12:27:00Z"/>
        </w:rPr>
      </w:pPr>
      <w:proofErr w:type="spellStart"/>
      <w:ins w:id="617" w:author="PHILIP ANTHONY MARTIN" w:date="2024-03-25T12:27:00Z">
        <w:r>
          <w:t>Homet</w:t>
        </w:r>
        <w:proofErr w:type="spellEnd"/>
        <w:r>
          <w:t xml:space="preserve">, P., Gómez-Aparicio, L., </w:t>
        </w:r>
        <w:proofErr w:type="spellStart"/>
        <w:r>
          <w:t>Matías</w:t>
        </w:r>
        <w:proofErr w:type="spellEnd"/>
        <w:r>
          <w:t xml:space="preserve">, L., &amp; Godoy, O. (2021). Soil fauna modulates the effect of experimental drought on litter decomposition in forests invaded by an exotic pathogen. </w:t>
        </w:r>
        <w:r w:rsidRPr="009D05E4">
          <w:rPr>
            <w:i/>
            <w:rPrChange w:id="618" w:author="PHILIP ANTHONY MARTIN" w:date="2024-03-25T12:27:00Z">
              <w:rPr/>
            </w:rPrChange>
          </w:rPr>
          <w:t>The Journal of Ecology</w:t>
        </w:r>
        <w:r>
          <w:t xml:space="preserve">, </w:t>
        </w:r>
        <w:r w:rsidRPr="009D05E4">
          <w:rPr>
            <w:i/>
            <w:rPrChange w:id="619" w:author="PHILIP ANTHONY MARTIN" w:date="2024-03-25T12:27:00Z">
              <w:rPr/>
            </w:rPrChange>
          </w:rPr>
          <w:t>109</w:t>
        </w:r>
        <w:r>
          <w:t>(8), 2963–2980. https://doi.org/10.1111/1365-2745.13711</w:t>
        </w:r>
      </w:ins>
    </w:p>
    <w:p w14:paraId="0BD76661" w14:textId="77777777" w:rsidR="009D05E4" w:rsidRDefault="009D05E4" w:rsidP="002338B0">
      <w:pPr>
        <w:widowControl w:val="0"/>
        <w:pBdr>
          <w:top w:val="nil"/>
          <w:left w:val="nil"/>
          <w:bottom w:val="nil"/>
          <w:right w:val="nil"/>
          <w:between w:val="nil"/>
        </w:pBdr>
        <w:spacing w:line="480" w:lineRule="auto"/>
        <w:ind w:left="720" w:hanging="720"/>
        <w:rPr>
          <w:ins w:id="620" w:author="PHILIP ANTHONY MARTIN" w:date="2024-03-25T12:27:00Z"/>
        </w:rPr>
      </w:pPr>
      <w:proofErr w:type="spellStart"/>
      <w:ins w:id="621" w:author="PHILIP ANTHONY MARTIN" w:date="2024-03-25T12:27:00Z">
        <w:r>
          <w:t>Kardol</w:t>
        </w:r>
        <w:proofErr w:type="spellEnd"/>
        <w:r>
          <w:t xml:space="preserve">, P., Reynolds, W. N., Norby, R. J., &amp; Classen, A. T. (2011). Climate change effects on soil microarthropod abundance and community structure. </w:t>
        </w:r>
        <w:r w:rsidRPr="009D05E4">
          <w:rPr>
            <w:i/>
            <w:rPrChange w:id="622" w:author="PHILIP ANTHONY MARTIN" w:date="2024-03-25T12:27:00Z">
              <w:rPr/>
            </w:rPrChange>
          </w:rPr>
          <w:t>Applied Soil Ecology: A Section of Agriculture, Ecosystems &amp; Environment</w:t>
        </w:r>
        <w:r>
          <w:t xml:space="preserve">, </w:t>
        </w:r>
        <w:r w:rsidRPr="009D05E4">
          <w:rPr>
            <w:i/>
            <w:rPrChange w:id="623" w:author="PHILIP ANTHONY MARTIN" w:date="2024-03-25T12:27:00Z">
              <w:rPr/>
            </w:rPrChange>
          </w:rPr>
          <w:t>47</w:t>
        </w:r>
        <w:r>
          <w:t>(1), 37–44. https://doi.org/10.1016/j.apsoil.2010.11.001</w:t>
        </w:r>
      </w:ins>
    </w:p>
    <w:p w14:paraId="267F69FC" w14:textId="77777777" w:rsidR="009D05E4" w:rsidRDefault="009D05E4" w:rsidP="002338B0">
      <w:pPr>
        <w:widowControl w:val="0"/>
        <w:pBdr>
          <w:top w:val="nil"/>
          <w:left w:val="nil"/>
          <w:bottom w:val="nil"/>
          <w:right w:val="nil"/>
          <w:between w:val="nil"/>
        </w:pBdr>
        <w:spacing w:line="480" w:lineRule="auto"/>
        <w:ind w:left="720" w:hanging="720"/>
        <w:rPr>
          <w:ins w:id="624" w:author="PHILIP ANTHONY MARTIN" w:date="2024-03-25T12:27:00Z"/>
        </w:rPr>
      </w:pPr>
      <w:proofErr w:type="spellStart"/>
      <w:ins w:id="625" w:author="PHILIP ANTHONY MARTIN" w:date="2024-03-25T12:27:00Z">
        <w:r w:rsidRPr="009D05E4">
          <w:rPr>
            <w:lang w:val="es-ES"/>
            <w:rPrChange w:id="626" w:author="PHILIP ANTHONY MARTIN" w:date="2024-03-25T12:27:00Z">
              <w:rPr/>
            </w:rPrChange>
          </w:rPr>
          <w:t>Konno</w:t>
        </w:r>
        <w:proofErr w:type="spellEnd"/>
        <w:r w:rsidRPr="009D05E4">
          <w:rPr>
            <w:lang w:val="es-ES"/>
            <w:rPrChange w:id="627" w:author="PHILIP ANTHONY MARTIN" w:date="2024-03-25T12:27:00Z">
              <w:rPr/>
            </w:rPrChange>
          </w:rPr>
          <w:t xml:space="preserve">, K., </w:t>
        </w:r>
        <w:proofErr w:type="spellStart"/>
        <w:r w:rsidRPr="009D05E4">
          <w:rPr>
            <w:lang w:val="es-ES"/>
            <w:rPrChange w:id="628" w:author="PHILIP ANTHONY MARTIN" w:date="2024-03-25T12:27:00Z">
              <w:rPr/>
            </w:rPrChange>
          </w:rPr>
          <w:t>Akasaka</w:t>
        </w:r>
        <w:proofErr w:type="spellEnd"/>
        <w:r w:rsidRPr="009D05E4">
          <w:rPr>
            <w:lang w:val="es-ES"/>
            <w:rPrChange w:id="629" w:author="PHILIP ANTHONY MARTIN" w:date="2024-03-25T12:27:00Z">
              <w:rPr/>
            </w:rPrChange>
          </w:rPr>
          <w:t xml:space="preserve">, M., </w:t>
        </w:r>
        <w:proofErr w:type="spellStart"/>
        <w:r w:rsidRPr="009D05E4">
          <w:rPr>
            <w:lang w:val="es-ES"/>
            <w:rPrChange w:id="630" w:author="PHILIP ANTHONY MARTIN" w:date="2024-03-25T12:27:00Z">
              <w:rPr/>
            </w:rPrChange>
          </w:rPr>
          <w:t>Koshida</w:t>
        </w:r>
        <w:proofErr w:type="spellEnd"/>
        <w:r w:rsidRPr="009D05E4">
          <w:rPr>
            <w:lang w:val="es-ES"/>
            <w:rPrChange w:id="631" w:author="PHILIP ANTHONY MARTIN" w:date="2024-03-25T12:27:00Z">
              <w:rPr/>
            </w:rPrChange>
          </w:rPr>
          <w:t xml:space="preserve">, C., Katayama, N., Osada, N., </w:t>
        </w:r>
        <w:proofErr w:type="spellStart"/>
        <w:r w:rsidRPr="009D05E4">
          <w:rPr>
            <w:lang w:val="es-ES"/>
            <w:rPrChange w:id="632" w:author="PHILIP ANTHONY MARTIN" w:date="2024-03-25T12:27:00Z">
              <w:rPr/>
            </w:rPrChange>
          </w:rPr>
          <w:t>Spake</w:t>
        </w:r>
        <w:proofErr w:type="spellEnd"/>
        <w:r w:rsidRPr="009D05E4">
          <w:rPr>
            <w:lang w:val="es-ES"/>
            <w:rPrChange w:id="633" w:author="PHILIP ANTHONY MARTIN" w:date="2024-03-25T12:27:00Z">
              <w:rPr/>
            </w:rPrChange>
          </w:rPr>
          <w:t xml:space="preserve">, R., &amp; </w:t>
        </w:r>
        <w:proofErr w:type="spellStart"/>
        <w:r w:rsidRPr="009D05E4">
          <w:rPr>
            <w:lang w:val="es-ES"/>
            <w:rPrChange w:id="634" w:author="PHILIP ANTHONY MARTIN" w:date="2024-03-25T12:27:00Z">
              <w:rPr/>
            </w:rPrChange>
          </w:rPr>
          <w:t>Amano</w:t>
        </w:r>
        <w:proofErr w:type="spellEnd"/>
        <w:r w:rsidRPr="009D05E4">
          <w:rPr>
            <w:lang w:val="es-ES"/>
            <w:rPrChange w:id="635" w:author="PHILIP ANTHONY MARTIN" w:date="2024-03-25T12:27:00Z">
              <w:rPr/>
            </w:rPrChange>
          </w:rPr>
          <w:t xml:space="preserve">, T. (2020). </w:t>
        </w:r>
        <w:r>
          <w:t xml:space="preserve">Ignoring non-English-language studies may bias ecological meta-analyses. </w:t>
        </w:r>
        <w:r w:rsidRPr="009D05E4">
          <w:rPr>
            <w:i/>
            <w:rPrChange w:id="636" w:author="PHILIP ANTHONY MARTIN" w:date="2024-03-25T12:27:00Z">
              <w:rPr/>
            </w:rPrChange>
          </w:rPr>
          <w:t>Ecology and Evolution</w:t>
        </w:r>
        <w:r>
          <w:t xml:space="preserve">, </w:t>
        </w:r>
        <w:r w:rsidRPr="009D05E4">
          <w:rPr>
            <w:i/>
            <w:rPrChange w:id="637" w:author="PHILIP ANTHONY MARTIN" w:date="2024-03-25T12:27:00Z">
              <w:rPr/>
            </w:rPrChange>
          </w:rPr>
          <w:t>10</w:t>
        </w:r>
        <w:r>
          <w:t>(13), 6373–6384. https://doi.org/10.1002/ece3.6368</w:t>
        </w:r>
      </w:ins>
    </w:p>
    <w:p w14:paraId="1CBAD6EC" w14:textId="77777777" w:rsidR="009D05E4" w:rsidRDefault="009D05E4" w:rsidP="002338B0">
      <w:pPr>
        <w:widowControl w:val="0"/>
        <w:pBdr>
          <w:top w:val="nil"/>
          <w:left w:val="nil"/>
          <w:bottom w:val="nil"/>
          <w:right w:val="nil"/>
          <w:between w:val="nil"/>
        </w:pBdr>
        <w:spacing w:line="480" w:lineRule="auto"/>
        <w:ind w:left="720" w:hanging="720"/>
        <w:rPr>
          <w:ins w:id="638" w:author="PHILIP ANTHONY MARTIN" w:date="2024-03-25T12:27:00Z"/>
        </w:rPr>
      </w:pPr>
      <w:ins w:id="639" w:author="PHILIP ANTHONY MARTIN" w:date="2024-03-25T12:27:00Z">
        <w:r>
          <w:t>Konno, K., &amp; Pullin, A. S. (2020). Assessing the risk of bias in choice of search sources for environmental meta</w:t>
        </w:r>
        <w:r>
          <w:rPr>
            <w:rFonts w:ascii="Cambria Math" w:hAnsi="Cambria Math" w:cs="Cambria Math"/>
          </w:rPr>
          <w:t>‐</w:t>
        </w:r>
        <w:r>
          <w:t xml:space="preserve">analyses. </w:t>
        </w:r>
        <w:r w:rsidRPr="009D05E4">
          <w:rPr>
            <w:i/>
            <w:rPrChange w:id="640" w:author="PHILIP ANTHONY MARTIN" w:date="2024-03-25T12:27:00Z">
              <w:rPr/>
            </w:rPrChange>
          </w:rPr>
          <w:t>Research Synthesis Methods</w:t>
        </w:r>
        <w:r>
          <w:t xml:space="preserve">. </w:t>
        </w:r>
        <w:r>
          <w:lastRenderedPageBreak/>
          <w:t>https://doi.org/10.1002/jrsm.1433</w:t>
        </w:r>
      </w:ins>
    </w:p>
    <w:p w14:paraId="41C8769B" w14:textId="77777777" w:rsidR="009D05E4" w:rsidRDefault="009D05E4" w:rsidP="002338B0">
      <w:pPr>
        <w:widowControl w:val="0"/>
        <w:pBdr>
          <w:top w:val="nil"/>
          <w:left w:val="nil"/>
          <w:bottom w:val="nil"/>
          <w:right w:val="nil"/>
          <w:between w:val="nil"/>
        </w:pBdr>
        <w:spacing w:line="480" w:lineRule="auto"/>
        <w:ind w:left="720" w:hanging="720"/>
        <w:rPr>
          <w:ins w:id="641" w:author="PHILIP ANTHONY MARTIN" w:date="2024-03-25T12:27:00Z"/>
        </w:rPr>
      </w:pPr>
      <w:proofErr w:type="spellStart"/>
      <w:ins w:id="642" w:author="PHILIP ANTHONY MARTIN" w:date="2024-03-25T12:27:00Z">
        <w:r>
          <w:t>Korell</w:t>
        </w:r>
        <w:proofErr w:type="spellEnd"/>
        <w:r>
          <w:t xml:space="preserve">, L., </w:t>
        </w:r>
        <w:proofErr w:type="spellStart"/>
        <w:r>
          <w:t>Auge</w:t>
        </w:r>
        <w:proofErr w:type="spellEnd"/>
        <w:r>
          <w:t xml:space="preserve">, H., Chase, J. M., </w:t>
        </w:r>
        <w:proofErr w:type="spellStart"/>
        <w:r>
          <w:t>Harpole</w:t>
        </w:r>
        <w:proofErr w:type="spellEnd"/>
        <w:r>
          <w:t xml:space="preserve">, S., &amp; Knight, T. M. (2020). We need more realistic climate change experiments for understanding ecosystems of the future. </w:t>
        </w:r>
        <w:r w:rsidRPr="009D05E4">
          <w:rPr>
            <w:i/>
            <w:rPrChange w:id="643" w:author="PHILIP ANTHONY MARTIN" w:date="2024-03-25T12:27:00Z">
              <w:rPr/>
            </w:rPrChange>
          </w:rPr>
          <w:t>Global Change Biology</w:t>
        </w:r>
        <w:r>
          <w:t xml:space="preserve">, </w:t>
        </w:r>
        <w:r w:rsidRPr="009D05E4">
          <w:rPr>
            <w:i/>
            <w:rPrChange w:id="644" w:author="PHILIP ANTHONY MARTIN" w:date="2024-03-25T12:27:00Z">
              <w:rPr/>
            </w:rPrChange>
          </w:rPr>
          <w:t>26</w:t>
        </w:r>
        <w:r>
          <w:t>(2), 325–327. https://doi.org/10.1111/gcb.14797</w:t>
        </w:r>
      </w:ins>
    </w:p>
    <w:p w14:paraId="62725B3F" w14:textId="77777777" w:rsidR="009D05E4" w:rsidRDefault="009D05E4" w:rsidP="002338B0">
      <w:pPr>
        <w:widowControl w:val="0"/>
        <w:pBdr>
          <w:top w:val="nil"/>
          <w:left w:val="nil"/>
          <w:bottom w:val="nil"/>
          <w:right w:val="nil"/>
          <w:between w:val="nil"/>
        </w:pBdr>
        <w:spacing w:line="480" w:lineRule="auto"/>
        <w:ind w:left="720" w:hanging="720"/>
        <w:rPr>
          <w:ins w:id="645" w:author="PHILIP ANTHONY MARTIN" w:date="2024-03-25T12:27:00Z"/>
        </w:rPr>
      </w:pPr>
      <w:proofErr w:type="spellStart"/>
      <w:ins w:id="646" w:author="PHILIP ANTHONY MARTIN" w:date="2024-03-25T12:27:00Z">
        <w:r>
          <w:t>Korell</w:t>
        </w:r>
        <w:proofErr w:type="spellEnd"/>
        <w:r>
          <w:t xml:space="preserve">, L., </w:t>
        </w:r>
        <w:proofErr w:type="spellStart"/>
        <w:r>
          <w:t>Auge</w:t>
        </w:r>
        <w:proofErr w:type="spellEnd"/>
        <w:r>
          <w:t xml:space="preserve">, H., Chase, J. M., </w:t>
        </w:r>
        <w:proofErr w:type="spellStart"/>
        <w:r>
          <w:t>Harpole</w:t>
        </w:r>
        <w:proofErr w:type="spellEnd"/>
        <w:r>
          <w:t xml:space="preserve">, W. S., &amp; Knight, T. M. (2021). Responses of plant diversity to precipitation change are strongest at local spatial scales and in drylands. </w:t>
        </w:r>
        <w:r w:rsidRPr="009D05E4">
          <w:rPr>
            <w:i/>
            <w:rPrChange w:id="647" w:author="PHILIP ANTHONY MARTIN" w:date="2024-03-25T12:27:00Z">
              <w:rPr/>
            </w:rPrChange>
          </w:rPr>
          <w:t>Nature Communications</w:t>
        </w:r>
        <w:r>
          <w:t xml:space="preserve">, </w:t>
        </w:r>
        <w:r w:rsidRPr="009D05E4">
          <w:rPr>
            <w:i/>
            <w:rPrChange w:id="648" w:author="PHILIP ANTHONY MARTIN" w:date="2024-03-25T12:27:00Z">
              <w:rPr/>
            </w:rPrChange>
          </w:rPr>
          <w:t>12</w:t>
        </w:r>
        <w:r>
          <w:t>(1), 2489. https://doi.org/10.1038/s41467-021-22766-0</w:t>
        </w:r>
      </w:ins>
    </w:p>
    <w:p w14:paraId="45F08F88" w14:textId="77777777" w:rsidR="009D05E4" w:rsidRDefault="009D05E4" w:rsidP="002338B0">
      <w:pPr>
        <w:widowControl w:val="0"/>
        <w:pBdr>
          <w:top w:val="nil"/>
          <w:left w:val="nil"/>
          <w:bottom w:val="nil"/>
          <w:right w:val="nil"/>
          <w:between w:val="nil"/>
        </w:pBdr>
        <w:spacing w:line="480" w:lineRule="auto"/>
        <w:ind w:left="720" w:hanging="720"/>
        <w:rPr>
          <w:ins w:id="649" w:author="PHILIP ANTHONY MARTIN" w:date="2024-03-25T12:27:00Z"/>
        </w:rPr>
      </w:pPr>
      <w:proofErr w:type="spellStart"/>
      <w:ins w:id="650" w:author="PHILIP ANTHONY MARTIN" w:date="2024-03-25T12:27:00Z">
        <w:r>
          <w:t>Koricheva</w:t>
        </w:r>
        <w:proofErr w:type="spellEnd"/>
        <w:r>
          <w:t xml:space="preserve">, J., &amp; </w:t>
        </w:r>
        <w:proofErr w:type="spellStart"/>
        <w:r>
          <w:t>Kulinskaya</w:t>
        </w:r>
        <w:proofErr w:type="spellEnd"/>
        <w:r>
          <w:t xml:space="preserve">, E. (2019). Temporal Instability of Evidence Base: A Threat to Policy Making? </w:t>
        </w:r>
        <w:r w:rsidRPr="009D05E4">
          <w:rPr>
            <w:i/>
            <w:rPrChange w:id="651" w:author="PHILIP ANTHONY MARTIN" w:date="2024-03-25T12:27:00Z">
              <w:rPr/>
            </w:rPrChange>
          </w:rPr>
          <w:t>Trends in Ecology &amp; Evolution</w:t>
        </w:r>
        <w:r>
          <w:t xml:space="preserve">, </w:t>
        </w:r>
        <w:r w:rsidRPr="009D05E4">
          <w:rPr>
            <w:i/>
            <w:rPrChange w:id="652" w:author="PHILIP ANTHONY MARTIN" w:date="2024-03-25T12:27:00Z">
              <w:rPr/>
            </w:rPrChange>
          </w:rPr>
          <w:t>34</w:t>
        </w:r>
        <w:r>
          <w:t>(10), 895–902. https://doi.org/10.1016/j.tree.2019.05.006</w:t>
        </w:r>
      </w:ins>
    </w:p>
    <w:p w14:paraId="0CE34DDB" w14:textId="77777777" w:rsidR="009D05E4" w:rsidRDefault="009D05E4" w:rsidP="002338B0">
      <w:pPr>
        <w:widowControl w:val="0"/>
        <w:pBdr>
          <w:top w:val="nil"/>
          <w:left w:val="nil"/>
          <w:bottom w:val="nil"/>
          <w:right w:val="nil"/>
          <w:between w:val="nil"/>
        </w:pBdr>
        <w:spacing w:line="480" w:lineRule="auto"/>
        <w:ind w:left="720" w:hanging="720"/>
        <w:rPr>
          <w:ins w:id="653" w:author="PHILIP ANTHONY MARTIN" w:date="2024-03-25T12:27:00Z"/>
        </w:rPr>
      </w:pPr>
      <w:proofErr w:type="spellStart"/>
      <w:ins w:id="654" w:author="PHILIP ANTHONY MARTIN" w:date="2024-03-25T12:27:00Z">
        <w:r>
          <w:t>Kröel</w:t>
        </w:r>
        <w:proofErr w:type="spellEnd"/>
        <w:r>
          <w:t xml:space="preserve">-Dulay, G., </w:t>
        </w:r>
        <w:proofErr w:type="spellStart"/>
        <w:r>
          <w:t>Mojzes</w:t>
        </w:r>
        <w:proofErr w:type="spellEnd"/>
        <w:r>
          <w:t xml:space="preserve">, A., </w:t>
        </w:r>
        <w:proofErr w:type="spellStart"/>
        <w:r>
          <w:t>Szitár</w:t>
        </w:r>
        <w:proofErr w:type="spellEnd"/>
        <w:r>
          <w:t xml:space="preserve">, K., Bahn, M., </w:t>
        </w:r>
        <w:proofErr w:type="spellStart"/>
        <w:r>
          <w:t>Batáry</w:t>
        </w:r>
        <w:proofErr w:type="spellEnd"/>
        <w:r>
          <w:t xml:space="preserve">, P., </w:t>
        </w:r>
        <w:proofErr w:type="spellStart"/>
        <w:r>
          <w:t>Beier</w:t>
        </w:r>
        <w:proofErr w:type="spellEnd"/>
        <w:r>
          <w:t xml:space="preserve">, C., </w:t>
        </w:r>
        <w:proofErr w:type="spellStart"/>
        <w:r>
          <w:t>Bilton</w:t>
        </w:r>
        <w:proofErr w:type="spellEnd"/>
        <w:r>
          <w:t xml:space="preserve">, M., De </w:t>
        </w:r>
        <w:proofErr w:type="spellStart"/>
        <w:r>
          <w:t>Boeck</w:t>
        </w:r>
        <w:proofErr w:type="spellEnd"/>
        <w:r>
          <w:t xml:space="preserve">, H. J., Dukes, J. S., </w:t>
        </w:r>
        <w:proofErr w:type="spellStart"/>
        <w:r>
          <w:t>Estiarte</w:t>
        </w:r>
        <w:proofErr w:type="spellEnd"/>
        <w:r>
          <w:t xml:space="preserve">, M., Holub, P., Jentsch, A., Schmidt, I. K., </w:t>
        </w:r>
        <w:proofErr w:type="spellStart"/>
        <w:r>
          <w:t>Kreyling</w:t>
        </w:r>
        <w:proofErr w:type="spellEnd"/>
        <w:r>
          <w:t xml:space="preserve">, J., </w:t>
        </w:r>
        <w:proofErr w:type="spellStart"/>
        <w:r>
          <w:t>Reinsch</w:t>
        </w:r>
        <w:proofErr w:type="spellEnd"/>
        <w:r>
          <w:t xml:space="preserve">, S., Larsen, K. S., Sternberg, M., </w:t>
        </w:r>
        <w:proofErr w:type="spellStart"/>
        <w:r>
          <w:t>Tielbörger</w:t>
        </w:r>
        <w:proofErr w:type="spellEnd"/>
        <w:r>
          <w:t xml:space="preserve">, K., </w:t>
        </w:r>
        <w:proofErr w:type="spellStart"/>
        <w:r>
          <w:t>Tietema</w:t>
        </w:r>
        <w:proofErr w:type="spellEnd"/>
        <w:r>
          <w:t xml:space="preserve">, A., … </w:t>
        </w:r>
        <w:proofErr w:type="spellStart"/>
        <w:r>
          <w:t>Peñuelas</w:t>
        </w:r>
        <w:proofErr w:type="spellEnd"/>
        <w:r>
          <w:t xml:space="preserve">, J. (2022). Field experiments underestimate aboveground biomass response to drought. </w:t>
        </w:r>
        <w:r w:rsidRPr="009D05E4">
          <w:rPr>
            <w:i/>
            <w:rPrChange w:id="655" w:author="PHILIP ANTHONY MARTIN" w:date="2024-03-25T12:27:00Z">
              <w:rPr/>
            </w:rPrChange>
          </w:rPr>
          <w:t>Nature Ecology &amp; Evolution</w:t>
        </w:r>
        <w:r>
          <w:t xml:space="preserve">, </w:t>
        </w:r>
        <w:r w:rsidRPr="009D05E4">
          <w:rPr>
            <w:i/>
            <w:rPrChange w:id="656" w:author="PHILIP ANTHONY MARTIN" w:date="2024-03-25T12:27:00Z">
              <w:rPr/>
            </w:rPrChange>
          </w:rPr>
          <w:t>6</w:t>
        </w:r>
        <w:r>
          <w:t>(5), 540–545. https://doi.org/10.1038/s41559-022-01685-3</w:t>
        </w:r>
      </w:ins>
    </w:p>
    <w:p w14:paraId="019CB284" w14:textId="77777777" w:rsidR="009D05E4" w:rsidRDefault="009D05E4" w:rsidP="002338B0">
      <w:pPr>
        <w:widowControl w:val="0"/>
        <w:pBdr>
          <w:top w:val="nil"/>
          <w:left w:val="nil"/>
          <w:bottom w:val="nil"/>
          <w:right w:val="nil"/>
          <w:between w:val="nil"/>
        </w:pBdr>
        <w:spacing w:line="480" w:lineRule="auto"/>
        <w:ind w:left="720" w:hanging="720"/>
        <w:rPr>
          <w:ins w:id="657" w:author="PHILIP ANTHONY MARTIN" w:date="2024-03-25T12:27:00Z"/>
        </w:rPr>
      </w:pPr>
      <w:proofErr w:type="spellStart"/>
      <w:ins w:id="658" w:author="PHILIP ANTHONY MARTIN" w:date="2024-03-25T12:27:00Z">
        <w:r>
          <w:t>Landesman</w:t>
        </w:r>
        <w:proofErr w:type="spellEnd"/>
        <w:r>
          <w:t xml:space="preserve">, W. J., </w:t>
        </w:r>
        <w:proofErr w:type="spellStart"/>
        <w:r>
          <w:t>Treonis</w:t>
        </w:r>
        <w:proofErr w:type="spellEnd"/>
        <w:r>
          <w:t xml:space="preserve">, A. M., &amp; Dighton, J. (2011). Effects of a one-year rainfall manipulation on soil nematode abundances and community composition. </w:t>
        </w:r>
        <w:proofErr w:type="spellStart"/>
        <w:r w:rsidRPr="009D05E4">
          <w:rPr>
            <w:i/>
            <w:rPrChange w:id="659" w:author="PHILIP ANTHONY MARTIN" w:date="2024-03-25T12:27:00Z">
              <w:rPr/>
            </w:rPrChange>
          </w:rPr>
          <w:t>Pedobiologia</w:t>
        </w:r>
        <w:proofErr w:type="spellEnd"/>
        <w:r>
          <w:t xml:space="preserve">, </w:t>
        </w:r>
        <w:r w:rsidRPr="009D05E4">
          <w:rPr>
            <w:i/>
            <w:rPrChange w:id="660" w:author="PHILIP ANTHONY MARTIN" w:date="2024-03-25T12:27:00Z">
              <w:rPr/>
            </w:rPrChange>
          </w:rPr>
          <w:t>54</w:t>
        </w:r>
        <w:r>
          <w:t>(2), 87–91. https://doi.org/10.1016/j.pedobi.2010.10.002</w:t>
        </w:r>
      </w:ins>
    </w:p>
    <w:p w14:paraId="22EF3EA1" w14:textId="77777777" w:rsidR="009D05E4" w:rsidRDefault="009D05E4" w:rsidP="002338B0">
      <w:pPr>
        <w:widowControl w:val="0"/>
        <w:pBdr>
          <w:top w:val="nil"/>
          <w:left w:val="nil"/>
          <w:bottom w:val="nil"/>
          <w:right w:val="nil"/>
          <w:between w:val="nil"/>
        </w:pBdr>
        <w:spacing w:line="480" w:lineRule="auto"/>
        <w:ind w:left="720" w:hanging="720"/>
        <w:rPr>
          <w:ins w:id="661" w:author="PHILIP ANTHONY MARTIN" w:date="2024-03-25T12:27:00Z"/>
        </w:rPr>
      </w:pPr>
      <w:ins w:id="662" w:author="PHILIP ANTHONY MARTIN" w:date="2024-03-25T12:27:00Z">
        <w:r>
          <w:t xml:space="preserve">Lensing, J. R., Todd, S., &amp; Wise, D. H. (2005). The impact of altered precipitation on spatial stratification and activity-densities of springtails (Collembola) and spiders (Araneae). </w:t>
        </w:r>
        <w:r w:rsidRPr="009D05E4">
          <w:rPr>
            <w:i/>
            <w:rPrChange w:id="663" w:author="PHILIP ANTHONY MARTIN" w:date="2024-03-25T12:27:00Z">
              <w:rPr/>
            </w:rPrChange>
          </w:rPr>
          <w:t>Ecological Entomology</w:t>
        </w:r>
        <w:r>
          <w:t xml:space="preserve">, </w:t>
        </w:r>
        <w:r w:rsidRPr="009D05E4">
          <w:rPr>
            <w:i/>
            <w:rPrChange w:id="664" w:author="PHILIP ANTHONY MARTIN" w:date="2024-03-25T12:27:00Z">
              <w:rPr/>
            </w:rPrChange>
          </w:rPr>
          <w:t>30</w:t>
        </w:r>
        <w:r>
          <w:t>(2), 194–200. https://doi.org/10.1111/j.0307-6946.2005.00669.x</w:t>
        </w:r>
      </w:ins>
    </w:p>
    <w:p w14:paraId="524E92F3" w14:textId="77777777" w:rsidR="009D05E4" w:rsidRDefault="009D05E4" w:rsidP="002338B0">
      <w:pPr>
        <w:widowControl w:val="0"/>
        <w:pBdr>
          <w:top w:val="nil"/>
          <w:left w:val="nil"/>
          <w:bottom w:val="nil"/>
          <w:right w:val="nil"/>
          <w:between w:val="nil"/>
        </w:pBdr>
        <w:spacing w:line="480" w:lineRule="auto"/>
        <w:ind w:left="720" w:hanging="720"/>
        <w:rPr>
          <w:ins w:id="665" w:author="PHILIP ANTHONY MARTIN" w:date="2024-03-25T12:27:00Z"/>
        </w:rPr>
      </w:pPr>
      <w:ins w:id="666" w:author="PHILIP ANTHONY MARTIN" w:date="2024-03-25T12:27:00Z">
        <w:r>
          <w:t xml:space="preserve">Lindberg, N., </w:t>
        </w:r>
        <w:proofErr w:type="spellStart"/>
        <w:r>
          <w:t>Engtsson</w:t>
        </w:r>
        <w:proofErr w:type="spellEnd"/>
        <w:r>
          <w:t xml:space="preserve">, J. B., &amp; Persson, T. (2002). Effects of experimental irrigation and drought on the composition and diversity of soil fauna in a coniferous stand. </w:t>
        </w:r>
        <w:r w:rsidRPr="009D05E4">
          <w:rPr>
            <w:i/>
            <w:rPrChange w:id="667" w:author="PHILIP ANTHONY MARTIN" w:date="2024-03-25T12:27:00Z">
              <w:rPr/>
            </w:rPrChange>
          </w:rPr>
          <w:t>The Journal of Applied Ecology</w:t>
        </w:r>
        <w:r>
          <w:t xml:space="preserve">, </w:t>
        </w:r>
        <w:r w:rsidRPr="009D05E4">
          <w:rPr>
            <w:i/>
            <w:rPrChange w:id="668" w:author="PHILIP ANTHONY MARTIN" w:date="2024-03-25T12:27:00Z">
              <w:rPr/>
            </w:rPrChange>
          </w:rPr>
          <w:t>39</w:t>
        </w:r>
        <w:r>
          <w:t>(6), 924–936. https://doi.org/10.1046/j.1365-2664.2002.00769.x</w:t>
        </w:r>
      </w:ins>
    </w:p>
    <w:p w14:paraId="23871416" w14:textId="77777777" w:rsidR="009D05E4" w:rsidRDefault="009D05E4" w:rsidP="002338B0">
      <w:pPr>
        <w:widowControl w:val="0"/>
        <w:pBdr>
          <w:top w:val="nil"/>
          <w:left w:val="nil"/>
          <w:bottom w:val="nil"/>
          <w:right w:val="nil"/>
          <w:between w:val="nil"/>
        </w:pBdr>
        <w:spacing w:line="480" w:lineRule="auto"/>
        <w:ind w:left="720" w:hanging="720"/>
        <w:rPr>
          <w:ins w:id="669" w:author="PHILIP ANTHONY MARTIN" w:date="2024-03-25T12:27:00Z"/>
        </w:rPr>
      </w:pPr>
      <w:ins w:id="670" w:author="PHILIP ANTHONY MARTIN" w:date="2024-03-25T12:27:00Z">
        <w:r>
          <w:lastRenderedPageBreak/>
          <w:t xml:space="preserve">Liu, M., Miao, X., &amp; Hua, F. (2023). The perils of measuring biodiversity responses to habitat change using mixed metrics. </w:t>
        </w:r>
        <w:r w:rsidRPr="009D05E4">
          <w:rPr>
            <w:i/>
            <w:rPrChange w:id="671" w:author="PHILIP ANTHONY MARTIN" w:date="2024-03-25T12:27:00Z">
              <w:rPr/>
            </w:rPrChange>
          </w:rPr>
          <w:t>Conservation Letters</w:t>
        </w:r>
        <w:r>
          <w:t xml:space="preserve">, </w:t>
        </w:r>
        <w:r w:rsidRPr="009D05E4">
          <w:rPr>
            <w:i/>
            <w:rPrChange w:id="672" w:author="PHILIP ANTHONY MARTIN" w:date="2024-03-25T12:27:00Z">
              <w:rPr/>
            </w:rPrChange>
          </w:rPr>
          <w:t>16</w:t>
        </w:r>
        <w:r>
          <w:t>(4). https://doi.org/10.1111/conl.12959</w:t>
        </w:r>
      </w:ins>
    </w:p>
    <w:p w14:paraId="10B80355" w14:textId="77777777" w:rsidR="009D05E4" w:rsidRDefault="009D05E4" w:rsidP="002338B0">
      <w:pPr>
        <w:widowControl w:val="0"/>
        <w:pBdr>
          <w:top w:val="nil"/>
          <w:left w:val="nil"/>
          <w:bottom w:val="nil"/>
          <w:right w:val="nil"/>
          <w:between w:val="nil"/>
        </w:pBdr>
        <w:spacing w:line="480" w:lineRule="auto"/>
        <w:ind w:left="720" w:hanging="720"/>
        <w:rPr>
          <w:ins w:id="673" w:author="PHILIP ANTHONY MARTIN" w:date="2024-03-25T12:27:00Z"/>
        </w:rPr>
      </w:pPr>
      <w:ins w:id="674" w:author="PHILIP ANTHONY MARTIN" w:date="2024-03-25T12:27:00Z">
        <w:r>
          <w:t xml:space="preserve">Liu, T., Mao, P., Shi, L., Wang, Z., Wang, X., He, X., Tao, L., Liu, Z., Zhou, L., Shao, Y., &amp; Fu, S. (2020). Contrasting effects of nitrogen deposition and increased precipitation on soil nematode communities in a temperate forest. </w:t>
        </w:r>
        <w:r w:rsidRPr="009D05E4">
          <w:rPr>
            <w:i/>
            <w:rPrChange w:id="675" w:author="PHILIP ANTHONY MARTIN" w:date="2024-03-25T12:27:00Z">
              <w:rPr/>
            </w:rPrChange>
          </w:rPr>
          <w:t>Soil Biology &amp; Biochemistry</w:t>
        </w:r>
        <w:r>
          <w:t xml:space="preserve">, </w:t>
        </w:r>
        <w:r w:rsidRPr="009D05E4">
          <w:rPr>
            <w:i/>
            <w:rPrChange w:id="676" w:author="PHILIP ANTHONY MARTIN" w:date="2024-03-25T12:27:00Z">
              <w:rPr/>
            </w:rPrChange>
          </w:rPr>
          <w:t>148</w:t>
        </w:r>
        <w:r>
          <w:t>, 107869. https://doi.org/10.1016/j.soilbio.2020.107869</w:t>
        </w:r>
      </w:ins>
    </w:p>
    <w:p w14:paraId="5D945F98" w14:textId="77777777" w:rsidR="009D05E4" w:rsidRDefault="009D05E4" w:rsidP="002338B0">
      <w:pPr>
        <w:widowControl w:val="0"/>
        <w:pBdr>
          <w:top w:val="nil"/>
          <w:left w:val="nil"/>
          <w:bottom w:val="nil"/>
          <w:right w:val="nil"/>
          <w:between w:val="nil"/>
        </w:pBdr>
        <w:spacing w:line="480" w:lineRule="auto"/>
        <w:ind w:left="720" w:hanging="720"/>
        <w:rPr>
          <w:ins w:id="677" w:author="PHILIP ANTHONY MARTIN" w:date="2024-03-25T12:27:00Z"/>
        </w:rPr>
      </w:pPr>
      <w:proofErr w:type="spellStart"/>
      <w:ins w:id="678" w:author="PHILIP ANTHONY MARTIN" w:date="2024-03-25T12:27:00Z">
        <w:r>
          <w:t>Llorente-Culebras</w:t>
        </w:r>
        <w:proofErr w:type="spellEnd"/>
        <w:r>
          <w:t xml:space="preserve">, S., Ladle, R. J., &amp; Santos, A. M. C. (2023). Publication trends in global biodiversity research on protected areas. </w:t>
        </w:r>
        <w:r w:rsidRPr="009D05E4">
          <w:rPr>
            <w:i/>
            <w:rPrChange w:id="679" w:author="PHILIP ANTHONY MARTIN" w:date="2024-03-25T12:27:00Z">
              <w:rPr/>
            </w:rPrChange>
          </w:rPr>
          <w:t>Biological Conservation</w:t>
        </w:r>
        <w:r>
          <w:t xml:space="preserve">, </w:t>
        </w:r>
        <w:r w:rsidRPr="009D05E4">
          <w:rPr>
            <w:i/>
            <w:rPrChange w:id="680" w:author="PHILIP ANTHONY MARTIN" w:date="2024-03-25T12:27:00Z">
              <w:rPr/>
            </w:rPrChange>
          </w:rPr>
          <w:t>281</w:t>
        </w:r>
        <w:r>
          <w:t>, 109988. https://doi.org/10.1016/j.biocon.2023.109988</w:t>
        </w:r>
      </w:ins>
    </w:p>
    <w:p w14:paraId="539DC5C6" w14:textId="77777777" w:rsidR="009D05E4" w:rsidRDefault="009D05E4" w:rsidP="002338B0">
      <w:pPr>
        <w:widowControl w:val="0"/>
        <w:pBdr>
          <w:top w:val="nil"/>
          <w:left w:val="nil"/>
          <w:bottom w:val="nil"/>
          <w:right w:val="nil"/>
          <w:between w:val="nil"/>
        </w:pBdr>
        <w:spacing w:line="480" w:lineRule="auto"/>
        <w:ind w:left="720" w:hanging="720"/>
        <w:rPr>
          <w:ins w:id="681" w:author="PHILIP ANTHONY MARTIN" w:date="2024-03-25T12:27:00Z"/>
        </w:rPr>
      </w:pPr>
      <w:proofErr w:type="spellStart"/>
      <w:ins w:id="682" w:author="PHILIP ANTHONY MARTIN" w:date="2024-03-25T12:27:00Z">
        <w:r>
          <w:t>Maraldo</w:t>
        </w:r>
        <w:proofErr w:type="spellEnd"/>
        <w:r>
          <w:t xml:space="preserve">, K., </w:t>
        </w:r>
        <w:proofErr w:type="spellStart"/>
        <w:r>
          <w:t>Ravn</w:t>
        </w:r>
        <w:proofErr w:type="spellEnd"/>
        <w:r>
          <w:t xml:space="preserve">, H. W., </w:t>
        </w:r>
        <w:proofErr w:type="spellStart"/>
        <w:r>
          <w:t>Slotsbo</w:t>
        </w:r>
        <w:proofErr w:type="spellEnd"/>
        <w:r>
          <w:t xml:space="preserve">, S., &amp; </w:t>
        </w:r>
        <w:proofErr w:type="spellStart"/>
        <w:r>
          <w:t>Holmstrup</w:t>
        </w:r>
        <w:proofErr w:type="spellEnd"/>
        <w:r>
          <w:t xml:space="preserve">, M. (2009). Responses to acute and chronic desiccation stress in </w:t>
        </w:r>
        <w:proofErr w:type="spellStart"/>
        <w:r>
          <w:t>Enchytraeus</w:t>
        </w:r>
        <w:proofErr w:type="spellEnd"/>
        <w:r>
          <w:t xml:space="preserve"> (Oligochaeta: </w:t>
        </w:r>
        <w:proofErr w:type="spellStart"/>
        <w:r>
          <w:t>Enchytraeidae</w:t>
        </w:r>
        <w:proofErr w:type="spellEnd"/>
        <w:r>
          <w:t xml:space="preserve">). </w:t>
        </w:r>
        <w:r w:rsidRPr="009D05E4">
          <w:rPr>
            <w:i/>
            <w:rPrChange w:id="683" w:author="PHILIP ANTHONY MARTIN" w:date="2024-03-25T12:27:00Z">
              <w:rPr/>
            </w:rPrChange>
          </w:rPr>
          <w:t>Journal of Comparative Physiology. B, Biochemical, Systemic, and Environmental Physiology</w:t>
        </w:r>
        <w:r>
          <w:t xml:space="preserve">, </w:t>
        </w:r>
        <w:r w:rsidRPr="009D05E4">
          <w:rPr>
            <w:i/>
            <w:rPrChange w:id="684" w:author="PHILIP ANTHONY MARTIN" w:date="2024-03-25T12:27:00Z">
              <w:rPr/>
            </w:rPrChange>
          </w:rPr>
          <w:t>179</w:t>
        </w:r>
        <w:r>
          <w:t>(2), 113–123. https://doi.org/10.1007/s00360-008-0305-5</w:t>
        </w:r>
      </w:ins>
    </w:p>
    <w:p w14:paraId="6688AB47" w14:textId="77777777" w:rsidR="009D05E4" w:rsidRDefault="009D05E4" w:rsidP="002338B0">
      <w:pPr>
        <w:widowControl w:val="0"/>
        <w:pBdr>
          <w:top w:val="nil"/>
          <w:left w:val="nil"/>
          <w:bottom w:val="nil"/>
          <w:right w:val="nil"/>
          <w:between w:val="nil"/>
        </w:pBdr>
        <w:spacing w:line="480" w:lineRule="auto"/>
        <w:ind w:left="720" w:hanging="720"/>
        <w:rPr>
          <w:ins w:id="685" w:author="PHILIP ANTHONY MARTIN" w:date="2024-03-25T12:27:00Z"/>
        </w:rPr>
      </w:pPr>
      <w:ins w:id="686" w:author="PHILIP ANTHONY MARTIN" w:date="2024-03-25T12:27:00Z">
        <w:r>
          <w:t xml:space="preserve">Martin, P. A. (2021). </w:t>
        </w:r>
        <w:proofErr w:type="spellStart"/>
        <w:r w:rsidRPr="009D05E4">
          <w:rPr>
            <w:i/>
            <w:rPrChange w:id="687" w:author="PHILIP ANTHONY MARTIN" w:date="2024-03-25T12:27:00Z">
              <w:rPr/>
            </w:rPrChange>
          </w:rPr>
          <w:t>Soil_fauna_systematic_map</w:t>
        </w:r>
        <w:proofErr w:type="spellEnd"/>
        <w:r>
          <w:t>. https://sysrev.com/p/98916</w:t>
        </w:r>
      </w:ins>
    </w:p>
    <w:p w14:paraId="2719EFF2" w14:textId="77777777" w:rsidR="009D05E4" w:rsidRDefault="009D05E4" w:rsidP="002338B0">
      <w:pPr>
        <w:widowControl w:val="0"/>
        <w:pBdr>
          <w:top w:val="nil"/>
          <w:left w:val="nil"/>
          <w:bottom w:val="nil"/>
          <w:right w:val="nil"/>
          <w:between w:val="nil"/>
        </w:pBdr>
        <w:spacing w:line="480" w:lineRule="auto"/>
        <w:ind w:left="720" w:hanging="720"/>
        <w:rPr>
          <w:ins w:id="688" w:author="PHILIP ANTHONY MARTIN" w:date="2024-03-25T12:27:00Z"/>
        </w:rPr>
      </w:pPr>
      <w:ins w:id="689" w:author="PHILIP ANTHONY MARTIN" w:date="2024-03-25T12:27:00Z">
        <w:r w:rsidRPr="009D05E4">
          <w:rPr>
            <w:lang w:val="es-ES"/>
            <w:rPrChange w:id="690" w:author="PHILIP ANTHONY MARTIN" w:date="2024-03-25T12:27:00Z">
              <w:rPr/>
            </w:rPrChange>
          </w:rPr>
          <w:t xml:space="preserve">Martin, P. A., Izquierdo, L. P., </w:t>
        </w:r>
        <w:proofErr w:type="spellStart"/>
        <w:r w:rsidRPr="009D05E4">
          <w:rPr>
            <w:lang w:val="es-ES"/>
            <w:rPrChange w:id="691" w:author="PHILIP ANTHONY MARTIN" w:date="2024-03-25T12:27:00Z">
              <w:rPr/>
            </w:rPrChange>
          </w:rPr>
          <w:t>Luyssaert</w:t>
        </w:r>
        <w:proofErr w:type="spellEnd"/>
        <w:r w:rsidRPr="009D05E4">
          <w:rPr>
            <w:lang w:val="es-ES"/>
            <w:rPrChange w:id="692" w:author="PHILIP ANTHONY MARTIN" w:date="2024-03-25T12:27:00Z">
              <w:rPr/>
            </w:rPrChange>
          </w:rPr>
          <w:t xml:space="preserve">, S., </w:t>
        </w:r>
        <w:proofErr w:type="spellStart"/>
        <w:r w:rsidRPr="009D05E4">
          <w:rPr>
            <w:lang w:val="es-ES"/>
            <w:rPrChange w:id="693" w:author="PHILIP ANTHONY MARTIN" w:date="2024-03-25T12:27:00Z">
              <w:rPr/>
            </w:rPrChange>
          </w:rPr>
          <w:t>Guenet</w:t>
        </w:r>
        <w:proofErr w:type="spellEnd"/>
        <w:r w:rsidRPr="009D05E4">
          <w:rPr>
            <w:lang w:val="es-ES"/>
            <w:rPrChange w:id="694" w:author="PHILIP ANTHONY MARTIN" w:date="2024-03-25T12:27:00Z">
              <w:rPr/>
            </w:rPrChange>
          </w:rPr>
          <w:t xml:space="preserve">, B., Manzoni, S., </w:t>
        </w:r>
        <w:proofErr w:type="spellStart"/>
        <w:r w:rsidRPr="009D05E4">
          <w:rPr>
            <w:lang w:val="es-ES"/>
            <w:rPrChange w:id="695" w:author="PHILIP ANTHONY MARTIN" w:date="2024-03-25T12:27:00Z">
              <w:rPr/>
            </w:rPrChange>
          </w:rPr>
          <w:t>Spake</w:t>
        </w:r>
        <w:proofErr w:type="spellEnd"/>
        <w:r w:rsidRPr="009D05E4">
          <w:rPr>
            <w:lang w:val="es-ES"/>
            <w:rPrChange w:id="696" w:author="PHILIP ANTHONY MARTIN" w:date="2024-03-25T12:27:00Z">
              <w:rPr/>
            </w:rPrChange>
          </w:rPr>
          <w:t xml:space="preserve">, R., Santonja, M., &amp; Curiel Yuste, J. (2021). </w:t>
        </w:r>
        <w:r>
          <w:t xml:space="preserve">Effects of natural disturbances on soil fauna in forests: a systematic map protocol. In </w:t>
        </w:r>
        <w:r w:rsidRPr="009D05E4">
          <w:rPr>
            <w:i/>
            <w:rPrChange w:id="697" w:author="PHILIP ANTHONY MARTIN" w:date="2024-03-25T12:27:00Z">
              <w:rPr/>
            </w:rPrChange>
          </w:rPr>
          <w:t>OSF</w:t>
        </w:r>
        <w:r>
          <w:t>. https://doi.org/10.17605/OSF.IO/YQU4W</w:t>
        </w:r>
      </w:ins>
    </w:p>
    <w:p w14:paraId="685CD9A5" w14:textId="77777777" w:rsidR="009D05E4" w:rsidRDefault="009D05E4" w:rsidP="002338B0">
      <w:pPr>
        <w:widowControl w:val="0"/>
        <w:pBdr>
          <w:top w:val="nil"/>
          <w:left w:val="nil"/>
          <w:bottom w:val="nil"/>
          <w:right w:val="nil"/>
          <w:between w:val="nil"/>
        </w:pBdr>
        <w:spacing w:line="480" w:lineRule="auto"/>
        <w:ind w:left="720" w:hanging="720"/>
        <w:rPr>
          <w:ins w:id="698" w:author="PHILIP ANTHONY MARTIN" w:date="2024-03-25T12:27:00Z"/>
        </w:rPr>
      </w:pPr>
      <w:ins w:id="699" w:author="PHILIP ANTHONY MARTIN" w:date="2024-03-25T12:27:00Z">
        <w:r>
          <w:t xml:space="preserve">Martin, P. A., Shackelford, G. E., Bullock, J. M., &amp; Sutherland, W. J. (2020). Management of UK priority invasive alien plants: a systematic review protocol. </w:t>
        </w:r>
        <w:r w:rsidRPr="009D05E4">
          <w:rPr>
            <w:i/>
            <w:rPrChange w:id="700" w:author="PHILIP ANTHONY MARTIN" w:date="2024-03-25T12:27:00Z">
              <w:rPr/>
            </w:rPrChange>
          </w:rPr>
          <w:t>Environmental Evidence</w:t>
        </w:r>
        <w:r>
          <w:t>. https://link.springer.com/article/10.1186/s13750-020-0186-y</w:t>
        </w:r>
      </w:ins>
    </w:p>
    <w:p w14:paraId="3FDAD000" w14:textId="77777777" w:rsidR="009D05E4" w:rsidRDefault="009D05E4" w:rsidP="002338B0">
      <w:pPr>
        <w:widowControl w:val="0"/>
        <w:pBdr>
          <w:top w:val="nil"/>
          <w:left w:val="nil"/>
          <w:bottom w:val="nil"/>
          <w:right w:val="nil"/>
          <w:between w:val="nil"/>
        </w:pBdr>
        <w:spacing w:line="480" w:lineRule="auto"/>
        <w:ind w:left="720" w:hanging="720"/>
        <w:rPr>
          <w:ins w:id="701" w:author="PHILIP ANTHONY MARTIN" w:date="2024-03-25T12:27:00Z"/>
        </w:rPr>
      </w:pPr>
      <w:ins w:id="702" w:author="PHILIP ANTHONY MARTIN" w:date="2024-03-25T12:27:00Z">
        <w:r>
          <w:t xml:space="preserve">Meehan, M. L., Barreto, C., Turnbull, M. S., Bradley, R. L., </w:t>
        </w:r>
        <w:proofErr w:type="spellStart"/>
        <w:r>
          <w:t>Bellenger</w:t>
        </w:r>
        <w:proofErr w:type="spellEnd"/>
        <w:r>
          <w:t xml:space="preserve">, J.-P., </w:t>
        </w:r>
        <w:proofErr w:type="spellStart"/>
        <w:r>
          <w:t>Darnajoux</w:t>
        </w:r>
        <w:proofErr w:type="spellEnd"/>
        <w:r>
          <w:t xml:space="preserve">, R., &amp; Lindo, Z. (2020). Response of soil fauna to simulated global change factors depends on ambient climate conditions. </w:t>
        </w:r>
        <w:proofErr w:type="spellStart"/>
        <w:r w:rsidRPr="009D05E4">
          <w:rPr>
            <w:i/>
            <w:rPrChange w:id="703" w:author="PHILIP ANTHONY MARTIN" w:date="2024-03-25T12:27:00Z">
              <w:rPr/>
            </w:rPrChange>
          </w:rPr>
          <w:t>Pedobiologia</w:t>
        </w:r>
        <w:proofErr w:type="spellEnd"/>
        <w:r>
          <w:t xml:space="preserve">, </w:t>
        </w:r>
        <w:r w:rsidRPr="009D05E4">
          <w:rPr>
            <w:i/>
            <w:rPrChange w:id="704" w:author="PHILIP ANTHONY MARTIN" w:date="2024-03-25T12:27:00Z">
              <w:rPr/>
            </w:rPrChange>
          </w:rPr>
          <w:t>83</w:t>
        </w:r>
        <w:r>
          <w:t>, 150672. https://doi.org/10.1016/j.pedobi.2020.150672</w:t>
        </w:r>
      </w:ins>
    </w:p>
    <w:p w14:paraId="63D65CFF" w14:textId="77777777" w:rsidR="009D05E4" w:rsidRDefault="009D05E4" w:rsidP="002338B0">
      <w:pPr>
        <w:widowControl w:val="0"/>
        <w:pBdr>
          <w:top w:val="nil"/>
          <w:left w:val="nil"/>
          <w:bottom w:val="nil"/>
          <w:right w:val="nil"/>
          <w:between w:val="nil"/>
        </w:pBdr>
        <w:spacing w:line="480" w:lineRule="auto"/>
        <w:ind w:left="720" w:hanging="720"/>
        <w:rPr>
          <w:ins w:id="705" w:author="PHILIP ANTHONY MARTIN" w:date="2024-03-25T12:27:00Z"/>
        </w:rPr>
      </w:pPr>
      <w:ins w:id="706" w:author="PHILIP ANTHONY MARTIN" w:date="2024-03-25T12:27:00Z">
        <w:r>
          <w:t xml:space="preserve">Nakagawa, S., &amp; </w:t>
        </w:r>
        <w:proofErr w:type="spellStart"/>
        <w:r>
          <w:t>Freckleton</w:t>
        </w:r>
        <w:proofErr w:type="spellEnd"/>
        <w:r>
          <w:t xml:space="preserve">, R. P. (2008). Missing inaction: the dangers of ignoring missing data. </w:t>
        </w:r>
        <w:r w:rsidRPr="009D05E4">
          <w:rPr>
            <w:i/>
            <w:rPrChange w:id="707" w:author="PHILIP ANTHONY MARTIN" w:date="2024-03-25T12:27:00Z">
              <w:rPr/>
            </w:rPrChange>
          </w:rPr>
          <w:t>Trends in Ecology &amp; Evolution</w:t>
        </w:r>
        <w:r>
          <w:t xml:space="preserve">, </w:t>
        </w:r>
        <w:r w:rsidRPr="009D05E4">
          <w:rPr>
            <w:i/>
            <w:rPrChange w:id="708" w:author="PHILIP ANTHONY MARTIN" w:date="2024-03-25T12:27:00Z">
              <w:rPr/>
            </w:rPrChange>
          </w:rPr>
          <w:t>23</w:t>
        </w:r>
        <w:r>
          <w:t>(11), 592–596. https://doi.org/10.1016/j.tree.2008.06.014</w:t>
        </w:r>
      </w:ins>
    </w:p>
    <w:p w14:paraId="63122631" w14:textId="77777777" w:rsidR="009D05E4" w:rsidRDefault="009D05E4" w:rsidP="002338B0">
      <w:pPr>
        <w:widowControl w:val="0"/>
        <w:pBdr>
          <w:top w:val="nil"/>
          <w:left w:val="nil"/>
          <w:bottom w:val="nil"/>
          <w:right w:val="nil"/>
          <w:between w:val="nil"/>
        </w:pBdr>
        <w:spacing w:line="480" w:lineRule="auto"/>
        <w:ind w:left="720" w:hanging="720"/>
        <w:rPr>
          <w:ins w:id="709" w:author="PHILIP ANTHONY MARTIN" w:date="2024-03-25T12:27:00Z"/>
        </w:rPr>
      </w:pPr>
      <w:ins w:id="710" w:author="PHILIP ANTHONY MARTIN" w:date="2024-03-25T12:27:00Z">
        <w:r>
          <w:lastRenderedPageBreak/>
          <w:t xml:space="preserve">Nakagawa, S., </w:t>
        </w:r>
        <w:proofErr w:type="spellStart"/>
        <w:r>
          <w:t>Lagisz</w:t>
        </w:r>
        <w:proofErr w:type="spellEnd"/>
        <w:r>
          <w:t xml:space="preserve">, M., </w:t>
        </w:r>
        <w:proofErr w:type="spellStart"/>
        <w:r>
          <w:t>Jennions</w:t>
        </w:r>
        <w:proofErr w:type="spellEnd"/>
        <w:r>
          <w:t xml:space="preserve">, M. D., </w:t>
        </w:r>
        <w:proofErr w:type="spellStart"/>
        <w:r>
          <w:t>Koricheva</w:t>
        </w:r>
        <w:proofErr w:type="spellEnd"/>
        <w:r>
          <w:t>, J., Noble, D. W. A., Parker, T. H., Sánchez-</w:t>
        </w:r>
        <w:proofErr w:type="spellStart"/>
        <w:r>
          <w:t>Tójar</w:t>
        </w:r>
        <w:proofErr w:type="spellEnd"/>
        <w:r>
          <w:t>, A., Yang, Y., &amp; O’Dea, R. E. (2021). Methods for testing publication bias in ecological and evolutionary meta</w:t>
        </w:r>
        <w:r>
          <w:rPr>
            <w:rFonts w:ascii="Cambria Math" w:hAnsi="Cambria Math" w:cs="Cambria Math"/>
          </w:rPr>
          <w:t>‐</w:t>
        </w:r>
        <w:r>
          <w:t xml:space="preserve">analyses. </w:t>
        </w:r>
        <w:r w:rsidRPr="009D05E4">
          <w:rPr>
            <w:i/>
            <w:rPrChange w:id="711" w:author="PHILIP ANTHONY MARTIN" w:date="2024-03-25T12:27:00Z">
              <w:rPr/>
            </w:rPrChange>
          </w:rPr>
          <w:t>Methods in Ecology and Evolution / British Ecological Society</w:t>
        </w:r>
        <w:r>
          <w:t>. https://doi.org/10.1111/2041-210x.13724</w:t>
        </w:r>
      </w:ins>
    </w:p>
    <w:p w14:paraId="211BDD31" w14:textId="77777777" w:rsidR="009D05E4" w:rsidRDefault="009D05E4" w:rsidP="002338B0">
      <w:pPr>
        <w:widowControl w:val="0"/>
        <w:pBdr>
          <w:top w:val="nil"/>
          <w:left w:val="nil"/>
          <w:bottom w:val="nil"/>
          <w:right w:val="nil"/>
          <w:between w:val="nil"/>
        </w:pBdr>
        <w:spacing w:line="480" w:lineRule="auto"/>
        <w:ind w:left="720" w:hanging="720"/>
        <w:rPr>
          <w:ins w:id="712" w:author="PHILIP ANTHONY MARTIN" w:date="2024-03-25T12:27:00Z"/>
        </w:rPr>
      </w:pPr>
      <w:ins w:id="713" w:author="PHILIP ANTHONY MARTIN" w:date="2024-03-25T12:27:00Z">
        <w:r>
          <w:t xml:space="preserve">Nakagawa, S., Noble, D., </w:t>
        </w:r>
        <w:proofErr w:type="spellStart"/>
        <w:r>
          <w:t>Lagisz</w:t>
        </w:r>
        <w:proofErr w:type="spellEnd"/>
        <w:r>
          <w:t xml:space="preserve">, M., </w:t>
        </w:r>
        <w:proofErr w:type="spellStart"/>
        <w:r>
          <w:t>Spake</w:t>
        </w:r>
        <w:proofErr w:type="spellEnd"/>
        <w:r>
          <w:t xml:space="preserve">, R., </w:t>
        </w:r>
        <w:proofErr w:type="spellStart"/>
        <w:r>
          <w:t>Viechtbauer</w:t>
        </w:r>
        <w:proofErr w:type="spellEnd"/>
        <w:r>
          <w:t xml:space="preserve">, W., &amp; Senior, A. M. (2022). </w:t>
        </w:r>
        <w:r w:rsidRPr="009D05E4">
          <w:rPr>
            <w:i/>
            <w:rPrChange w:id="714" w:author="PHILIP ANTHONY MARTIN" w:date="2024-03-25T12:27:00Z">
              <w:rPr/>
            </w:rPrChange>
          </w:rPr>
          <w:t>A robust and readily implementable method for the meta-analysis of response ratios with and without missing standard deviations</w:t>
        </w:r>
        <w:r>
          <w:t>. Open Science Framework. https://doi.org/10.17605/OSF.IO/H9X6W</w:t>
        </w:r>
      </w:ins>
    </w:p>
    <w:p w14:paraId="7A43E71E" w14:textId="77777777" w:rsidR="009D05E4" w:rsidRDefault="009D05E4" w:rsidP="002338B0">
      <w:pPr>
        <w:widowControl w:val="0"/>
        <w:pBdr>
          <w:top w:val="nil"/>
          <w:left w:val="nil"/>
          <w:bottom w:val="nil"/>
          <w:right w:val="nil"/>
          <w:between w:val="nil"/>
        </w:pBdr>
        <w:spacing w:line="480" w:lineRule="auto"/>
        <w:ind w:left="720" w:hanging="720"/>
        <w:rPr>
          <w:ins w:id="715" w:author="PHILIP ANTHONY MARTIN" w:date="2024-03-25T12:27:00Z"/>
        </w:rPr>
      </w:pPr>
      <w:ins w:id="716" w:author="PHILIP ANTHONY MARTIN" w:date="2024-03-25T12:27:00Z">
        <w:r>
          <w:t xml:space="preserve">Nakagawa, S., Yang, Y., Macartney, E. L., </w:t>
        </w:r>
        <w:proofErr w:type="spellStart"/>
        <w:r>
          <w:t>Spake</w:t>
        </w:r>
        <w:proofErr w:type="spellEnd"/>
        <w:r>
          <w:t xml:space="preserve">, R., &amp; </w:t>
        </w:r>
        <w:proofErr w:type="spellStart"/>
        <w:r>
          <w:t>Lagisz</w:t>
        </w:r>
        <w:proofErr w:type="spellEnd"/>
        <w:r>
          <w:t xml:space="preserve">, M. (2023). Quantitative evidence synthesis: a practical guide on meta-analysis, meta-regression, and publication bias tests for environmental sciences. </w:t>
        </w:r>
        <w:r w:rsidRPr="009D05E4">
          <w:rPr>
            <w:i/>
            <w:rPrChange w:id="717" w:author="PHILIP ANTHONY MARTIN" w:date="2024-03-25T12:27:00Z">
              <w:rPr/>
            </w:rPrChange>
          </w:rPr>
          <w:t>Environmental Evidence</w:t>
        </w:r>
        <w:r>
          <w:t xml:space="preserve">, </w:t>
        </w:r>
        <w:r w:rsidRPr="009D05E4">
          <w:rPr>
            <w:i/>
            <w:rPrChange w:id="718" w:author="PHILIP ANTHONY MARTIN" w:date="2024-03-25T12:27:00Z">
              <w:rPr/>
            </w:rPrChange>
          </w:rPr>
          <w:t>12</w:t>
        </w:r>
        <w:r>
          <w:t>(1), 1–19. https://doi.org/10.1186/s13750-023-00301-6</w:t>
        </w:r>
      </w:ins>
    </w:p>
    <w:p w14:paraId="77B8EE62" w14:textId="77777777" w:rsidR="009D05E4" w:rsidRDefault="009D05E4" w:rsidP="002338B0">
      <w:pPr>
        <w:widowControl w:val="0"/>
        <w:pBdr>
          <w:top w:val="nil"/>
          <w:left w:val="nil"/>
          <w:bottom w:val="nil"/>
          <w:right w:val="nil"/>
          <w:between w:val="nil"/>
        </w:pBdr>
        <w:spacing w:line="480" w:lineRule="auto"/>
        <w:ind w:left="720" w:hanging="720"/>
        <w:rPr>
          <w:ins w:id="719" w:author="PHILIP ANTHONY MARTIN" w:date="2024-03-25T12:27:00Z"/>
        </w:rPr>
      </w:pPr>
      <w:ins w:id="720" w:author="PHILIP ANTHONY MARTIN" w:date="2024-03-25T12:27:00Z">
        <w:r>
          <w:t xml:space="preserve">Nielsen, U. N. (Ed.). (2019). Soil Fauna Assemblages: Global to Local Scales. In </w:t>
        </w:r>
        <w:r w:rsidRPr="009D05E4">
          <w:rPr>
            <w:i/>
            <w:rPrChange w:id="721" w:author="PHILIP ANTHONY MARTIN" w:date="2024-03-25T12:27:00Z">
              <w:rPr/>
            </w:rPrChange>
          </w:rPr>
          <w:t>Soil Fauna Assemblages: Global to Local Scales</w:t>
        </w:r>
        <w:r>
          <w:t xml:space="preserve"> (pp. v–v). Cambridge University Press. https://www.cambridge.org/core/books/soil-fauna-assemblages/soil-fauna-assemblages/78C28F6983A0011E36D74EB272EC143E</w:t>
        </w:r>
      </w:ins>
    </w:p>
    <w:p w14:paraId="299EA746" w14:textId="77777777" w:rsidR="009D05E4" w:rsidRDefault="009D05E4" w:rsidP="002338B0">
      <w:pPr>
        <w:widowControl w:val="0"/>
        <w:pBdr>
          <w:top w:val="nil"/>
          <w:left w:val="nil"/>
          <w:bottom w:val="nil"/>
          <w:right w:val="nil"/>
          <w:between w:val="nil"/>
        </w:pBdr>
        <w:spacing w:line="480" w:lineRule="auto"/>
        <w:ind w:left="720" w:hanging="720"/>
        <w:rPr>
          <w:ins w:id="722" w:author="PHILIP ANTHONY MARTIN" w:date="2024-03-25T12:27:00Z"/>
        </w:rPr>
      </w:pPr>
      <w:ins w:id="723" w:author="PHILIP ANTHONY MARTIN" w:date="2024-03-25T12:27:00Z">
        <w:r>
          <w:t xml:space="preserve">Nielsen, U. N., &amp; Ball, B. A. (2015). Impacts of altered precipitation regimes on soil communities and biogeochemistry in arid and semi-arid ecosystems. </w:t>
        </w:r>
        <w:r w:rsidRPr="009D05E4">
          <w:rPr>
            <w:i/>
            <w:rPrChange w:id="724" w:author="PHILIP ANTHONY MARTIN" w:date="2024-03-25T12:27:00Z">
              <w:rPr/>
            </w:rPrChange>
          </w:rPr>
          <w:t>Global Change Biology</w:t>
        </w:r>
        <w:r>
          <w:t xml:space="preserve">, </w:t>
        </w:r>
        <w:r w:rsidRPr="009D05E4">
          <w:rPr>
            <w:i/>
            <w:rPrChange w:id="725" w:author="PHILIP ANTHONY MARTIN" w:date="2024-03-25T12:27:00Z">
              <w:rPr/>
            </w:rPrChange>
          </w:rPr>
          <w:t>21</w:t>
        </w:r>
        <w:r>
          <w:t>(4), 1407–1421. https://doi.org/10.1111/gcb.12789</w:t>
        </w:r>
      </w:ins>
    </w:p>
    <w:p w14:paraId="5F0E59D8" w14:textId="77777777" w:rsidR="009D05E4" w:rsidRDefault="009D05E4" w:rsidP="002338B0">
      <w:pPr>
        <w:widowControl w:val="0"/>
        <w:pBdr>
          <w:top w:val="nil"/>
          <w:left w:val="nil"/>
          <w:bottom w:val="nil"/>
          <w:right w:val="nil"/>
          <w:between w:val="nil"/>
        </w:pBdr>
        <w:spacing w:line="480" w:lineRule="auto"/>
        <w:ind w:left="720" w:hanging="720"/>
        <w:rPr>
          <w:ins w:id="726" w:author="PHILIP ANTHONY MARTIN" w:date="2024-03-25T12:27:00Z"/>
        </w:rPr>
      </w:pPr>
      <w:ins w:id="727" w:author="PHILIP ANTHONY MARTIN" w:date="2024-03-25T12:27:00Z">
        <w:r>
          <w:t xml:space="preserve">Nielsen, U. N., Wall, D. H., &amp; Six, J. (2015). Soil Biodiversity and the Environment. </w:t>
        </w:r>
        <w:r w:rsidRPr="009D05E4">
          <w:rPr>
            <w:i/>
            <w:rPrChange w:id="728" w:author="PHILIP ANTHONY MARTIN" w:date="2024-03-25T12:27:00Z">
              <w:rPr/>
            </w:rPrChange>
          </w:rPr>
          <w:t>Annual Review of Environment and Resources</w:t>
        </w:r>
        <w:r>
          <w:t xml:space="preserve">, </w:t>
        </w:r>
        <w:r w:rsidRPr="009D05E4">
          <w:rPr>
            <w:i/>
            <w:rPrChange w:id="729" w:author="PHILIP ANTHONY MARTIN" w:date="2024-03-25T12:27:00Z">
              <w:rPr/>
            </w:rPrChange>
          </w:rPr>
          <w:t>40</w:t>
        </w:r>
        <w:r>
          <w:t>(1), 63–90. https://doi.org/10.1146/annurev-environ-102014-021257</w:t>
        </w:r>
      </w:ins>
    </w:p>
    <w:p w14:paraId="29F6E0D8" w14:textId="77777777" w:rsidR="009D05E4" w:rsidRDefault="009D05E4" w:rsidP="002338B0">
      <w:pPr>
        <w:widowControl w:val="0"/>
        <w:pBdr>
          <w:top w:val="nil"/>
          <w:left w:val="nil"/>
          <w:bottom w:val="nil"/>
          <w:right w:val="nil"/>
          <w:between w:val="nil"/>
        </w:pBdr>
        <w:spacing w:line="480" w:lineRule="auto"/>
        <w:ind w:left="720" w:hanging="720"/>
        <w:rPr>
          <w:ins w:id="730" w:author="PHILIP ANTHONY MARTIN" w:date="2024-03-25T12:27:00Z"/>
        </w:rPr>
      </w:pPr>
      <w:proofErr w:type="spellStart"/>
      <w:ins w:id="731" w:author="PHILIP ANTHONY MARTIN" w:date="2024-03-25T12:27:00Z">
        <w:r w:rsidRPr="009D05E4">
          <w:rPr>
            <w:lang w:val="es-ES"/>
            <w:rPrChange w:id="732" w:author="PHILIP ANTHONY MARTIN" w:date="2024-03-25T12:27:00Z">
              <w:rPr/>
            </w:rPrChange>
          </w:rPr>
          <w:t>Peng</w:t>
        </w:r>
        <w:proofErr w:type="spellEnd"/>
        <w:r w:rsidRPr="009D05E4">
          <w:rPr>
            <w:lang w:val="es-ES"/>
            <w:rPrChange w:id="733" w:author="PHILIP ANTHONY MARTIN" w:date="2024-03-25T12:27:00Z">
              <w:rPr/>
            </w:rPrChange>
          </w:rPr>
          <w:t xml:space="preserve">, Y., Peñuelas, J., </w:t>
        </w:r>
        <w:proofErr w:type="spellStart"/>
        <w:r w:rsidRPr="009D05E4">
          <w:rPr>
            <w:lang w:val="es-ES"/>
            <w:rPrChange w:id="734" w:author="PHILIP ANTHONY MARTIN" w:date="2024-03-25T12:27:00Z">
              <w:rPr/>
            </w:rPrChange>
          </w:rPr>
          <w:t>Vesterdal</w:t>
        </w:r>
        <w:proofErr w:type="spellEnd"/>
        <w:r w:rsidRPr="009D05E4">
          <w:rPr>
            <w:lang w:val="es-ES"/>
            <w:rPrChange w:id="735" w:author="PHILIP ANTHONY MARTIN" w:date="2024-03-25T12:27:00Z">
              <w:rPr/>
            </w:rPrChange>
          </w:rPr>
          <w:t xml:space="preserve">, L., </w:t>
        </w:r>
        <w:proofErr w:type="spellStart"/>
        <w:r w:rsidRPr="009D05E4">
          <w:rPr>
            <w:lang w:val="es-ES"/>
            <w:rPrChange w:id="736" w:author="PHILIP ANTHONY MARTIN" w:date="2024-03-25T12:27:00Z">
              <w:rPr/>
            </w:rPrChange>
          </w:rPr>
          <w:t>Yue</w:t>
        </w:r>
        <w:proofErr w:type="spellEnd"/>
        <w:r w:rsidRPr="009D05E4">
          <w:rPr>
            <w:lang w:val="es-ES"/>
            <w:rPrChange w:id="737" w:author="PHILIP ANTHONY MARTIN" w:date="2024-03-25T12:27:00Z">
              <w:rPr/>
            </w:rPrChange>
          </w:rPr>
          <w:t xml:space="preserve">, K., Peguero, G., </w:t>
        </w:r>
        <w:proofErr w:type="spellStart"/>
        <w:r w:rsidRPr="009D05E4">
          <w:rPr>
            <w:lang w:val="es-ES"/>
            <w:rPrChange w:id="738" w:author="PHILIP ANTHONY MARTIN" w:date="2024-03-25T12:27:00Z">
              <w:rPr/>
            </w:rPrChange>
          </w:rPr>
          <w:t>Fornara</w:t>
        </w:r>
        <w:proofErr w:type="spellEnd"/>
        <w:r w:rsidRPr="009D05E4">
          <w:rPr>
            <w:lang w:val="es-ES"/>
            <w:rPrChange w:id="739" w:author="PHILIP ANTHONY MARTIN" w:date="2024-03-25T12:27:00Z">
              <w:rPr/>
            </w:rPrChange>
          </w:rPr>
          <w:t xml:space="preserve">, D. A., </w:t>
        </w:r>
        <w:proofErr w:type="spellStart"/>
        <w:r w:rsidRPr="009D05E4">
          <w:rPr>
            <w:lang w:val="es-ES"/>
            <w:rPrChange w:id="740" w:author="PHILIP ANTHONY MARTIN" w:date="2024-03-25T12:27:00Z">
              <w:rPr/>
            </w:rPrChange>
          </w:rPr>
          <w:t>Heděnec</w:t>
        </w:r>
        <w:proofErr w:type="spellEnd"/>
        <w:r w:rsidRPr="009D05E4">
          <w:rPr>
            <w:lang w:val="es-ES"/>
            <w:rPrChange w:id="741" w:author="PHILIP ANTHONY MARTIN" w:date="2024-03-25T12:27:00Z">
              <w:rPr/>
            </w:rPrChange>
          </w:rPr>
          <w:t xml:space="preserve">, P., </w:t>
        </w:r>
        <w:proofErr w:type="spellStart"/>
        <w:r w:rsidRPr="009D05E4">
          <w:rPr>
            <w:lang w:val="es-ES"/>
            <w:rPrChange w:id="742" w:author="PHILIP ANTHONY MARTIN" w:date="2024-03-25T12:27:00Z">
              <w:rPr/>
            </w:rPrChange>
          </w:rPr>
          <w:t>Steffens</w:t>
        </w:r>
        <w:proofErr w:type="spellEnd"/>
        <w:r w:rsidRPr="009D05E4">
          <w:rPr>
            <w:lang w:val="es-ES"/>
            <w:rPrChange w:id="743" w:author="PHILIP ANTHONY MARTIN" w:date="2024-03-25T12:27:00Z">
              <w:rPr/>
            </w:rPrChange>
          </w:rPr>
          <w:t xml:space="preserve">, C., &amp; Wu, F. (2022). </w:t>
        </w:r>
        <w:r>
          <w:t xml:space="preserve">Responses of soil fauna communities to the individual and combined effects of multiple global change factors. </w:t>
        </w:r>
        <w:r w:rsidRPr="009D05E4">
          <w:rPr>
            <w:i/>
            <w:rPrChange w:id="744" w:author="PHILIP ANTHONY MARTIN" w:date="2024-03-25T12:27:00Z">
              <w:rPr/>
            </w:rPrChange>
          </w:rPr>
          <w:t>Ecology Letters</w:t>
        </w:r>
        <w:r>
          <w:t xml:space="preserve">, </w:t>
        </w:r>
        <w:r w:rsidRPr="009D05E4">
          <w:rPr>
            <w:i/>
            <w:rPrChange w:id="745" w:author="PHILIP ANTHONY MARTIN" w:date="2024-03-25T12:27:00Z">
              <w:rPr/>
            </w:rPrChange>
          </w:rPr>
          <w:t>25</w:t>
        </w:r>
        <w:r>
          <w:t>(9), 1961–1973. https://doi.org/10.1111/ele.14068</w:t>
        </w:r>
      </w:ins>
    </w:p>
    <w:p w14:paraId="3B24F30B" w14:textId="77777777" w:rsidR="009D05E4" w:rsidRDefault="009D05E4" w:rsidP="002338B0">
      <w:pPr>
        <w:widowControl w:val="0"/>
        <w:pBdr>
          <w:top w:val="nil"/>
          <w:left w:val="nil"/>
          <w:bottom w:val="nil"/>
          <w:right w:val="nil"/>
          <w:between w:val="nil"/>
        </w:pBdr>
        <w:spacing w:line="480" w:lineRule="auto"/>
        <w:ind w:left="720" w:hanging="720"/>
        <w:rPr>
          <w:ins w:id="746" w:author="PHILIP ANTHONY MARTIN" w:date="2024-03-25T12:27:00Z"/>
        </w:rPr>
      </w:pPr>
      <w:ins w:id="747" w:author="PHILIP ANTHONY MARTIN" w:date="2024-03-25T12:27:00Z">
        <w:r>
          <w:t xml:space="preserve">Phillips, H., Cameron, E. K., Eisenhauer, N., Burton, V., </w:t>
        </w:r>
        <w:proofErr w:type="spellStart"/>
        <w:r>
          <w:t>Ferlian</w:t>
        </w:r>
        <w:proofErr w:type="spellEnd"/>
        <w:r>
          <w:t xml:space="preserve">, O., </w:t>
        </w:r>
        <w:proofErr w:type="spellStart"/>
        <w:r>
          <w:t>Jin</w:t>
        </w:r>
        <w:proofErr w:type="spellEnd"/>
        <w:r>
          <w:t xml:space="preserve">, Y., </w:t>
        </w:r>
        <w:proofErr w:type="spellStart"/>
        <w:r>
          <w:t>Kanabar</w:t>
        </w:r>
        <w:proofErr w:type="spellEnd"/>
        <w:r>
          <w:t xml:space="preserve">, S., </w:t>
        </w:r>
        <w:proofErr w:type="spellStart"/>
        <w:r>
          <w:t>Malladi</w:t>
        </w:r>
        <w:proofErr w:type="spellEnd"/>
        <w:r>
          <w:t xml:space="preserve">, S., Murphy, R., Peter, A., Petrocelli, I., </w:t>
        </w:r>
        <w:proofErr w:type="spellStart"/>
        <w:r>
          <w:t>Ristok</w:t>
        </w:r>
        <w:proofErr w:type="spellEnd"/>
        <w:r>
          <w:t xml:space="preserve">, C., Tyndall, K., van der </w:t>
        </w:r>
        <w:proofErr w:type="spellStart"/>
        <w:r>
          <w:lastRenderedPageBreak/>
          <w:t>Putten</w:t>
        </w:r>
        <w:proofErr w:type="spellEnd"/>
        <w:r>
          <w:t xml:space="preserve">, W., &amp; </w:t>
        </w:r>
        <w:proofErr w:type="spellStart"/>
        <w:r>
          <w:t>Beaumelle</w:t>
        </w:r>
        <w:proofErr w:type="spellEnd"/>
        <w:r>
          <w:t xml:space="preserve">, L. (2023). Global change and their environmental stressors have a significant impact on soil biodiversity -- a meta-analysis. </w:t>
        </w:r>
        <w:proofErr w:type="spellStart"/>
        <w:r w:rsidRPr="009D05E4">
          <w:rPr>
            <w:i/>
            <w:rPrChange w:id="748" w:author="PHILIP ANTHONY MARTIN" w:date="2024-03-25T12:27:00Z">
              <w:rPr/>
            </w:rPrChange>
          </w:rPr>
          <w:t>Authorea</w:t>
        </w:r>
        <w:proofErr w:type="spellEnd"/>
        <w:r w:rsidRPr="009D05E4">
          <w:rPr>
            <w:i/>
            <w:rPrChange w:id="749" w:author="PHILIP ANTHONY MARTIN" w:date="2024-03-25T12:27:00Z">
              <w:rPr/>
            </w:rPrChange>
          </w:rPr>
          <w:t xml:space="preserve"> Preprints</w:t>
        </w:r>
        <w:r>
          <w:t>. https://doi.org/10.22541/au.167655684.49855023/v1</w:t>
        </w:r>
      </w:ins>
    </w:p>
    <w:p w14:paraId="67428F5B" w14:textId="77777777" w:rsidR="009D05E4" w:rsidRDefault="009D05E4" w:rsidP="002338B0">
      <w:pPr>
        <w:widowControl w:val="0"/>
        <w:pBdr>
          <w:top w:val="nil"/>
          <w:left w:val="nil"/>
          <w:bottom w:val="nil"/>
          <w:right w:val="nil"/>
          <w:between w:val="nil"/>
        </w:pBdr>
        <w:spacing w:line="480" w:lineRule="auto"/>
        <w:ind w:left="720" w:hanging="720"/>
        <w:rPr>
          <w:ins w:id="750" w:author="PHILIP ANTHONY MARTIN" w:date="2024-03-25T12:27:00Z"/>
        </w:rPr>
      </w:pPr>
      <w:ins w:id="751" w:author="PHILIP ANTHONY MARTIN" w:date="2024-03-25T12:27:00Z">
        <w:r>
          <w:t xml:space="preserve">Pick, J. L., Nakagawa, S., &amp; Noble, D. W. A. (2018). Reproducible, flexible and high-throughput data extraction from primary literature: The </w:t>
        </w:r>
        <w:proofErr w:type="spellStart"/>
        <w:r>
          <w:t>metaDigitise</w:t>
        </w:r>
        <w:proofErr w:type="spellEnd"/>
        <w:r>
          <w:t xml:space="preserve"> R package. In </w:t>
        </w:r>
        <w:proofErr w:type="spellStart"/>
        <w:r w:rsidRPr="009D05E4">
          <w:rPr>
            <w:i/>
            <w:rPrChange w:id="752" w:author="PHILIP ANTHONY MARTIN" w:date="2024-03-25T12:27:00Z">
              <w:rPr/>
            </w:rPrChange>
          </w:rPr>
          <w:t>bioRxiv</w:t>
        </w:r>
        <w:proofErr w:type="spellEnd"/>
        <w:r>
          <w:t xml:space="preserve"> (p. 247775). https://doi.org/10.1101/247775</w:t>
        </w:r>
      </w:ins>
    </w:p>
    <w:p w14:paraId="71B38DA2" w14:textId="77777777" w:rsidR="009D05E4" w:rsidRDefault="009D05E4" w:rsidP="002338B0">
      <w:pPr>
        <w:widowControl w:val="0"/>
        <w:pBdr>
          <w:top w:val="nil"/>
          <w:left w:val="nil"/>
          <w:bottom w:val="nil"/>
          <w:right w:val="nil"/>
          <w:between w:val="nil"/>
        </w:pBdr>
        <w:spacing w:line="480" w:lineRule="auto"/>
        <w:ind w:left="720" w:hanging="720"/>
        <w:rPr>
          <w:ins w:id="753" w:author="PHILIP ANTHONY MARTIN" w:date="2024-03-25T12:27:00Z"/>
        </w:rPr>
      </w:pPr>
      <w:proofErr w:type="spellStart"/>
      <w:ins w:id="754" w:author="PHILIP ANTHONY MARTIN" w:date="2024-03-25T12:27:00Z">
        <w:r>
          <w:t>Potapov</w:t>
        </w:r>
        <w:proofErr w:type="spellEnd"/>
        <w:r>
          <w:t xml:space="preserve">, A. M., Beaulieu, F., </w:t>
        </w:r>
        <w:proofErr w:type="spellStart"/>
        <w:r>
          <w:t>Birkhofer</w:t>
        </w:r>
        <w:proofErr w:type="spellEnd"/>
        <w:r>
          <w:t xml:space="preserve">, K., Bluhm, S. L., </w:t>
        </w:r>
        <w:proofErr w:type="spellStart"/>
        <w:r>
          <w:t>Degtyarev</w:t>
        </w:r>
        <w:proofErr w:type="spellEnd"/>
        <w:r>
          <w:t xml:space="preserve">, M. I., </w:t>
        </w:r>
        <w:proofErr w:type="spellStart"/>
        <w:r>
          <w:t>Devetter</w:t>
        </w:r>
        <w:proofErr w:type="spellEnd"/>
        <w:r>
          <w:t xml:space="preserve">, M., </w:t>
        </w:r>
        <w:proofErr w:type="spellStart"/>
        <w:r>
          <w:t>Goncharov</w:t>
        </w:r>
        <w:proofErr w:type="spellEnd"/>
        <w:r>
          <w:t xml:space="preserve">, A. A., </w:t>
        </w:r>
        <w:proofErr w:type="spellStart"/>
        <w:r>
          <w:t>Gongalsky</w:t>
        </w:r>
        <w:proofErr w:type="spellEnd"/>
        <w:r>
          <w:t xml:space="preserve">, K. B., </w:t>
        </w:r>
        <w:proofErr w:type="spellStart"/>
        <w:r>
          <w:t>Klarner</w:t>
        </w:r>
        <w:proofErr w:type="spellEnd"/>
        <w:r>
          <w:t xml:space="preserve">, B., </w:t>
        </w:r>
        <w:proofErr w:type="spellStart"/>
        <w:r>
          <w:t>Korobushkin</w:t>
        </w:r>
        <w:proofErr w:type="spellEnd"/>
        <w:r>
          <w:t xml:space="preserve">, D. I., </w:t>
        </w:r>
        <w:proofErr w:type="spellStart"/>
        <w:r>
          <w:t>Liebke</w:t>
        </w:r>
        <w:proofErr w:type="spellEnd"/>
        <w:r>
          <w:t xml:space="preserve">, D. F., </w:t>
        </w:r>
        <w:proofErr w:type="spellStart"/>
        <w:r>
          <w:t>Maraun</w:t>
        </w:r>
        <w:proofErr w:type="spellEnd"/>
        <w:r>
          <w:t xml:space="preserve">, M., Mc Donnell, R. J., </w:t>
        </w:r>
        <w:proofErr w:type="spellStart"/>
        <w:r>
          <w:t>Pollierer</w:t>
        </w:r>
        <w:proofErr w:type="spellEnd"/>
        <w:r>
          <w:t xml:space="preserve">, M. M., Schaefer, I., </w:t>
        </w:r>
        <w:proofErr w:type="spellStart"/>
        <w:r>
          <w:t>Shrubovych</w:t>
        </w:r>
        <w:proofErr w:type="spellEnd"/>
        <w:r>
          <w:t xml:space="preserve">, J., </w:t>
        </w:r>
        <w:proofErr w:type="spellStart"/>
        <w:r>
          <w:t>Semenyuk</w:t>
        </w:r>
        <w:proofErr w:type="spellEnd"/>
        <w:r>
          <w:t xml:space="preserve">, I. I., </w:t>
        </w:r>
        <w:proofErr w:type="spellStart"/>
        <w:r>
          <w:t>Sendra</w:t>
        </w:r>
        <w:proofErr w:type="spellEnd"/>
        <w:r>
          <w:t xml:space="preserve">, A., </w:t>
        </w:r>
        <w:proofErr w:type="spellStart"/>
        <w:r>
          <w:t>Tuma</w:t>
        </w:r>
        <w:proofErr w:type="spellEnd"/>
        <w:r>
          <w:t xml:space="preserve">, J., … Scheu, S. (2022). Feeding habits and multifunctional classification of soil-associated consumers from protists to vertebrates. </w:t>
        </w:r>
        <w:r w:rsidRPr="009D05E4">
          <w:rPr>
            <w:i/>
            <w:rPrChange w:id="755" w:author="PHILIP ANTHONY MARTIN" w:date="2024-03-25T12:27:00Z">
              <w:rPr/>
            </w:rPrChange>
          </w:rPr>
          <w:t>Biological Reviews of the Cambridge Philosophical Society</w:t>
        </w:r>
        <w:r>
          <w:t>. https://doi.org/10.1111/brv.12832</w:t>
        </w:r>
      </w:ins>
    </w:p>
    <w:p w14:paraId="4278E75C" w14:textId="77777777" w:rsidR="009D05E4" w:rsidRDefault="009D05E4" w:rsidP="002338B0">
      <w:pPr>
        <w:widowControl w:val="0"/>
        <w:pBdr>
          <w:top w:val="nil"/>
          <w:left w:val="nil"/>
          <w:bottom w:val="nil"/>
          <w:right w:val="nil"/>
          <w:between w:val="nil"/>
        </w:pBdr>
        <w:spacing w:line="480" w:lineRule="auto"/>
        <w:ind w:left="720" w:hanging="720"/>
        <w:rPr>
          <w:ins w:id="756" w:author="PHILIP ANTHONY MARTIN" w:date="2024-03-25T12:27:00Z"/>
        </w:rPr>
      </w:pPr>
      <w:ins w:id="757" w:author="PHILIP ANTHONY MARTIN" w:date="2024-03-25T12:27:00Z">
        <w:r>
          <w:t xml:space="preserve">Pressler, Y., Moore, J. C., &amp; </w:t>
        </w:r>
        <w:proofErr w:type="spellStart"/>
        <w:r>
          <w:t>Cotrufo</w:t>
        </w:r>
        <w:proofErr w:type="spellEnd"/>
        <w:r>
          <w:t xml:space="preserve">, M. F. (2019). Belowground community responses to fire: meta-analysis reveals contrasting responses of soil microorganisms and mesofauna. </w:t>
        </w:r>
        <w:proofErr w:type="gramStart"/>
        <w:r w:rsidRPr="009D05E4">
          <w:rPr>
            <w:i/>
            <w:rPrChange w:id="758" w:author="PHILIP ANTHONY MARTIN" w:date="2024-03-25T12:27:00Z">
              <w:rPr/>
            </w:rPrChange>
          </w:rPr>
          <w:t xml:space="preserve">Oikos </w:t>
        </w:r>
        <w:r>
          <w:t>,</w:t>
        </w:r>
        <w:proofErr w:type="gramEnd"/>
        <w:r>
          <w:t xml:space="preserve"> </w:t>
        </w:r>
        <w:r w:rsidRPr="009D05E4">
          <w:rPr>
            <w:i/>
            <w:rPrChange w:id="759" w:author="PHILIP ANTHONY MARTIN" w:date="2024-03-25T12:27:00Z">
              <w:rPr/>
            </w:rPrChange>
          </w:rPr>
          <w:t>128</w:t>
        </w:r>
        <w:r>
          <w:t>(3), 309–327. https://doi.org/10.1111/oik.05738</w:t>
        </w:r>
      </w:ins>
    </w:p>
    <w:p w14:paraId="63FA1EED" w14:textId="77777777" w:rsidR="009D05E4" w:rsidRDefault="009D05E4" w:rsidP="002338B0">
      <w:pPr>
        <w:widowControl w:val="0"/>
        <w:pBdr>
          <w:top w:val="nil"/>
          <w:left w:val="nil"/>
          <w:bottom w:val="nil"/>
          <w:right w:val="nil"/>
          <w:between w:val="nil"/>
        </w:pBdr>
        <w:spacing w:line="480" w:lineRule="auto"/>
        <w:ind w:left="720" w:hanging="720"/>
        <w:rPr>
          <w:ins w:id="760" w:author="PHILIP ANTHONY MARTIN" w:date="2024-03-25T12:27:00Z"/>
        </w:rPr>
      </w:pPr>
      <w:ins w:id="761" w:author="PHILIP ANTHONY MARTIN" w:date="2024-03-25T12:27:00Z">
        <w:r>
          <w:t xml:space="preserve">Pullin, A. S., Cheng, S. H., Jackson, J. D., Eales, J., </w:t>
        </w:r>
        <w:proofErr w:type="spellStart"/>
        <w:r>
          <w:t>Envall</w:t>
        </w:r>
        <w:proofErr w:type="spellEnd"/>
        <w:r>
          <w:t xml:space="preserve">, I., </w:t>
        </w:r>
        <w:proofErr w:type="spellStart"/>
        <w:r>
          <w:t>Fada</w:t>
        </w:r>
        <w:proofErr w:type="spellEnd"/>
        <w:r>
          <w:t xml:space="preserve">, S. J., Frampton, G. K., Harper, M., </w:t>
        </w:r>
        <w:proofErr w:type="spellStart"/>
        <w:r>
          <w:t>Kadykalo</w:t>
        </w:r>
        <w:proofErr w:type="spellEnd"/>
        <w:r>
          <w:t xml:space="preserve">, A. N., Kohl, C., Konno, K., </w:t>
        </w:r>
        <w:proofErr w:type="spellStart"/>
        <w:r>
          <w:t>Livoreil</w:t>
        </w:r>
        <w:proofErr w:type="spellEnd"/>
        <w:r>
          <w:t xml:space="preserve">, B., </w:t>
        </w:r>
        <w:proofErr w:type="spellStart"/>
        <w:r>
          <w:t>Ouédraogo</w:t>
        </w:r>
        <w:proofErr w:type="spellEnd"/>
        <w:r>
          <w:t xml:space="preserve">, D.-Y., O’Leary, B. C., Pullin, G., Randall, N., Rees, R., Smith, A., </w:t>
        </w:r>
        <w:proofErr w:type="spellStart"/>
        <w:r>
          <w:t>Sordello</w:t>
        </w:r>
        <w:proofErr w:type="spellEnd"/>
        <w:r>
          <w:t xml:space="preserve">, R., … Woodcock, P. (2022). Standards of conduct and reporting in evidence syntheses that could inform environmental policy and management decisions. </w:t>
        </w:r>
        <w:r w:rsidRPr="009D05E4">
          <w:rPr>
            <w:i/>
            <w:rPrChange w:id="762" w:author="PHILIP ANTHONY MARTIN" w:date="2024-03-25T12:27:00Z">
              <w:rPr/>
            </w:rPrChange>
          </w:rPr>
          <w:t>Environmental Evidence</w:t>
        </w:r>
        <w:r>
          <w:t xml:space="preserve">, </w:t>
        </w:r>
        <w:r w:rsidRPr="009D05E4">
          <w:rPr>
            <w:i/>
            <w:rPrChange w:id="763" w:author="PHILIP ANTHONY MARTIN" w:date="2024-03-25T12:27:00Z">
              <w:rPr/>
            </w:rPrChange>
          </w:rPr>
          <w:t>11</w:t>
        </w:r>
        <w:r>
          <w:t>(1), 1–11. https://doi.org/10.1186/s13750-022-00269-9</w:t>
        </w:r>
      </w:ins>
    </w:p>
    <w:p w14:paraId="15E6C77A" w14:textId="77777777" w:rsidR="009D05E4" w:rsidRPr="009D05E4" w:rsidRDefault="009D05E4" w:rsidP="002338B0">
      <w:pPr>
        <w:widowControl w:val="0"/>
        <w:pBdr>
          <w:top w:val="nil"/>
          <w:left w:val="nil"/>
          <w:bottom w:val="nil"/>
          <w:right w:val="nil"/>
          <w:between w:val="nil"/>
        </w:pBdr>
        <w:spacing w:line="480" w:lineRule="auto"/>
        <w:ind w:left="720" w:hanging="720"/>
        <w:rPr>
          <w:ins w:id="764" w:author="PHILIP ANTHONY MARTIN" w:date="2024-03-25T12:27:00Z"/>
          <w:lang w:val="es-ES"/>
          <w:rPrChange w:id="765" w:author="PHILIP ANTHONY MARTIN" w:date="2024-03-25T12:27:00Z">
            <w:rPr>
              <w:ins w:id="766" w:author="PHILIP ANTHONY MARTIN" w:date="2024-03-25T12:27:00Z"/>
            </w:rPr>
          </w:rPrChange>
        </w:rPr>
      </w:pPr>
      <w:proofErr w:type="spellStart"/>
      <w:ins w:id="767" w:author="PHILIP ANTHONY MARTIN" w:date="2024-03-25T12:27:00Z">
        <w:r>
          <w:t>Rillig</w:t>
        </w:r>
        <w:proofErr w:type="spellEnd"/>
        <w:r>
          <w:t>, M. C., Ryo, M., Lehmann, A., Aguilar-</w:t>
        </w:r>
        <w:proofErr w:type="spellStart"/>
        <w:r>
          <w:t>Trigueros</w:t>
        </w:r>
        <w:proofErr w:type="spellEnd"/>
        <w:r>
          <w:t xml:space="preserve">, C. A., </w:t>
        </w:r>
        <w:proofErr w:type="spellStart"/>
        <w:r>
          <w:t>Buchert</w:t>
        </w:r>
        <w:proofErr w:type="spellEnd"/>
        <w:r>
          <w:t xml:space="preserve">, S., Wulf, A., Iwasaki, A., Roy, J., &amp; Yang, G. (2019). The role of multiple global change factors in driving soil functions and microbial biodiversity. </w:t>
        </w:r>
        <w:proofErr w:type="spellStart"/>
        <w:r w:rsidRPr="009D05E4">
          <w:rPr>
            <w:i/>
            <w:lang w:val="es-ES"/>
            <w:rPrChange w:id="768" w:author="PHILIP ANTHONY MARTIN" w:date="2024-03-25T12:27:00Z">
              <w:rPr/>
            </w:rPrChange>
          </w:rPr>
          <w:t>Science</w:t>
        </w:r>
        <w:proofErr w:type="spellEnd"/>
        <w:r w:rsidRPr="009D05E4">
          <w:rPr>
            <w:lang w:val="es-ES"/>
            <w:rPrChange w:id="769" w:author="PHILIP ANTHONY MARTIN" w:date="2024-03-25T12:27:00Z">
              <w:rPr/>
            </w:rPrChange>
          </w:rPr>
          <w:t xml:space="preserve">, </w:t>
        </w:r>
        <w:r w:rsidRPr="009D05E4">
          <w:rPr>
            <w:i/>
            <w:lang w:val="es-ES"/>
            <w:rPrChange w:id="770" w:author="PHILIP ANTHONY MARTIN" w:date="2024-03-25T12:27:00Z">
              <w:rPr/>
            </w:rPrChange>
          </w:rPr>
          <w:t>366</w:t>
        </w:r>
        <w:r w:rsidRPr="009D05E4">
          <w:rPr>
            <w:lang w:val="es-ES"/>
            <w:rPrChange w:id="771" w:author="PHILIP ANTHONY MARTIN" w:date="2024-03-25T12:27:00Z">
              <w:rPr/>
            </w:rPrChange>
          </w:rPr>
          <w:t>(6467), 886–890. https://doi.org/10.1126/science.aay2832</w:t>
        </w:r>
      </w:ins>
    </w:p>
    <w:p w14:paraId="769059C8" w14:textId="77777777" w:rsidR="009D05E4" w:rsidRDefault="009D05E4" w:rsidP="002338B0">
      <w:pPr>
        <w:widowControl w:val="0"/>
        <w:pBdr>
          <w:top w:val="nil"/>
          <w:left w:val="nil"/>
          <w:bottom w:val="nil"/>
          <w:right w:val="nil"/>
          <w:between w:val="nil"/>
        </w:pBdr>
        <w:spacing w:line="480" w:lineRule="auto"/>
        <w:ind w:left="720" w:hanging="720"/>
        <w:rPr>
          <w:ins w:id="772" w:author="PHILIP ANTHONY MARTIN" w:date="2024-03-25T12:27:00Z"/>
        </w:rPr>
      </w:pPr>
      <w:ins w:id="773" w:author="PHILIP ANTHONY MARTIN" w:date="2024-03-25T12:27:00Z">
        <w:r w:rsidRPr="009D05E4">
          <w:rPr>
            <w:lang w:val="es-ES"/>
            <w:rPrChange w:id="774" w:author="PHILIP ANTHONY MARTIN" w:date="2024-03-25T12:27:00Z">
              <w:rPr/>
            </w:rPrChange>
          </w:rPr>
          <w:t xml:space="preserve">Sanders, S. K. D., Martínez-De León, G., Formenti, L., &amp; Thakur, M. P. (2024). </w:t>
        </w:r>
        <w:r>
          <w:t xml:space="preserve">How will climate change affect the feeding biology of Collembola? </w:t>
        </w:r>
        <w:r w:rsidRPr="009D05E4">
          <w:rPr>
            <w:i/>
            <w:rPrChange w:id="775" w:author="PHILIP ANTHONY MARTIN" w:date="2024-03-25T12:27:00Z">
              <w:rPr/>
            </w:rPrChange>
          </w:rPr>
          <w:t xml:space="preserve">Soil Biology &amp; </w:t>
        </w:r>
        <w:r w:rsidRPr="009D05E4">
          <w:rPr>
            <w:i/>
            <w:rPrChange w:id="776" w:author="PHILIP ANTHONY MARTIN" w:date="2024-03-25T12:27:00Z">
              <w:rPr/>
            </w:rPrChange>
          </w:rPr>
          <w:lastRenderedPageBreak/>
          <w:t>Biochemistry</w:t>
        </w:r>
        <w:r>
          <w:t xml:space="preserve">, </w:t>
        </w:r>
        <w:r w:rsidRPr="009D05E4">
          <w:rPr>
            <w:i/>
            <w:rPrChange w:id="777" w:author="PHILIP ANTHONY MARTIN" w:date="2024-03-25T12:27:00Z">
              <w:rPr/>
            </w:rPrChange>
          </w:rPr>
          <w:t>188</w:t>
        </w:r>
        <w:r>
          <w:t>, 109244. https://doi.org/10.1016/j.soilbio.2023.109244</w:t>
        </w:r>
      </w:ins>
    </w:p>
    <w:p w14:paraId="53FE1B19" w14:textId="77777777" w:rsidR="009D05E4" w:rsidRDefault="009D05E4" w:rsidP="002338B0">
      <w:pPr>
        <w:widowControl w:val="0"/>
        <w:pBdr>
          <w:top w:val="nil"/>
          <w:left w:val="nil"/>
          <w:bottom w:val="nil"/>
          <w:right w:val="nil"/>
          <w:between w:val="nil"/>
        </w:pBdr>
        <w:spacing w:line="480" w:lineRule="auto"/>
        <w:ind w:left="720" w:hanging="720"/>
        <w:rPr>
          <w:ins w:id="778" w:author="PHILIP ANTHONY MARTIN" w:date="2024-03-25T12:27:00Z"/>
        </w:rPr>
      </w:pPr>
      <w:ins w:id="779" w:author="PHILIP ANTHONY MARTIN" w:date="2024-03-25T12:27:00Z">
        <w:r>
          <w:t xml:space="preserve">Seager, R., Lis, N., Feldman, J., Ting, M., Park Williams, A., Nakamura, J., Liu, H., &amp; Henderson, N. (2018). Whither the 100th Meridian? The Once and Future Physical and Human Geography of America’s Arid–Humid Divide. Part I: The Story So Far. </w:t>
        </w:r>
        <w:r w:rsidRPr="009D05E4">
          <w:rPr>
            <w:i/>
            <w:rPrChange w:id="780" w:author="PHILIP ANTHONY MARTIN" w:date="2024-03-25T12:27:00Z">
              <w:rPr/>
            </w:rPrChange>
          </w:rPr>
          <w:t>Earth Interactions</w:t>
        </w:r>
        <w:r>
          <w:t xml:space="preserve">, </w:t>
        </w:r>
        <w:r w:rsidRPr="009D05E4">
          <w:rPr>
            <w:i/>
            <w:rPrChange w:id="781" w:author="PHILIP ANTHONY MARTIN" w:date="2024-03-25T12:27:00Z">
              <w:rPr/>
            </w:rPrChange>
          </w:rPr>
          <w:t>22</w:t>
        </w:r>
        <w:r>
          <w:t>(5), 1–22. https://doi.org/10.1175/EI-D-17-0011.1</w:t>
        </w:r>
      </w:ins>
    </w:p>
    <w:p w14:paraId="37BFB744" w14:textId="77777777" w:rsidR="009D05E4" w:rsidRDefault="009D05E4" w:rsidP="002338B0">
      <w:pPr>
        <w:widowControl w:val="0"/>
        <w:pBdr>
          <w:top w:val="nil"/>
          <w:left w:val="nil"/>
          <w:bottom w:val="nil"/>
          <w:right w:val="nil"/>
          <w:between w:val="nil"/>
        </w:pBdr>
        <w:spacing w:line="480" w:lineRule="auto"/>
        <w:ind w:left="720" w:hanging="720"/>
        <w:rPr>
          <w:ins w:id="782" w:author="PHILIP ANTHONY MARTIN" w:date="2024-03-25T12:27:00Z"/>
        </w:rPr>
      </w:pPr>
      <w:ins w:id="783" w:author="PHILIP ANTHONY MARTIN" w:date="2024-03-25T12:27:00Z">
        <w:r>
          <w:t xml:space="preserve">Singh, J., </w:t>
        </w:r>
        <w:proofErr w:type="spellStart"/>
        <w:r>
          <w:t>Schädler</w:t>
        </w:r>
        <w:proofErr w:type="spellEnd"/>
        <w:r>
          <w:t xml:space="preserve">, M., Demetrio, W., Brown, G. G., &amp; Eisenhauer, N. (2019). Climate change effects on earthworms - a review. </w:t>
        </w:r>
        <w:r w:rsidRPr="009D05E4">
          <w:rPr>
            <w:i/>
            <w:rPrChange w:id="784" w:author="PHILIP ANTHONY MARTIN" w:date="2024-03-25T12:27:00Z">
              <w:rPr/>
            </w:rPrChange>
          </w:rPr>
          <w:t>Soil Organisms</w:t>
        </w:r>
        <w:r>
          <w:t xml:space="preserve">, </w:t>
        </w:r>
        <w:r w:rsidRPr="009D05E4">
          <w:rPr>
            <w:i/>
            <w:rPrChange w:id="785" w:author="PHILIP ANTHONY MARTIN" w:date="2024-03-25T12:27:00Z">
              <w:rPr/>
            </w:rPrChange>
          </w:rPr>
          <w:t>91</w:t>
        </w:r>
        <w:r>
          <w:t>(3), 114–138. https://doi.org/10.25674/so91iss3pp114</w:t>
        </w:r>
      </w:ins>
    </w:p>
    <w:p w14:paraId="6EC1976F" w14:textId="77777777" w:rsidR="009D05E4" w:rsidRDefault="009D05E4" w:rsidP="002338B0">
      <w:pPr>
        <w:widowControl w:val="0"/>
        <w:pBdr>
          <w:top w:val="nil"/>
          <w:left w:val="nil"/>
          <w:bottom w:val="nil"/>
          <w:right w:val="nil"/>
          <w:between w:val="nil"/>
        </w:pBdr>
        <w:spacing w:line="480" w:lineRule="auto"/>
        <w:ind w:left="720" w:hanging="720"/>
        <w:rPr>
          <w:ins w:id="786" w:author="PHILIP ANTHONY MARTIN" w:date="2024-03-25T12:27:00Z"/>
        </w:rPr>
      </w:pPr>
      <w:ins w:id="787" w:author="PHILIP ANTHONY MARTIN" w:date="2024-03-25T12:27:00Z">
        <w:r>
          <w:t xml:space="preserve">Song, X., Wang, Z., Tang, X., Xu, D., Liu, B., Mei, J., Huang, S., &amp; Huang, G. (2020). The contributions of soil mesofauna to leaf and root litter decomposition of dominant plant species in grassland. </w:t>
        </w:r>
        <w:r w:rsidRPr="009D05E4">
          <w:rPr>
            <w:i/>
            <w:rPrChange w:id="788" w:author="PHILIP ANTHONY MARTIN" w:date="2024-03-25T12:27:00Z">
              <w:rPr/>
            </w:rPrChange>
          </w:rPr>
          <w:t>Applied Soil Ecology: A Section of Agriculture, Ecosystems &amp; Environment</w:t>
        </w:r>
        <w:r>
          <w:t xml:space="preserve">, </w:t>
        </w:r>
        <w:r w:rsidRPr="009D05E4">
          <w:rPr>
            <w:i/>
            <w:rPrChange w:id="789" w:author="PHILIP ANTHONY MARTIN" w:date="2024-03-25T12:27:00Z">
              <w:rPr/>
            </w:rPrChange>
          </w:rPr>
          <w:t>155</w:t>
        </w:r>
        <w:r>
          <w:t>, 103651. https://doi.org/10.1016/j.apsoil.2020.103651</w:t>
        </w:r>
      </w:ins>
    </w:p>
    <w:p w14:paraId="224498CD" w14:textId="77777777" w:rsidR="009D05E4" w:rsidRDefault="009D05E4" w:rsidP="002338B0">
      <w:pPr>
        <w:widowControl w:val="0"/>
        <w:pBdr>
          <w:top w:val="nil"/>
          <w:left w:val="nil"/>
          <w:bottom w:val="nil"/>
          <w:right w:val="nil"/>
          <w:between w:val="nil"/>
        </w:pBdr>
        <w:spacing w:line="480" w:lineRule="auto"/>
        <w:ind w:left="720" w:hanging="720"/>
        <w:rPr>
          <w:ins w:id="790" w:author="PHILIP ANTHONY MARTIN" w:date="2024-03-25T12:27:00Z"/>
        </w:rPr>
      </w:pPr>
      <w:proofErr w:type="spellStart"/>
      <w:ins w:id="791" w:author="PHILIP ANTHONY MARTIN" w:date="2024-03-25T12:27:00Z">
        <w:r>
          <w:t>Spake</w:t>
        </w:r>
        <w:proofErr w:type="spellEnd"/>
        <w:r>
          <w:t xml:space="preserve">, R., Bowler, D. E., Callaghan, C. T., </w:t>
        </w:r>
        <w:proofErr w:type="spellStart"/>
        <w:r>
          <w:t>Blowes</w:t>
        </w:r>
        <w:proofErr w:type="spellEnd"/>
        <w:r>
          <w:t xml:space="preserve">, S. A., Doncaster, C. P., </w:t>
        </w:r>
        <w:proofErr w:type="spellStart"/>
        <w:r>
          <w:t>Antão</w:t>
        </w:r>
        <w:proofErr w:type="spellEnd"/>
        <w:r>
          <w:t xml:space="preserve">, L. H., Nakagawa, S., </w:t>
        </w:r>
        <w:proofErr w:type="spellStart"/>
        <w:r>
          <w:t>McElreath</w:t>
        </w:r>
        <w:proofErr w:type="spellEnd"/>
        <w:r>
          <w:t xml:space="preserve">, R., &amp; Chase, J. M. (2023). Understanding “it depends” in ecology: a guide to hypothesising, visualising and interpreting statistical interactions. </w:t>
        </w:r>
        <w:r w:rsidRPr="009D05E4">
          <w:rPr>
            <w:i/>
            <w:rPrChange w:id="792" w:author="PHILIP ANTHONY MARTIN" w:date="2024-03-25T12:27:00Z">
              <w:rPr/>
            </w:rPrChange>
          </w:rPr>
          <w:t>Biological Reviews of the Cambridge Philosophical Society</w:t>
        </w:r>
        <w:r>
          <w:t>. https://doi.org/10.1111/brv.12939</w:t>
        </w:r>
      </w:ins>
    </w:p>
    <w:p w14:paraId="0A611AF7" w14:textId="77777777" w:rsidR="009D05E4" w:rsidRDefault="009D05E4" w:rsidP="002338B0">
      <w:pPr>
        <w:widowControl w:val="0"/>
        <w:pBdr>
          <w:top w:val="nil"/>
          <w:left w:val="nil"/>
          <w:bottom w:val="nil"/>
          <w:right w:val="nil"/>
          <w:between w:val="nil"/>
        </w:pBdr>
        <w:spacing w:line="480" w:lineRule="auto"/>
        <w:ind w:left="720" w:hanging="720"/>
        <w:rPr>
          <w:ins w:id="793" w:author="PHILIP ANTHONY MARTIN" w:date="2024-03-25T12:27:00Z"/>
        </w:rPr>
      </w:pPr>
      <w:proofErr w:type="spellStart"/>
      <w:ins w:id="794" w:author="PHILIP ANTHONY MARTIN" w:date="2024-03-25T12:27:00Z">
        <w:r>
          <w:t>Spake</w:t>
        </w:r>
        <w:proofErr w:type="spellEnd"/>
        <w:r>
          <w:t>, R., Mori, A. S., Beckmann, M., &amp; Martin, P. A. (2021). Implications of scale dependence for cross</w:t>
        </w:r>
        <w:r>
          <w:rPr>
            <w:rFonts w:ascii="Cambria Math" w:hAnsi="Cambria Math" w:cs="Cambria Math"/>
          </w:rPr>
          <w:t>‐</w:t>
        </w:r>
        <w:r>
          <w:t xml:space="preserve">study syntheses of biodiversity differences. </w:t>
        </w:r>
        <w:r w:rsidRPr="009D05E4">
          <w:rPr>
            <w:i/>
            <w:rPrChange w:id="795" w:author="PHILIP ANTHONY MARTIN" w:date="2024-03-25T12:27:00Z">
              <w:rPr/>
            </w:rPrChange>
          </w:rPr>
          <w:t>Ecology</w:t>
        </w:r>
        <w:r>
          <w:t>. https://onlinelibrary.wiley.com/doi/abs/10.1111/ele.13641</w:t>
        </w:r>
      </w:ins>
    </w:p>
    <w:p w14:paraId="239AB5DA" w14:textId="77777777" w:rsidR="009D05E4" w:rsidRDefault="009D05E4" w:rsidP="002338B0">
      <w:pPr>
        <w:widowControl w:val="0"/>
        <w:pBdr>
          <w:top w:val="nil"/>
          <w:left w:val="nil"/>
          <w:bottom w:val="nil"/>
          <w:right w:val="nil"/>
          <w:between w:val="nil"/>
        </w:pBdr>
        <w:spacing w:line="480" w:lineRule="auto"/>
        <w:ind w:left="720" w:hanging="720"/>
        <w:rPr>
          <w:ins w:id="796" w:author="PHILIP ANTHONY MARTIN" w:date="2024-03-25T12:27:00Z"/>
        </w:rPr>
      </w:pPr>
      <w:proofErr w:type="spellStart"/>
      <w:ins w:id="797" w:author="PHILIP ANTHONY MARTIN" w:date="2024-03-25T12:27:00Z">
        <w:r>
          <w:t>Spake</w:t>
        </w:r>
        <w:proofErr w:type="spellEnd"/>
        <w:r>
          <w:t xml:space="preserve">, R., Mori, A. S., Beckmann, M., Martin, P. A., Christie, A. P., Duguid, M. C., &amp; Doncaster, C. P. (2021). Implications of scale dependence for cross-study syntheses of biodiversity differences. </w:t>
        </w:r>
        <w:r w:rsidRPr="009D05E4">
          <w:rPr>
            <w:i/>
            <w:rPrChange w:id="798" w:author="PHILIP ANTHONY MARTIN" w:date="2024-03-25T12:27:00Z">
              <w:rPr/>
            </w:rPrChange>
          </w:rPr>
          <w:t>Ecology Letters</w:t>
        </w:r>
        <w:r>
          <w:t>. https://doi.org/10.1111/ele.13641</w:t>
        </w:r>
      </w:ins>
    </w:p>
    <w:p w14:paraId="4A1DACAE" w14:textId="77777777" w:rsidR="009D05E4" w:rsidRDefault="009D05E4" w:rsidP="002338B0">
      <w:pPr>
        <w:widowControl w:val="0"/>
        <w:pBdr>
          <w:top w:val="nil"/>
          <w:left w:val="nil"/>
          <w:bottom w:val="nil"/>
          <w:right w:val="nil"/>
          <w:between w:val="nil"/>
        </w:pBdr>
        <w:spacing w:line="480" w:lineRule="auto"/>
        <w:ind w:left="720" w:hanging="720"/>
        <w:rPr>
          <w:ins w:id="799" w:author="PHILIP ANTHONY MARTIN" w:date="2024-03-25T12:27:00Z"/>
        </w:rPr>
      </w:pPr>
      <w:proofErr w:type="spellStart"/>
      <w:ins w:id="800" w:author="PHILIP ANTHONY MARTIN" w:date="2024-03-25T12:27:00Z">
        <w:r>
          <w:t>Spake</w:t>
        </w:r>
        <w:proofErr w:type="spellEnd"/>
        <w:r>
          <w:t xml:space="preserve">, R., O’Dea, R. E., Nakagawa, S., Doncaster, C. P., Ryo, M., Callaghan, C., &amp; Bullock, J. M. (2022). Improving quantitative synthesis to achieve generality in ecology. In </w:t>
        </w:r>
        <w:r w:rsidRPr="009D05E4">
          <w:rPr>
            <w:i/>
            <w:rPrChange w:id="801" w:author="PHILIP ANTHONY MARTIN" w:date="2024-03-25T12:27:00Z">
              <w:rPr/>
            </w:rPrChange>
          </w:rPr>
          <w:t>OSF preprints</w:t>
        </w:r>
        <w:r>
          <w:t>. https://doi.org/10.31219/osf.io/a7vjy</w:t>
        </w:r>
      </w:ins>
    </w:p>
    <w:p w14:paraId="37776DFD" w14:textId="77777777" w:rsidR="009D05E4" w:rsidRDefault="009D05E4" w:rsidP="002338B0">
      <w:pPr>
        <w:widowControl w:val="0"/>
        <w:pBdr>
          <w:top w:val="nil"/>
          <w:left w:val="nil"/>
          <w:bottom w:val="nil"/>
          <w:right w:val="nil"/>
          <w:between w:val="nil"/>
        </w:pBdr>
        <w:spacing w:line="480" w:lineRule="auto"/>
        <w:ind w:left="720" w:hanging="720"/>
        <w:rPr>
          <w:ins w:id="802" w:author="PHILIP ANTHONY MARTIN" w:date="2024-03-25T12:27:00Z"/>
        </w:rPr>
      </w:pPr>
      <w:proofErr w:type="spellStart"/>
      <w:ins w:id="803" w:author="PHILIP ANTHONY MARTIN" w:date="2024-03-25T12:27:00Z">
        <w:r>
          <w:t>Ștefan</w:t>
        </w:r>
        <w:proofErr w:type="spellEnd"/>
        <w:r>
          <w:t xml:space="preserve">, V., &amp; Levin, S. (2018). </w:t>
        </w:r>
        <w:proofErr w:type="spellStart"/>
        <w:r w:rsidRPr="009D05E4">
          <w:rPr>
            <w:i/>
            <w:rPrChange w:id="804" w:author="PHILIP ANTHONY MARTIN" w:date="2024-03-25T12:27:00Z">
              <w:rPr/>
            </w:rPrChange>
          </w:rPr>
          <w:t>plotbiomes</w:t>
        </w:r>
        <w:proofErr w:type="spellEnd"/>
        <w:r w:rsidRPr="009D05E4">
          <w:rPr>
            <w:i/>
            <w:rPrChange w:id="805" w:author="PHILIP ANTHONY MARTIN" w:date="2024-03-25T12:27:00Z">
              <w:rPr/>
            </w:rPrChange>
          </w:rPr>
          <w:t>: R package for plotting Whittaker biomes with ggplot2</w:t>
        </w:r>
        <w:r>
          <w:t>. https://doi.org/10.5281/zenodo.7145245</w:t>
        </w:r>
      </w:ins>
    </w:p>
    <w:p w14:paraId="0F85320A" w14:textId="77777777" w:rsidR="009D05E4" w:rsidRDefault="009D05E4" w:rsidP="002338B0">
      <w:pPr>
        <w:widowControl w:val="0"/>
        <w:pBdr>
          <w:top w:val="nil"/>
          <w:left w:val="nil"/>
          <w:bottom w:val="nil"/>
          <w:right w:val="nil"/>
          <w:between w:val="nil"/>
        </w:pBdr>
        <w:spacing w:line="480" w:lineRule="auto"/>
        <w:ind w:left="720" w:hanging="720"/>
        <w:rPr>
          <w:ins w:id="806" w:author="PHILIP ANTHONY MARTIN" w:date="2024-03-25T12:27:00Z"/>
        </w:rPr>
      </w:pPr>
      <w:ins w:id="807" w:author="PHILIP ANTHONY MARTIN" w:date="2024-03-25T12:27:00Z">
        <w:r>
          <w:lastRenderedPageBreak/>
          <w:t xml:space="preserve">Sun, Y., Solomon, S., Dai, A., &amp; </w:t>
        </w:r>
        <w:proofErr w:type="spellStart"/>
        <w:r>
          <w:t>Portmann</w:t>
        </w:r>
        <w:proofErr w:type="spellEnd"/>
        <w:r>
          <w:t xml:space="preserve">, R. W. (2007). How Often Will It Rain? </w:t>
        </w:r>
        <w:r w:rsidRPr="009D05E4">
          <w:rPr>
            <w:i/>
            <w:rPrChange w:id="808" w:author="PHILIP ANTHONY MARTIN" w:date="2024-03-25T12:27:00Z">
              <w:rPr/>
            </w:rPrChange>
          </w:rPr>
          <w:t>Journal of Climate</w:t>
        </w:r>
        <w:r>
          <w:t xml:space="preserve">, </w:t>
        </w:r>
        <w:r w:rsidRPr="009D05E4">
          <w:rPr>
            <w:i/>
            <w:rPrChange w:id="809" w:author="PHILIP ANTHONY MARTIN" w:date="2024-03-25T12:27:00Z">
              <w:rPr/>
            </w:rPrChange>
          </w:rPr>
          <w:t>20</w:t>
        </w:r>
        <w:r>
          <w:t>(19), 4801–4818. https://doi.org/10.1175/JCLI4263.1</w:t>
        </w:r>
      </w:ins>
    </w:p>
    <w:p w14:paraId="41FE9A88" w14:textId="77777777" w:rsidR="009D05E4" w:rsidRDefault="009D05E4" w:rsidP="002338B0">
      <w:pPr>
        <w:widowControl w:val="0"/>
        <w:pBdr>
          <w:top w:val="nil"/>
          <w:left w:val="nil"/>
          <w:bottom w:val="nil"/>
          <w:right w:val="nil"/>
          <w:between w:val="nil"/>
        </w:pBdr>
        <w:spacing w:line="480" w:lineRule="auto"/>
        <w:ind w:left="720" w:hanging="720"/>
        <w:rPr>
          <w:ins w:id="810" w:author="PHILIP ANTHONY MARTIN" w:date="2024-03-25T12:27:00Z"/>
        </w:rPr>
      </w:pPr>
      <w:ins w:id="811" w:author="PHILIP ANTHONY MARTIN" w:date="2024-03-25T12:27:00Z">
        <w:r>
          <w:t xml:space="preserve">van Vuuren, D. P., Edmonds, J., </w:t>
        </w:r>
        <w:proofErr w:type="spellStart"/>
        <w:r>
          <w:t>Kainuma</w:t>
        </w:r>
        <w:proofErr w:type="spellEnd"/>
        <w:r>
          <w:t xml:space="preserve">, M., </w:t>
        </w:r>
        <w:proofErr w:type="spellStart"/>
        <w:r>
          <w:t>Riahi</w:t>
        </w:r>
        <w:proofErr w:type="spellEnd"/>
        <w:r>
          <w:t xml:space="preserve">, K., Thomson, A., Hibbard, K., Hurtt, G. C., </w:t>
        </w:r>
        <w:proofErr w:type="spellStart"/>
        <w:r>
          <w:t>Kram</w:t>
        </w:r>
        <w:proofErr w:type="spellEnd"/>
        <w:r>
          <w:t xml:space="preserve">, T., </w:t>
        </w:r>
        <w:proofErr w:type="spellStart"/>
        <w:r>
          <w:t>Krey</w:t>
        </w:r>
        <w:proofErr w:type="spellEnd"/>
        <w:r>
          <w:t xml:space="preserve">, V., </w:t>
        </w:r>
        <w:proofErr w:type="spellStart"/>
        <w:r>
          <w:t>Lamarque</w:t>
        </w:r>
        <w:proofErr w:type="spellEnd"/>
        <w:r>
          <w:t xml:space="preserve">, J.-F., Masui, T., </w:t>
        </w:r>
        <w:proofErr w:type="spellStart"/>
        <w:r>
          <w:t>Meinshausen</w:t>
        </w:r>
        <w:proofErr w:type="spellEnd"/>
        <w:r>
          <w:t xml:space="preserve">, M., </w:t>
        </w:r>
        <w:proofErr w:type="spellStart"/>
        <w:r>
          <w:t>Nakicenovic</w:t>
        </w:r>
        <w:proofErr w:type="spellEnd"/>
        <w:r>
          <w:t xml:space="preserve">, N., Smith, S. J., &amp; Rose, S. K. (2011). The representative concentration pathways: an overview. </w:t>
        </w:r>
        <w:r w:rsidRPr="009D05E4">
          <w:rPr>
            <w:i/>
            <w:rPrChange w:id="812" w:author="PHILIP ANTHONY MARTIN" w:date="2024-03-25T12:27:00Z">
              <w:rPr/>
            </w:rPrChange>
          </w:rPr>
          <w:t>Climatic Change</w:t>
        </w:r>
        <w:r>
          <w:t xml:space="preserve">, </w:t>
        </w:r>
        <w:r w:rsidRPr="009D05E4">
          <w:rPr>
            <w:i/>
            <w:rPrChange w:id="813" w:author="PHILIP ANTHONY MARTIN" w:date="2024-03-25T12:27:00Z">
              <w:rPr/>
            </w:rPrChange>
          </w:rPr>
          <w:t>109</w:t>
        </w:r>
        <w:r>
          <w:t>(1), 5. https://doi.org/10.1007/s10584-011-0148-z</w:t>
        </w:r>
      </w:ins>
    </w:p>
    <w:p w14:paraId="52FD6A2C" w14:textId="77777777" w:rsidR="009D05E4" w:rsidRDefault="009D05E4" w:rsidP="002338B0">
      <w:pPr>
        <w:widowControl w:val="0"/>
        <w:pBdr>
          <w:top w:val="nil"/>
          <w:left w:val="nil"/>
          <w:bottom w:val="nil"/>
          <w:right w:val="nil"/>
          <w:between w:val="nil"/>
        </w:pBdr>
        <w:spacing w:line="480" w:lineRule="auto"/>
        <w:ind w:left="720" w:hanging="720"/>
        <w:rPr>
          <w:ins w:id="814" w:author="PHILIP ANTHONY MARTIN" w:date="2024-03-25T12:27:00Z"/>
        </w:rPr>
      </w:pPr>
      <w:proofErr w:type="spellStart"/>
      <w:ins w:id="815" w:author="PHILIP ANTHONY MARTIN" w:date="2024-03-25T12:27:00Z">
        <w:r>
          <w:t>Vandegehuchte</w:t>
        </w:r>
        <w:proofErr w:type="spellEnd"/>
        <w:r>
          <w:t xml:space="preserve">, M. L., Sylvain, Z. A., Reichmann, L. G., de </w:t>
        </w:r>
        <w:proofErr w:type="spellStart"/>
        <w:r>
          <w:t>Tomasel</w:t>
        </w:r>
        <w:proofErr w:type="spellEnd"/>
        <w:r>
          <w:t xml:space="preserve">, C. M., Nielsen, U. N., Wall, D. H., &amp; Sala, O. E. (2015). Responses of a desert nematode community to changes in water availability. </w:t>
        </w:r>
        <w:proofErr w:type="gramStart"/>
        <w:r w:rsidRPr="009D05E4">
          <w:rPr>
            <w:i/>
            <w:rPrChange w:id="816" w:author="PHILIP ANTHONY MARTIN" w:date="2024-03-25T12:27:00Z">
              <w:rPr/>
            </w:rPrChange>
          </w:rPr>
          <w:t xml:space="preserve">Ecosphere </w:t>
        </w:r>
        <w:r>
          <w:t>,</w:t>
        </w:r>
        <w:proofErr w:type="gramEnd"/>
        <w:r>
          <w:t xml:space="preserve"> </w:t>
        </w:r>
        <w:r w:rsidRPr="009D05E4">
          <w:rPr>
            <w:i/>
            <w:rPrChange w:id="817" w:author="PHILIP ANTHONY MARTIN" w:date="2024-03-25T12:27:00Z">
              <w:rPr/>
            </w:rPrChange>
          </w:rPr>
          <w:t>6</w:t>
        </w:r>
        <w:r>
          <w:t>(3), art44. https://doi.org/10.1890/es14-00319.1</w:t>
        </w:r>
      </w:ins>
    </w:p>
    <w:p w14:paraId="505C22B9" w14:textId="77777777" w:rsidR="009D05E4" w:rsidRDefault="009D05E4" w:rsidP="002338B0">
      <w:pPr>
        <w:widowControl w:val="0"/>
        <w:pBdr>
          <w:top w:val="nil"/>
          <w:left w:val="nil"/>
          <w:bottom w:val="nil"/>
          <w:right w:val="nil"/>
          <w:between w:val="nil"/>
        </w:pBdr>
        <w:spacing w:line="480" w:lineRule="auto"/>
        <w:ind w:left="720" w:hanging="720"/>
        <w:rPr>
          <w:ins w:id="818" w:author="PHILIP ANTHONY MARTIN" w:date="2024-03-25T12:27:00Z"/>
        </w:rPr>
      </w:pPr>
      <w:proofErr w:type="spellStart"/>
      <w:ins w:id="819" w:author="PHILIP ANTHONY MARTIN" w:date="2024-03-25T12:27:00Z">
        <w:r>
          <w:t>Vellend</w:t>
        </w:r>
        <w:proofErr w:type="spellEnd"/>
        <w:r>
          <w:t xml:space="preserve">, M., </w:t>
        </w:r>
        <w:proofErr w:type="spellStart"/>
        <w:r>
          <w:t>Baeten</w:t>
        </w:r>
        <w:proofErr w:type="spellEnd"/>
        <w:r>
          <w:t xml:space="preserve">, L., Myers-Smith, I. H., Elmendorf, S. C., </w:t>
        </w:r>
        <w:proofErr w:type="spellStart"/>
        <w:r>
          <w:t>Beauséjour</w:t>
        </w:r>
        <w:proofErr w:type="spellEnd"/>
        <w:r>
          <w:t xml:space="preserve">, R., Brown, C. D., De </w:t>
        </w:r>
        <w:proofErr w:type="spellStart"/>
        <w:r>
          <w:t>Frenne</w:t>
        </w:r>
        <w:proofErr w:type="spellEnd"/>
        <w:r>
          <w:t xml:space="preserve">, P., </w:t>
        </w:r>
        <w:proofErr w:type="spellStart"/>
        <w:r>
          <w:t>Verheyen</w:t>
        </w:r>
        <w:proofErr w:type="spellEnd"/>
        <w:r>
          <w:t xml:space="preserve">, K., &amp; Wipf, S. (2013). Global meta-analysis reveals no net change in local-scale plant biodiversity over time. </w:t>
        </w:r>
        <w:r w:rsidRPr="009D05E4">
          <w:rPr>
            <w:i/>
            <w:rPrChange w:id="820" w:author="PHILIP ANTHONY MARTIN" w:date="2024-03-25T12:27:00Z">
              <w:rPr/>
            </w:rPrChange>
          </w:rPr>
          <w:t>Proceedings of the National Academy of Sciences of the United States of America</w:t>
        </w:r>
        <w:r>
          <w:t xml:space="preserve">, </w:t>
        </w:r>
        <w:r w:rsidRPr="009D05E4">
          <w:rPr>
            <w:i/>
            <w:rPrChange w:id="821" w:author="PHILIP ANTHONY MARTIN" w:date="2024-03-25T12:27:00Z">
              <w:rPr/>
            </w:rPrChange>
          </w:rPr>
          <w:t>110</w:t>
        </w:r>
        <w:r>
          <w:t>(48), 19456–19459. https://doi.org/10.1073/pnas.1312779110</w:t>
        </w:r>
      </w:ins>
    </w:p>
    <w:p w14:paraId="057AB146" w14:textId="77777777" w:rsidR="009D05E4" w:rsidRDefault="009D05E4" w:rsidP="002338B0">
      <w:pPr>
        <w:widowControl w:val="0"/>
        <w:pBdr>
          <w:top w:val="nil"/>
          <w:left w:val="nil"/>
          <w:bottom w:val="nil"/>
          <w:right w:val="nil"/>
          <w:between w:val="nil"/>
        </w:pBdr>
        <w:spacing w:line="480" w:lineRule="auto"/>
        <w:ind w:left="720" w:hanging="720"/>
        <w:rPr>
          <w:ins w:id="822" w:author="PHILIP ANTHONY MARTIN" w:date="2024-03-25T12:27:00Z"/>
        </w:rPr>
      </w:pPr>
      <w:proofErr w:type="spellStart"/>
      <w:ins w:id="823" w:author="PHILIP ANTHONY MARTIN" w:date="2024-03-25T12:27:00Z">
        <w:r>
          <w:t>Viechtbauer</w:t>
        </w:r>
        <w:proofErr w:type="spellEnd"/>
        <w:r>
          <w:t xml:space="preserve">, W. (2010). Conducting meta-analyses in R with the </w:t>
        </w:r>
        <w:proofErr w:type="spellStart"/>
        <w:r>
          <w:t>metafor</w:t>
        </w:r>
        <w:proofErr w:type="spellEnd"/>
        <w:r>
          <w:t xml:space="preserve"> package. </w:t>
        </w:r>
        <w:r w:rsidRPr="009D05E4">
          <w:rPr>
            <w:i/>
            <w:rPrChange w:id="824" w:author="PHILIP ANTHONY MARTIN" w:date="2024-03-25T12:27:00Z">
              <w:rPr/>
            </w:rPrChange>
          </w:rPr>
          <w:t>Journal of Statistical Software</w:t>
        </w:r>
        <w:r>
          <w:t xml:space="preserve">, </w:t>
        </w:r>
        <w:r w:rsidRPr="009D05E4">
          <w:rPr>
            <w:i/>
            <w:rPrChange w:id="825" w:author="PHILIP ANTHONY MARTIN" w:date="2024-03-25T12:27:00Z">
              <w:rPr/>
            </w:rPrChange>
          </w:rPr>
          <w:t>36</w:t>
        </w:r>
        <w:r>
          <w:t>(3), 1–48. https://lirias.kuleuven.be/1059637?limo=0</w:t>
        </w:r>
      </w:ins>
    </w:p>
    <w:p w14:paraId="2DCF6597" w14:textId="77777777" w:rsidR="009D05E4" w:rsidRDefault="009D05E4" w:rsidP="002338B0">
      <w:pPr>
        <w:widowControl w:val="0"/>
        <w:pBdr>
          <w:top w:val="nil"/>
          <w:left w:val="nil"/>
          <w:bottom w:val="nil"/>
          <w:right w:val="nil"/>
          <w:between w:val="nil"/>
        </w:pBdr>
        <w:spacing w:line="480" w:lineRule="auto"/>
        <w:ind w:left="720" w:hanging="720"/>
        <w:rPr>
          <w:ins w:id="826" w:author="PHILIP ANTHONY MARTIN" w:date="2024-03-25T12:27:00Z"/>
        </w:rPr>
      </w:pPr>
      <w:proofErr w:type="spellStart"/>
      <w:ins w:id="827" w:author="PHILIP ANTHONY MARTIN" w:date="2024-03-25T12:27:00Z">
        <w:r>
          <w:t>Violle</w:t>
        </w:r>
        <w:proofErr w:type="spellEnd"/>
        <w:r>
          <w:t xml:space="preserve">, C., </w:t>
        </w:r>
        <w:proofErr w:type="spellStart"/>
        <w:r>
          <w:t>Navas</w:t>
        </w:r>
        <w:proofErr w:type="spellEnd"/>
        <w:r>
          <w:t xml:space="preserve">, M.-L., Vile, D., </w:t>
        </w:r>
        <w:proofErr w:type="spellStart"/>
        <w:r>
          <w:t>Kazakou</w:t>
        </w:r>
        <w:proofErr w:type="spellEnd"/>
        <w:r>
          <w:t xml:space="preserve">, E., </w:t>
        </w:r>
        <w:proofErr w:type="spellStart"/>
        <w:r>
          <w:t>Fortunel</w:t>
        </w:r>
        <w:proofErr w:type="spellEnd"/>
        <w:r>
          <w:t xml:space="preserve">, C., Hummel, I., &amp; Garnier, E. (2007). Let the concept of trait be functional! </w:t>
        </w:r>
        <w:proofErr w:type="gramStart"/>
        <w:r w:rsidRPr="009D05E4">
          <w:rPr>
            <w:i/>
            <w:rPrChange w:id="828" w:author="PHILIP ANTHONY MARTIN" w:date="2024-03-25T12:27:00Z">
              <w:rPr/>
            </w:rPrChange>
          </w:rPr>
          <w:t xml:space="preserve">Oikos </w:t>
        </w:r>
        <w:r>
          <w:t>,</w:t>
        </w:r>
        <w:proofErr w:type="gramEnd"/>
        <w:r>
          <w:t xml:space="preserve"> </w:t>
        </w:r>
        <w:r w:rsidRPr="009D05E4">
          <w:rPr>
            <w:i/>
            <w:rPrChange w:id="829" w:author="PHILIP ANTHONY MARTIN" w:date="2024-03-25T12:27:00Z">
              <w:rPr/>
            </w:rPrChange>
          </w:rPr>
          <w:t>116</w:t>
        </w:r>
        <w:r>
          <w:t>(5), 882–892. https://doi.org/10.1111/j.0030-1299.2007.15559.x</w:t>
        </w:r>
      </w:ins>
    </w:p>
    <w:p w14:paraId="22FDC0C0" w14:textId="77777777" w:rsidR="009D05E4" w:rsidRDefault="009D05E4" w:rsidP="002338B0">
      <w:pPr>
        <w:widowControl w:val="0"/>
        <w:pBdr>
          <w:top w:val="nil"/>
          <w:left w:val="nil"/>
          <w:bottom w:val="nil"/>
          <w:right w:val="nil"/>
          <w:between w:val="nil"/>
        </w:pBdr>
        <w:spacing w:line="480" w:lineRule="auto"/>
        <w:ind w:left="720" w:hanging="720"/>
        <w:rPr>
          <w:ins w:id="830" w:author="PHILIP ANTHONY MARTIN" w:date="2024-03-25T12:27:00Z"/>
        </w:rPr>
      </w:pPr>
      <w:ins w:id="831" w:author="PHILIP ANTHONY MARTIN" w:date="2024-03-25T12:27:00Z">
        <w:r>
          <w:t xml:space="preserve">Walker, A. P., De </w:t>
        </w:r>
        <w:proofErr w:type="spellStart"/>
        <w:r>
          <w:t>Kauwe</w:t>
        </w:r>
        <w:proofErr w:type="spellEnd"/>
        <w:r>
          <w:t xml:space="preserve">, M. G., Bastos, A., </w:t>
        </w:r>
        <w:proofErr w:type="spellStart"/>
        <w:r>
          <w:t>Belmecheri</w:t>
        </w:r>
        <w:proofErr w:type="spellEnd"/>
        <w:r>
          <w:t xml:space="preserve">, S., Georgiou, K., Keeling, R. F.,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G., </w:t>
        </w:r>
        <w:proofErr w:type="spellStart"/>
        <w:r>
          <w:t>Ciais</w:t>
        </w:r>
        <w:proofErr w:type="spellEnd"/>
        <w:r>
          <w:t xml:space="preserve">, P., … </w:t>
        </w:r>
        <w:proofErr w:type="spellStart"/>
        <w:r>
          <w:t>Zuidema</w:t>
        </w:r>
        <w:proofErr w:type="spellEnd"/>
        <w:r>
          <w:t xml:space="preserve">, P. A. (2021). Integrating the evidence for a terrestrial carbon sink caused by increasing atmospheric CO2. </w:t>
        </w:r>
        <w:r w:rsidRPr="009D05E4">
          <w:rPr>
            <w:i/>
            <w:rPrChange w:id="832" w:author="PHILIP ANTHONY MARTIN" w:date="2024-03-25T12:27:00Z">
              <w:rPr/>
            </w:rPrChange>
          </w:rPr>
          <w:t xml:space="preserve">The New </w:t>
        </w:r>
        <w:proofErr w:type="spellStart"/>
        <w:r w:rsidRPr="009D05E4">
          <w:rPr>
            <w:i/>
            <w:rPrChange w:id="833" w:author="PHILIP ANTHONY MARTIN" w:date="2024-03-25T12:27:00Z">
              <w:rPr/>
            </w:rPrChange>
          </w:rPr>
          <w:t>Phytologist</w:t>
        </w:r>
        <w:proofErr w:type="spellEnd"/>
        <w:r>
          <w:t xml:space="preserve">, </w:t>
        </w:r>
        <w:r w:rsidRPr="009D05E4">
          <w:rPr>
            <w:i/>
            <w:rPrChange w:id="834" w:author="PHILIP ANTHONY MARTIN" w:date="2024-03-25T12:27:00Z">
              <w:rPr/>
            </w:rPrChange>
          </w:rPr>
          <w:t>229</w:t>
        </w:r>
        <w:r>
          <w:t>(5), 2413–2445. https://doi.org/10.1111/nph.16866</w:t>
        </w:r>
      </w:ins>
    </w:p>
    <w:p w14:paraId="0C518416" w14:textId="77777777" w:rsidR="009D05E4" w:rsidRDefault="009D05E4" w:rsidP="002338B0">
      <w:pPr>
        <w:widowControl w:val="0"/>
        <w:pBdr>
          <w:top w:val="nil"/>
          <w:left w:val="nil"/>
          <w:bottom w:val="nil"/>
          <w:right w:val="nil"/>
          <w:between w:val="nil"/>
        </w:pBdr>
        <w:spacing w:line="480" w:lineRule="auto"/>
        <w:ind w:left="720" w:hanging="720"/>
        <w:rPr>
          <w:ins w:id="835" w:author="PHILIP ANTHONY MARTIN" w:date="2024-03-25T12:27:00Z"/>
        </w:rPr>
      </w:pPr>
      <w:ins w:id="836" w:author="PHILIP ANTHONY MARTIN" w:date="2024-03-25T12:27:00Z">
        <w:r>
          <w:t xml:space="preserve">Wang, Y., </w:t>
        </w:r>
        <w:proofErr w:type="spellStart"/>
        <w:r>
          <w:t>Slotsbo</w:t>
        </w:r>
        <w:proofErr w:type="spellEnd"/>
        <w:r>
          <w:t xml:space="preserve">, S., &amp; </w:t>
        </w:r>
        <w:proofErr w:type="spellStart"/>
        <w:r>
          <w:t>Holmstrup</w:t>
        </w:r>
        <w:proofErr w:type="spellEnd"/>
        <w:r>
          <w:t xml:space="preserve">, M. (2022). Soil dwelling springtails are resilient to extreme drought in soil, but their reproduction is highly sensitive to small decreases </w:t>
        </w:r>
        <w:r>
          <w:lastRenderedPageBreak/>
          <w:t xml:space="preserve">in soil water potential. </w:t>
        </w:r>
        <w:proofErr w:type="spellStart"/>
        <w:r w:rsidRPr="009D05E4">
          <w:rPr>
            <w:i/>
            <w:rPrChange w:id="837" w:author="PHILIP ANTHONY MARTIN" w:date="2024-03-25T12:27:00Z">
              <w:rPr/>
            </w:rPrChange>
          </w:rPr>
          <w:t>Geoderma</w:t>
        </w:r>
        <w:proofErr w:type="spellEnd"/>
        <w:r>
          <w:t xml:space="preserve">, </w:t>
        </w:r>
        <w:r w:rsidRPr="009D05E4">
          <w:rPr>
            <w:i/>
            <w:rPrChange w:id="838" w:author="PHILIP ANTHONY MARTIN" w:date="2024-03-25T12:27:00Z">
              <w:rPr/>
            </w:rPrChange>
          </w:rPr>
          <w:t>421</w:t>
        </w:r>
        <w:r>
          <w:t>, 115913. https://doi.org/10.1016/j.geoderma.2022.115913</w:t>
        </w:r>
      </w:ins>
    </w:p>
    <w:p w14:paraId="24D5C46F" w14:textId="77777777" w:rsidR="009D05E4" w:rsidRDefault="009D05E4" w:rsidP="002338B0">
      <w:pPr>
        <w:widowControl w:val="0"/>
        <w:pBdr>
          <w:top w:val="nil"/>
          <w:left w:val="nil"/>
          <w:bottom w:val="nil"/>
          <w:right w:val="nil"/>
          <w:between w:val="nil"/>
        </w:pBdr>
        <w:spacing w:line="480" w:lineRule="auto"/>
        <w:ind w:left="720" w:hanging="720"/>
        <w:rPr>
          <w:ins w:id="839" w:author="PHILIP ANTHONY MARTIN" w:date="2024-03-25T12:27:00Z"/>
        </w:rPr>
      </w:pPr>
      <w:ins w:id="840" w:author="PHILIP ANTHONY MARTIN" w:date="2024-03-25T12:27:00Z">
        <w:r>
          <w:t xml:space="preserve">Watanabe, M. (2006). Anhydrobiosis in invertebrates. </w:t>
        </w:r>
        <w:r w:rsidRPr="009D05E4">
          <w:rPr>
            <w:i/>
            <w:rPrChange w:id="841" w:author="PHILIP ANTHONY MARTIN" w:date="2024-03-25T12:27:00Z">
              <w:rPr/>
            </w:rPrChange>
          </w:rPr>
          <w:t>Applied Entomology and Zoology</w:t>
        </w:r>
        <w:r>
          <w:t xml:space="preserve">, </w:t>
        </w:r>
        <w:r w:rsidRPr="009D05E4">
          <w:rPr>
            <w:i/>
            <w:rPrChange w:id="842" w:author="PHILIP ANTHONY MARTIN" w:date="2024-03-25T12:27:00Z">
              <w:rPr/>
            </w:rPrChange>
          </w:rPr>
          <w:t>41</w:t>
        </w:r>
        <w:r>
          <w:t>(1), 15–31. https://doi.org/10.1303/aez.2006.15</w:t>
        </w:r>
      </w:ins>
    </w:p>
    <w:p w14:paraId="530B328B" w14:textId="77777777" w:rsidR="009D05E4" w:rsidRDefault="009D05E4" w:rsidP="002338B0">
      <w:pPr>
        <w:widowControl w:val="0"/>
        <w:pBdr>
          <w:top w:val="nil"/>
          <w:left w:val="nil"/>
          <w:bottom w:val="nil"/>
          <w:right w:val="nil"/>
          <w:between w:val="nil"/>
        </w:pBdr>
        <w:spacing w:line="480" w:lineRule="auto"/>
        <w:ind w:left="720" w:hanging="720"/>
        <w:rPr>
          <w:ins w:id="843" w:author="PHILIP ANTHONY MARTIN" w:date="2024-03-25T12:27:00Z"/>
        </w:rPr>
      </w:pPr>
      <w:ins w:id="844" w:author="PHILIP ANTHONY MARTIN" w:date="2024-03-25T12:27:00Z">
        <w:r>
          <w:t xml:space="preserve">Westgate, M., &amp; </w:t>
        </w:r>
        <w:proofErr w:type="spellStart"/>
        <w:r>
          <w:t>Grames</w:t>
        </w:r>
        <w:proofErr w:type="spellEnd"/>
        <w:r>
          <w:t xml:space="preserve">, E. (2020). </w:t>
        </w:r>
        <w:proofErr w:type="spellStart"/>
        <w:r w:rsidRPr="009D05E4">
          <w:rPr>
            <w:i/>
            <w:rPrChange w:id="845" w:author="PHILIP ANTHONY MARTIN" w:date="2024-03-25T12:27:00Z">
              <w:rPr/>
            </w:rPrChange>
          </w:rPr>
          <w:t>synthesisr</w:t>
        </w:r>
        <w:proofErr w:type="spellEnd"/>
        <w:r w:rsidRPr="009D05E4">
          <w:rPr>
            <w:i/>
            <w:rPrChange w:id="846" w:author="PHILIP ANTHONY MARTIN" w:date="2024-03-25T12:27:00Z">
              <w:rPr/>
            </w:rPrChange>
          </w:rPr>
          <w:t>: Import, Assemble, and Deduplicate Bibliographic Datasets</w:t>
        </w:r>
        <w:r>
          <w:t>. https://CRAN.R-project.org/package=synthesisr</w:t>
        </w:r>
      </w:ins>
    </w:p>
    <w:p w14:paraId="3A12BEDD" w14:textId="77777777" w:rsidR="009D05E4" w:rsidRDefault="009D05E4" w:rsidP="002338B0">
      <w:pPr>
        <w:widowControl w:val="0"/>
        <w:pBdr>
          <w:top w:val="nil"/>
          <w:left w:val="nil"/>
          <w:bottom w:val="nil"/>
          <w:right w:val="nil"/>
          <w:between w:val="nil"/>
        </w:pBdr>
        <w:spacing w:line="480" w:lineRule="auto"/>
        <w:ind w:left="720" w:hanging="720"/>
        <w:rPr>
          <w:ins w:id="847" w:author="PHILIP ANTHONY MARTIN" w:date="2024-03-25T12:27:00Z"/>
        </w:rPr>
      </w:pPr>
      <w:ins w:id="848" w:author="PHILIP ANTHONY MARTIN" w:date="2024-03-25T12:27:00Z">
        <w:r>
          <w:t xml:space="preserve">Wu, P., &amp; Wang, C. (2019). Differences in spatiotemporal dynamics between soil macrofauna and mesofauna communities in forest ecosystems: The significance for soil fauna diversity monitoring. </w:t>
        </w:r>
        <w:proofErr w:type="spellStart"/>
        <w:r w:rsidRPr="009D05E4">
          <w:rPr>
            <w:i/>
            <w:rPrChange w:id="849" w:author="PHILIP ANTHONY MARTIN" w:date="2024-03-25T12:27:00Z">
              <w:rPr/>
            </w:rPrChange>
          </w:rPr>
          <w:t>Geoderma</w:t>
        </w:r>
        <w:proofErr w:type="spellEnd"/>
        <w:r>
          <w:t xml:space="preserve">, </w:t>
        </w:r>
        <w:r w:rsidRPr="009D05E4">
          <w:rPr>
            <w:i/>
            <w:rPrChange w:id="850" w:author="PHILIP ANTHONY MARTIN" w:date="2024-03-25T12:27:00Z">
              <w:rPr/>
            </w:rPrChange>
          </w:rPr>
          <w:t>337</w:t>
        </w:r>
        <w:r>
          <w:t>, 266–272. https://doi.org/10.1016/j.geoderma.2018.09.031</w:t>
        </w:r>
      </w:ins>
    </w:p>
    <w:p w14:paraId="7D33995C" w14:textId="77777777" w:rsidR="009D05E4" w:rsidRDefault="009D05E4" w:rsidP="002338B0">
      <w:pPr>
        <w:widowControl w:val="0"/>
        <w:pBdr>
          <w:top w:val="nil"/>
          <w:left w:val="nil"/>
          <w:bottom w:val="nil"/>
          <w:right w:val="nil"/>
          <w:between w:val="nil"/>
        </w:pBdr>
        <w:spacing w:line="480" w:lineRule="auto"/>
        <w:ind w:left="720" w:hanging="720"/>
        <w:rPr>
          <w:ins w:id="851" w:author="PHILIP ANTHONY MARTIN" w:date="2024-03-25T12:27:00Z"/>
        </w:rPr>
      </w:pPr>
      <w:ins w:id="852" w:author="PHILIP ANTHONY MARTIN" w:date="2024-03-25T12:27:00Z">
        <w:r>
          <w:t xml:space="preserve">Yang, Y., Saatchi, S. S., Xu, L., Yu, Y., Choi, S., Phillips, N., Kennedy, R., Keller, M., </w:t>
        </w:r>
        <w:proofErr w:type="spellStart"/>
        <w:r>
          <w:t>Knyazikhin</w:t>
        </w:r>
        <w:proofErr w:type="spellEnd"/>
        <w:r>
          <w:t xml:space="preserve">, Y., &amp; Myneni, R. B. (2018). Post-drought </w:t>
        </w:r>
        <w:proofErr w:type="gramStart"/>
        <w:r>
          <w:t>decline</w:t>
        </w:r>
        <w:proofErr w:type="gramEnd"/>
        <w:r>
          <w:t xml:space="preserve"> of the Amazon carbon sink. </w:t>
        </w:r>
        <w:r w:rsidRPr="009D05E4">
          <w:rPr>
            <w:i/>
            <w:rPrChange w:id="853" w:author="PHILIP ANTHONY MARTIN" w:date="2024-03-25T12:27:00Z">
              <w:rPr/>
            </w:rPrChange>
          </w:rPr>
          <w:t>Nature Communications</w:t>
        </w:r>
        <w:r>
          <w:t xml:space="preserve">, </w:t>
        </w:r>
        <w:r w:rsidRPr="009D05E4">
          <w:rPr>
            <w:i/>
            <w:rPrChange w:id="854" w:author="PHILIP ANTHONY MARTIN" w:date="2024-03-25T12:27:00Z">
              <w:rPr/>
            </w:rPrChange>
          </w:rPr>
          <w:t>9</w:t>
        </w:r>
        <w:r>
          <w:t>(1), 3172. https://doi.org/10.1038/s41467-018-05668-6</w:t>
        </w:r>
      </w:ins>
    </w:p>
    <w:p w14:paraId="0F6DF0E6" w14:textId="7908BF0F" w:rsidR="002338B0" w:rsidDel="00281FE2" w:rsidRDefault="009D05E4" w:rsidP="002338B0">
      <w:pPr>
        <w:widowControl w:val="0"/>
        <w:pBdr>
          <w:top w:val="nil"/>
          <w:left w:val="nil"/>
          <w:bottom w:val="nil"/>
          <w:right w:val="nil"/>
          <w:between w:val="nil"/>
        </w:pBdr>
        <w:spacing w:line="480" w:lineRule="auto"/>
        <w:ind w:left="720" w:hanging="720"/>
        <w:rPr>
          <w:del w:id="855" w:author="PHILIP ANTHONY MARTIN" w:date="2024-02-20T10:52:00Z"/>
        </w:rPr>
      </w:pPr>
      <w:proofErr w:type="spellStart"/>
      <w:ins w:id="856" w:author="PHILIP ANTHONY MARTIN" w:date="2024-03-25T12:27:00Z">
        <w:r>
          <w:t>Zajicek</w:t>
        </w:r>
        <w:proofErr w:type="spellEnd"/>
        <w:r>
          <w:t xml:space="preserve">, P., </w:t>
        </w:r>
        <w:proofErr w:type="spellStart"/>
        <w:r>
          <w:t>Welti</w:t>
        </w:r>
        <w:proofErr w:type="spellEnd"/>
        <w:r>
          <w:t xml:space="preserve">, E. A. R., Baker, N. J., </w:t>
        </w:r>
        <w:proofErr w:type="spellStart"/>
        <w:r>
          <w:t>Januschke</w:t>
        </w:r>
        <w:proofErr w:type="spellEnd"/>
        <w:r>
          <w:t xml:space="preserve">, K., </w:t>
        </w:r>
        <w:proofErr w:type="spellStart"/>
        <w:r>
          <w:t>Brauner</w:t>
        </w:r>
        <w:proofErr w:type="spellEnd"/>
        <w:r>
          <w:t xml:space="preserve">, O., &amp; </w:t>
        </w:r>
        <w:proofErr w:type="spellStart"/>
        <w:r>
          <w:t>Haase</w:t>
        </w:r>
        <w:proofErr w:type="spellEnd"/>
        <w:r>
          <w:t xml:space="preserve">, P. (2021). Long-term data reveal unimodal responses of ground beetle abundance to precipitation and land use but no changes in taxonomic and functional diversity. </w:t>
        </w:r>
        <w:r w:rsidRPr="009D05E4">
          <w:rPr>
            <w:i/>
            <w:rPrChange w:id="857" w:author="PHILIP ANTHONY MARTIN" w:date="2024-03-25T12:27:00Z">
              <w:rPr/>
            </w:rPrChange>
          </w:rPr>
          <w:t>Scientific Reports</w:t>
        </w:r>
        <w:r>
          <w:t xml:space="preserve">, </w:t>
        </w:r>
        <w:r w:rsidRPr="009D05E4">
          <w:rPr>
            <w:i/>
            <w:rPrChange w:id="858" w:author="PHILIP ANTHONY MARTIN" w:date="2024-03-25T12:27:00Z">
              <w:rPr/>
            </w:rPrChange>
          </w:rPr>
          <w:t>11</w:t>
        </w:r>
        <w:r>
          <w:t>(1), 17468. https://doi.org/10.1038/s41598-021-96910-7</w:t>
        </w:r>
      </w:ins>
      <w:del w:id="859" w:author="PHILIP ANTHONY MARTIN" w:date="2024-02-20T10:52:00Z">
        <w:r w:rsidR="002338B0" w:rsidDel="00281FE2">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2338B0" w:rsidRPr="002338B0" w:rsidDel="00281FE2">
          <w:rPr>
            <w:i/>
          </w:rPr>
          <w:delText>PLoS Biology</w:delText>
        </w:r>
        <w:r w:rsidR="002338B0" w:rsidDel="00281FE2">
          <w:delText xml:space="preserve">, </w:delText>
        </w:r>
        <w:r w:rsidR="002338B0" w:rsidRPr="002338B0" w:rsidDel="00281FE2">
          <w:rPr>
            <w:i/>
          </w:rPr>
          <w:delText>19</w:delText>
        </w:r>
        <w:r w:rsidR="002338B0" w:rsidDel="00281FE2">
          <w:delText>(10), e3001296. https://doi.org/10.1371/journal.pbio.3001296</w:delText>
        </w:r>
      </w:del>
    </w:p>
    <w:p w14:paraId="07BF5A0F" w14:textId="77777777" w:rsidR="002338B0" w:rsidDel="00281FE2" w:rsidRDefault="002338B0" w:rsidP="002338B0">
      <w:pPr>
        <w:widowControl w:val="0"/>
        <w:pBdr>
          <w:top w:val="nil"/>
          <w:left w:val="nil"/>
          <w:bottom w:val="nil"/>
          <w:right w:val="nil"/>
          <w:between w:val="nil"/>
        </w:pBdr>
        <w:spacing w:line="480" w:lineRule="auto"/>
        <w:ind w:left="720" w:hanging="720"/>
        <w:rPr>
          <w:del w:id="860" w:author="PHILIP ANTHONY MARTIN" w:date="2024-02-20T10:52:00Z"/>
        </w:rPr>
      </w:pPr>
      <w:del w:id="861" w:author="PHILIP ANTHONY MARTIN" w:date="2024-02-20T10:52:00Z">
        <w:r w:rsidDel="00281FE2">
          <w:delText xml:space="preserve">Anderegg, W. R. L., Anderegg, L. D. L., Kerr, K. L., &amp; Trugman, A. T. (2019). Widespread drought-induced tree mortality at dry range edges indicates that climate stress exceeds species’ compensating mechanisms. </w:delText>
        </w:r>
        <w:r w:rsidRPr="002338B0" w:rsidDel="00281FE2">
          <w:rPr>
            <w:i/>
          </w:rPr>
          <w:delText>Global Change Biology</w:delText>
        </w:r>
        <w:r w:rsidDel="00281FE2">
          <w:delText xml:space="preserve">, </w:delText>
        </w:r>
        <w:r w:rsidRPr="002338B0" w:rsidDel="00281FE2">
          <w:rPr>
            <w:i/>
          </w:rPr>
          <w:delText>25</w:delText>
        </w:r>
        <w:r w:rsidDel="00281FE2">
          <w:delText>(11), 3793–</w:delText>
        </w:r>
        <w:r w:rsidDel="00281FE2">
          <w:lastRenderedPageBreak/>
          <w:delText>3802. https://doi.org/10.1111/gcb.14771</w:delText>
        </w:r>
      </w:del>
    </w:p>
    <w:p w14:paraId="52EEB542"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862" w:author="PHILIP ANTHONY MARTIN" w:date="2024-02-20T10:52:00Z"/>
          <w:lang w:val="es-ES"/>
        </w:rPr>
      </w:pPr>
      <w:del w:id="863" w:author="PHILIP ANTHONY MARTIN" w:date="2024-02-20T10:52:00Z">
        <w:r w:rsidDel="00281FE2">
          <w:delText xml:space="preserve">Aupic-Samain, A., Baldy, V., Delcourt, N., Krogh, P. H., Gauquelin, T., Fernandez, C., &amp; Santonja, M. (2021). Water availability rather than temperature control soil fauna community structure and prey–predator interactions. </w:delText>
        </w:r>
        <w:r w:rsidRPr="002338B0" w:rsidDel="00281FE2">
          <w:rPr>
            <w:i/>
            <w:lang w:val="es-ES"/>
          </w:rPr>
          <w:delText>Functional Ecology</w:delText>
        </w:r>
        <w:r w:rsidRPr="002338B0" w:rsidDel="00281FE2">
          <w:rPr>
            <w:lang w:val="es-ES"/>
          </w:rPr>
          <w:delText xml:space="preserve">, </w:delText>
        </w:r>
        <w:r w:rsidRPr="002338B0" w:rsidDel="00281FE2">
          <w:rPr>
            <w:i/>
            <w:lang w:val="es-ES"/>
          </w:rPr>
          <w:delText>35</w:delText>
        </w:r>
        <w:r w:rsidRPr="002338B0" w:rsidDel="00281FE2">
          <w:rPr>
            <w:lang w:val="es-ES"/>
          </w:rPr>
          <w:delText>(7), 1550–1559. https://doi.org/10.1111/1365-2435.13745</w:delText>
        </w:r>
      </w:del>
    </w:p>
    <w:p w14:paraId="2AAC8D94" w14:textId="77777777" w:rsidR="002338B0" w:rsidDel="00281FE2" w:rsidRDefault="002338B0" w:rsidP="002338B0">
      <w:pPr>
        <w:widowControl w:val="0"/>
        <w:pBdr>
          <w:top w:val="nil"/>
          <w:left w:val="nil"/>
          <w:bottom w:val="nil"/>
          <w:right w:val="nil"/>
          <w:between w:val="nil"/>
        </w:pBdr>
        <w:spacing w:line="480" w:lineRule="auto"/>
        <w:ind w:left="720" w:hanging="720"/>
        <w:rPr>
          <w:del w:id="864" w:author="PHILIP ANTHONY MARTIN" w:date="2024-02-20T10:52:00Z"/>
        </w:rPr>
      </w:pPr>
      <w:del w:id="865" w:author="PHILIP ANTHONY MARTIN" w:date="2024-02-20T10:52:00Z">
        <w:r w:rsidRPr="002338B0" w:rsidDel="00281FE2">
          <w:rPr>
            <w:lang w:val="es-ES"/>
          </w:rPr>
          <w:delText xml:space="preserve">Aupic-Samain, A., Santonja, M., Chomel, M., Pereira, S., Quer, E., Lecareux, C., Limousin, J.-M., Ourcival, J.-M., Simioni, G., Gauquelin, T., Fernandez, C., &amp; Baldy, V. (2021). </w:delText>
        </w:r>
        <w:r w:rsidDel="00281FE2">
          <w:delText xml:space="preserve">Soil biota response to experimental rainfall reduction depends on the dominant tree species in mature northern Mediterranean forests. </w:delText>
        </w:r>
        <w:r w:rsidRPr="002338B0" w:rsidDel="00281FE2">
          <w:rPr>
            <w:i/>
          </w:rPr>
          <w:delText>Soil Biology &amp; Biochemistry</w:delText>
        </w:r>
        <w:r w:rsidDel="00281FE2">
          <w:delText xml:space="preserve">, </w:delText>
        </w:r>
        <w:r w:rsidRPr="002338B0" w:rsidDel="00281FE2">
          <w:rPr>
            <w:i/>
          </w:rPr>
          <w:delText>154</w:delText>
        </w:r>
        <w:r w:rsidDel="00281FE2">
          <w:delText>, 108122. https://doi.org/10.1016/j.soilbio.2020.108122</w:delText>
        </w:r>
      </w:del>
    </w:p>
    <w:p w14:paraId="38C0301F" w14:textId="77777777" w:rsidR="002338B0" w:rsidDel="00281FE2" w:rsidRDefault="002338B0" w:rsidP="002338B0">
      <w:pPr>
        <w:widowControl w:val="0"/>
        <w:pBdr>
          <w:top w:val="nil"/>
          <w:left w:val="nil"/>
          <w:bottom w:val="nil"/>
          <w:right w:val="nil"/>
          <w:between w:val="nil"/>
        </w:pBdr>
        <w:spacing w:line="480" w:lineRule="auto"/>
        <w:ind w:left="720" w:hanging="720"/>
        <w:rPr>
          <w:del w:id="866" w:author="PHILIP ANTHONY MARTIN" w:date="2024-02-20T10:52:00Z"/>
        </w:rPr>
      </w:pPr>
      <w:del w:id="867" w:author="PHILIP ANTHONY MARTIN" w:date="2024-02-20T10:52:00Z">
        <w:r w:rsidDel="00281FE2">
          <w:delText xml:space="preserve">Barton, K. (2015). </w:delText>
        </w:r>
        <w:r w:rsidRPr="002338B0" w:rsidDel="00281FE2">
          <w:rPr>
            <w:i/>
          </w:rPr>
          <w:delText>MuMIn: multi-model inference</w:delText>
        </w:r>
        <w:r w:rsidDel="00281FE2">
          <w:delText xml:space="preserve"> (1.15.1).</w:delText>
        </w:r>
      </w:del>
    </w:p>
    <w:p w14:paraId="4002E86F" w14:textId="77777777" w:rsidR="002338B0" w:rsidDel="00281FE2" w:rsidRDefault="002338B0" w:rsidP="002338B0">
      <w:pPr>
        <w:widowControl w:val="0"/>
        <w:pBdr>
          <w:top w:val="nil"/>
          <w:left w:val="nil"/>
          <w:bottom w:val="nil"/>
          <w:right w:val="nil"/>
          <w:between w:val="nil"/>
        </w:pBdr>
        <w:spacing w:line="480" w:lineRule="auto"/>
        <w:ind w:left="720" w:hanging="720"/>
        <w:rPr>
          <w:del w:id="868" w:author="PHILIP ANTHONY MARTIN" w:date="2024-02-20T10:52:00Z"/>
        </w:rPr>
      </w:pPr>
      <w:del w:id="869" w:author="PHILIP ANTHONY MARTIN" w:date="2024-02-20T10:52:00Z">
        <w:r w:rsidDel="00281FE2">
          <w:delText>Beaumelle, L., Tison, L., Eisenhauer, N., Hines, J., Malladi, S., Pelosi, C., Thouvenot, L., &amp; Phillips, H. R. P. (2023). Pesticide effects on soil fauna communities—A meta</w:delText>
        </w:r>
        <w:r w:rsidDel="00281FE2">
          <w:rPr>
            <w:rFonts w:ascii="Cambria Math" w:hAnsi="Cambria Math" w:cs="Cambria Math"/>
          </w:rPr>
          <w:delText>‐</w:delText>
        </w:r>
        <w:r w:rsidDel="00281FE2">
          <w:delText xml:space="preserve">analysis. </w:delText>
        </w:r>
        <w:r w:rsidRPr="002338B0" w:rsidDel="00281FE2">
          <w:rPr>
            <w:i/>
          </w:rPr>
          <w:delText>The Journal of Applied Ecology</w:delText>
        </w:r>
        <w:r w:rsidDel="00281FE2">
          <w:delText>. https://doi.org/10.1111/1365-2664.14437</w:delText>
        </w:r>
      </w:del>
    </w:p>
    <w:p w14:paraId="4A9BB5A0" w14:textId="77777777" w:rsidR="002338B0" w:rsidDel="00281FE2" w:rsidRDefault="002338B0" w:rsidP="002338B0">
      <w:pPr>
        <w:widowControl w:val="0"/>
        <w:pBdr>
          <w:top w:val="nil"/>
          <w:left w:val="nil"/>
          <w:bottom w:val="nil"/>
          <w:right w:val="nil"/>
          <w:between w:val="nil"/>
        </w:pBdr>
        <w:spacing w:line="480" w:lineRule="auto"/>
        <w:ind w:left="720" w:hanging="720"/>
        <w:rPr>
          <w:del w:id="870" w:author="PHILIP ANTHONY MARTIN" w:date="2024-02-20T10:52:00Z"/>
        </w:rPr>
      </w:pPr>
      <w:del w:id="871" w:author="PHILIP ANTHONY MARTIN" w:date="2024-02-20T10:52:00Z">
        <w:r w:rsidDel="00281FE2">
          <w:delText xml:space="preserve">Benton, M. J., Wilf, P., &amp; Sauquet, H. (2022). The Angiosperm Terrestrial Revolution and the origins of modern biodiversity. </w:delText>
        </w:r>
        <w:r w:rsidRPr="002338B0" w:rsidDel="00281FE2">
          <w:rPr>
            <w:i/>
          </w:rPr>
          <w:delText>The New Phytologist</w:delText>
        </w:r>
        <w:r w:rsidDel="00281FE2">
          <w:delText xml:space="preserve">, </w:delText>
        </w:r>
        <w:r w:rsidRPr="002338B0" w:rsidDel="00281FE2">
          <w:rPr>
            <w:i/>
          </w:rPr>
          <w:delText>233</w:delText>
        </w:r>
        <w:r w:rsidDel="00281FE2">
          <w:delText>(5), 2017–2035. https://doi.org/10.1111/nph.17822</w:delText>
        </w:r>
      </w:del>
    </w:p>
    <w:p w14:paraId="5293AA05" w14:textId="77777777" w:rsidR="002338B0" w:rsidDel="00281FE2" w:rsidRDefault="002338B0" w:rsidP="002338B0">
      <w:pPr>
        <w:widowControl w:val="0"/>
        <w:pBdr>
          <w:top w:val="nil"/>
          <w:left w:val="nil"/>
          <w:bottom w:val="nil"/>
          <w:right w:val="nil"/>
          <w:between w:val="nil"/>
        </w:pBdr>
        <w:spacing w:line="480" w:lineRule="auto"/>
        <w:ind w:left="720" w:hanging="720"/>
        <w:rPr>
          <w:del w:id="872" w:author="PHILIP ANTHONY MARTIN" w:date="2024-02-20T10:52:00Z"/>
        </w:rPr>
      </w:pPr>
      <w:del w:id="873" w:author="PHILIP ANTHONY MARTIN" w:date="2024-02-20T10:52:00Z">
        <w:r w:rsidDel="00281FE2">
          <w:delText xml:space="preserve">Blankinship, J. C., Niklaus, P. A., &amp; Hungate, B. A. (2011). A meta-analysis of responses of soil biota to global change. </w:delText>
        </w:r>
        <w:r w:rsidRPr="002338B0" w:rsidDel="00281FE2">
          <w:rPr>
            <w:i/>
          </w:rPr>
          <w:delText>Oecologia</w:delText>
        </w:r>
        <w:r w:rsidDel="00281FE2">
          <w:delText xml:space="preserve">, </w:delText>
        </w:r>
        <w:r w:rsidRPr="002338B0" w:rsidDel="00281FE2">
          <w:rPr>
            <w:i/>
          </w:rPr>
          <w:delText>165</w:delText>
        </w:r>
        <w:r w:rsidDel="00281FE2">
          <w:delText>(3), 553–565. https://doi.org/10.1007/s00442-011-1909-0</w:delText>
        </w:r>
      </w:del>
    </w:p>
    <w:p w14:paraId="05EE5511" w14:textId="77777777" w:rsidR="002338B0" w:rsidDel="00281FE2" w:rsidRDefault="002338B0" w:rsidP="002338B0">
      <w:pPr>
        <w:widowControl w:val="0"/>
        <w:pBdr>
          <w:top w:val="nil"/>
          <w:left w:val="nil"/>
          <w:bottom w:val="nil"/>
          <w:right w:val="nil"/>
          <w:between w:val="nil"/>
        </w:pBdr>
        <w:spacing w:line="480" w:lineRule="auto"/>
        <w:ind w:left="720" w:hanging="720"/>
        <w:rPr>
          <w:del w:id="874" w:author="PHILIP ANTHONY MARTIN" w:date="2024-02-20T10:52:00Z"/>
        </w:rPr>
      </w:pPr>
      <w:del w:id="875" w:author="PHILIP ANTHONY MARTIN" w:date="2024-02-20T10:52:00Z">
        <w:r w:rsidDel="00281FE2">
          <w:delText xml:space="preserve">Bozada, T., Borden, J., Workman, J., Del Cid, M., Malinowski, J., &amp; Luechtefeld, T. (2021). Sysrev: A FAIR platform for Data Curation and Systematic Evidence Review. In </w:delText>
        </w:r>
        <w:r w:rsidRPr="002338B0" w:rsidDel="00281FE2">
          <w:rPr>
            <w:i/>
          </w:rPr>
          <w:delText>bioRxiv</w:delText>
        </w:r>
        <w:r w:rsidDel="00281FE2">
          <w:delText xml:space="preserve"> (p. 2021.03.24.436697). https://doi.org/10.1101/2021.03.24.436697</w:delText>
        </w:r>
      </w:del>
    </w:p>
    <w:p w14:paraId="23421916" w14:textId="77777777" w:rsidR="002338B0" w:rsidDel="00281FE2" w:rsidRDefault="002338B0" w:rsidP="002338B0">
      <w:pPr>
        <w:widowControl w:val="0"/>
        <w:pBdr>
          <w:top w:val="nil"/>
          <w:left w:val="nil"/>
          <w:bottom w:val="nil"/>
          <w:right w:val="nil"/>
          <w:between w:val="nil"/>
        </w:pBdr>
        <w:spacing w:line="480" w:lineRule="auto"/>
        <w:ind w:left="720" w:hanging="720"/>
        <w:rPr>
          <w:del w:id="876" w:author="PHILIP ANTHONY MARTIN" w:date="2024-02-20T10:52:00Z"/>
        </w:rPr>
      </w:pPr>
      <w:del w:id="877" w:author="PHILIP ANTHONY MARTIN" w:date="2024-02-20T10:52:00Z">
        <w:r w:rsidDel="00281FE2">
          <w:delText>Bristol, D., Hassan, K., Blankinship, J. C., &amp; Nielsen, U. N. (2023). Responses of nematode abundances to increased and reduced rainfall under field conditions: A meta</w:delText>
        </w:r>
        <w:r w:rsidDel="00281FE2">
          <w:rPr>
            <w:rFonts w:ascii="Cambria Math" w:hAnsi="Cambria Math" w:cs="Cambria Math"/>
          </w:rPr>
          <w:delText>‐</w:delText>
        </w:r>
        <w:r w:rsidDel="00281FE2">
          <w:delText xml:space="preserve">analysis. </w:delText>
        </w:r>
        <w:r w:rsidRPr="002338B0" w:rsidDel="00281FE2">
          <w:rPr>
            <w:i/>
          </w:rPr>
          <w:delText xml:space="preserve">Ecosphere </w:delText>
        </w:r>
        <w:r w:rsidDel="00281FE2">
          <w:delText xml:space="preserve">, </w:delText>
        </w:r>
        <w:r w:rsidRPr="002338B0" w:rsidDel="00281FE2">
          <w:rPr>
            <w:i/>
          </w:rPr>
          <w:delText>14</w:delText>
        </w:r>
        <w:r w:rsidDel="00281FE2">
          <w:delText>(1). https://doi.org/10.1002/ecs2.4364</w:delText>
        </w:r>
      </w:del>
    </w:p>
    <w:p w14:paraId="39C92567" w14:textId="77777777" w:rsidR="002338B0" w:rsidDel="00281FE2" w:rsidRDefault="002338B0" w:rsidP="002338B0">
      <w:pPr>
        <w:widowControl w:val="0"/>
        <w:pBdr>
          <w:top w:val="nil"/>
          <w:left w:val="nil"/>
          <w:bottom w:val="nil"/>
          <w:right w:val="nil"/>
          <w:between w:val="nil"/>
        </w:pBdr>
        <w:spacing w:line="480" w:lineRule="auto"/>
        <w:ind w:left="720" w:hanging="720"/>
        <w:rPr>
          <w:del w:id="878" w:author="PHILIP ANTHONY MARTIN" w:date="2024-02-20T10:52:00Z"/>
        </w:rPr>
      </w:pPr>
      <w:del w:id="879" w:author="PHILIP ANTHONY MARTIN" w:date="2024-02-20T10:52:00Z">
        <w:r w:rsidDel="00281FE2">
          <w:delText xml:space="preserve">Chase, J. M., &amp; Knight, T. M. (2013). Scale-dependent effect sizes of ecological drivers on biodiversity: why standardised sampling is not enough. </w:delText>
        </w:r>
        <w:r w:rsidRPr="002338B0" w:rsidDel="00281FE2">
          <w:rPr>
            <w:i/>
          </w:rPr>
          <w:delText>Ecology Letters</w:delText>
        </w:r>
        <w:r w:rsidDel="00281FE2">
          <w:delText xml:space="preserve">, </w:delText>
        </w:r>
        <w:r w:rsidRPr="002338B0" w:rsidDel="00281FE2">
          <w:rPr>
            <w:i/>
          </w:rPr>
          <w:delText>16 Suppl 1</w:delText>
        </w:r>
        <w:r w:rsidDel="00281FE2">
          <w:delText xml:space="preserve">, </w:delText>
        </w:r>
        <w:r w:rsidDel="00281FE2">
          <w:lastRenderedPageBreak/>
          <w:delText>17–26. https://doi.org/10.1111/ele.12112</w:delText>
        </w:r>
      </w:del>
    </w:p>
    <w:p w14:paraId="74ACB409"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880" w:author="PHILIP ANTHONY MARTIN" w:date="2024-02-20T10:52:00Z"/>
          <w:lang w:val="es-ES"/>
        </w:rPr>
      </w:pPr>
      <w:del w:id="881" w:author="PHILIP ANTHONY MARTIN" w:date="2024-02-20T10:52:00Z">
        <w:r w:rsidDel="00281FE2">
          <w:delText xml:space="preserve">Chikoski, J. M., Ferguson, S. H., &amp; Meyer, L. (2006). Effects of water addition on soil arthropods and soil characteristics in a precipitation-limited environment. </w:delText>
        </w:r>
        <w:r w:rsidRPr="002338B0" w:rsidDel="00281FE2">
          <w:rPr>
            <w:i/>
            <w:lang w:val="es-ES"/>
          </w:rPr>
          <w:delText>Acta Oecologica</w:delText>
        </w:r>
        <w:r w:rsidRPr="002338B0" w:rsidDel="00281FE2">
          <w:rPr>
            <w:lang w:val="es-ES"/>
          </w:rPr>
          <w:delText xml:space="preserve">, </w:delText>
        </w:r>
        <w:r w:rsidRPr="002338B0" w:rsidDel="00281FE2">
          <w:rPr>
            <w:i/>
            <w:lang w:val="es-ES"/>
          </w:rPr>
          <w:delText>30</w:delText>
        </w:r>
        <w:r w:rsidRPr="002338B0" w:rsidDel="00281FE2">
          <w:rPr>
            <w:lang w:val="es-ES"/>
          </w:rPr>
          <w:delText>(2), 203–211. https://doi.org/10.1016/j.actao.2006.04.005</w:delText>
        </w:r>
      </w:del>
    </w:p>
    <w:p w14:paraId="2083B262" w14:textId="77777777" w:rsidR="002338B0" w:rsidDel="00281FE2" w:rsidRDefault="002338B0" w:rsidP="002338B0">
      <w:pPr>
        <w:widowControl w:val="0"/>
        <w:pBdr>
          <w:top w:val="nil"/>
          <w:left w:val="nil"/>
          <w:bottom w:val="nil"/>
          <w:right w:val="nil"/>
          <w:between w:val="nil"/>
        </w:pBdr>
        <w:spacing w:line="480" w:lineRule="auto"/>
        <w:ind w:left="720" w:hanging="720"/>
        <w:rPr>
          <w:del w:id="882" w:author="PHILIP ANTHONY MARTIN" w:date="2024-02-20T10:52:00Z"/>
        </w:rPr>
      </w:pPr>
      <w:del w:id="883" w:author="PHILIP ANTHONY MARTIN" w:date="2024-02-20T10:52:00Z">
        <w:r w:rsidRPr="002338B0" w:rsidDel="00281FE2">
          <w:rPr>
            <w:lang w:val="es-ES"/>
          </w:rPr>
          <w:delText xml:space="preserve">Christie, A. P., Abecasis, D., Adjeroud, M., Alonso, J. C., Amano, T., Anton, A., Baldigo, B. P., Barrientos, R., Bicknell, J. E., Buhl, D. A., &amp; Others. </w:delText>
        </w:r>
        <w:r w:rsidDel="00281FE2">
          <w:delText xml:space="preserve">(2020). Quantifying and addressing the prevalence and bias of study designs in the environmental and social sciences. </w:delText>
        </w:r>
        <w:r w:rsidRPr="002338B0" w:rsidDel="00281FE2">
          <w:rPr>
            <w:i/>
          </w:rPr>
          <w:delText>Nature Communications</w:delText>
        </w:r>
        <w:r w:rsidDel="00281FE2">
          <w:delText>.</w:delText>
        </w:r>
      </w:del>
    </w:p>
    <w:p w14:paraId="775F2FD7" w14:textId="77777777" w:rsidR="002338B0" w:rsidDel="00281FE2" w:rsidRDefault="002338B0" w:rsidP="002338B0">
      <w:pPr>
        <w:widowControl w:val="0"/>
        <w:pBdr>
          <w:top w:val="nil"/>
          <w:left w:val="nil"/>
          <w:bottom w:val="nil"/>
          <w:right w:val="nil"/>
          <w:between w:val="nil"/>
        </w:pBdr>
        <w:spacing w:line="480" w:lineRule="auto"/>
        <w:ind w:left="720" w:hanging="720"/>
        <w:rPr>
          <w:del w:id="884" w:author="PHILIP ANTHONY MARTIN" w:date="2024-02-20T10:52:00Z"/>
        </w:rPr>
      </w:pPr>
      <w:del w:id="885" w:author="PHILIP ANTHONY MARTIN" w:date="2024-02-20T10:52:00Z">
        <w:r w:rsidDel="00281FE2">
          <w:delText xml:space="preserve">Christie, A. P., Amano, T., Martin, P. A., Shackelford, G. E., Simmons, B. I., &amp; Sutherland, W. J. (2019). Simple study designs in ecology produce inaccurate estimates of biodiversity responses. </w:delText>
        </w:r>
        <w:r w:rsidRPr="002338B0" w:rsidDel="00281FE2">
          <w:rPr>
            <w:i/>
          </w:rPr>
          <w:delText>The Journal of Applied Ecology</w:delText>
        </w:r>
        <w:r w:rsidDel="00281FE2">
          <w:delText xml:space="preserve">, </w:delText>
        </w:r>
        <w:r w:rsidRPr="002338B0" w:rsidDel="00281FE2">
          <w:rPr>
            <w:i/>
          </w:rPr>
          <w:delText>56</w:delText>
        </w:r>
        <w:r w:rsidDel="00281FE2">
          <w:delText>(12), 2742–2754. https://doi.org/10.1111/1365-2664.13499</w:delText>
        </w:r>
      </w:del>
    </w:p>
    <w:p w14:paraId="19BB4DEF" w14:textId="77777777" w:rsidR="002338B0" w:rsidDel="00281FE2" w:rsidRDefault="002338B0" w:rsidP="002338B0">
      <w:pPr>
        <w:widowControl w:val="0"/>
        <w:pBdr>
          <w:top w:val="nil"/>
          <w:left w:val="nil"/>
          <w:bottom w:val="nil"/>
          <w:right w:val="nil"/>
          <w:between w:val="nil"/>
        </w:pBdr>
        <w:spacing w:line="480" w:lineRule="auto"/>
        <w:ind w:left="720" w:hanging="720"/>
        <w:rPr>
          <w:del w:id="886" w:author="PHILIP ANTHONY MARTIN" w:date="2024-02-20T10:52:00Z"/>
        </w:rPr>
      </w:pPr>
      <w:del w:id="887" w:author="PHILIP ANTHONY MARTIN" w:date="2024-02-20T10:52:00Z">
        <w:r w:rsidDel="00281FE2">
          <w:delText xml:space="preserve">Cohen, J. (1960). A Coefficient of Agreement for Nominal Scales. </w:delText>
        </w:r>
        <w:r w:rsidRPr="002338B0" w:rsidDel="00281FE2">
          <w:rPr>
            <w:i/>
          </w:rPr>
          <w:delText>Educational and Psychological Measurement</w:delText>
        </w:r>
        <w:r w:rsidDel="00281FE2">
          <w:delText xml:space="preserve">, </w:delText>
        </w:r>
        <w:r w:rsidRPr="002338B0" w:rsidDel="00281FE2">
          <w:rPr>
            <w:i/>
          </w:rPr>
          <w:delText>20</w:delText>
        </w:r>
        <w:r w:rsidDel="00281FE2">
          <w:delText>(1), 37–46. https://doi.org/10.1177/001316446002000104</w:delText>
        </w:r>
      </w:del>
    </w:p>
    <w:p w14:paraId="41A982FF" w14:textId="77777777" w:rsidR="002338B0" w:rsidDel="00281FE2" w:rsidRDefault="002338B0" w:rsidP="002338B0">
      <w:pPr>
        <w:widowControl w:val="0"/>
        <w:pBdr>
          <w:top w:val="nil"/>
          <w:left w:val="nil"/>
          <w:bottom w:val="nil"/>
          <w:right w:val="nil"/>
          <w:between w:val="nil"/>
        </w:pBdr>
        <w:spacing w:line="480" w:lineRule="auto"/>
        <w:ind w:left="720" w:hanging="720"/>
        <w:rPr>
          <w:del w:id="888" w:author="PHILIP ANTHONY MARTIN" w:date="2024-02-20T10:52:00Z"/>
        </w:rPr>
      </w:pPr>
      <w:del w:id="889" w:author="PHILIP ANTHONY MARTIN" w:date="2024-02-20T10:52:00Z">
        <w:r w:rsidDel="00281FE2">
          <w:delText xml:space="preserve">Collaboration for Environmental Evidence. (2018). </w:delText>
        </w:r>
        <w:r w:rsidRPr="002338B0" w:rsidDel="00281FE2">
          <w:rPr>
            <w:i/>
          </w:rPr>
          <w:delText>Guidelines and Standards for Evidence synthesis in Environmental Management. Version 5.0</w:delText>
        </w:r>
        <w:r w:rsidDel="00281FE2">
          <w:delText xml:space="preserve"> (Pullin, A.S., Frampton, G.K., Livoreil, B., Petrokofsky, G., Ed.). www.environmentalevidence.org/information-for-authors. [Accessed 6/10/21].</w:delText>
        </w:r>
      </w:del>
    </w:p>
    <w:p w14:paraId="1F133AD1" w14:textId="77777777" w:rsidR="002338B0" w:rsidDel="00281FE2" w:rsidRDefault="002338B0" w:rsidP="002338B0">
      <w:pPr>
        <w:widowControl w:val="0"/>
        <w:pBdr>
          <w:top w:val="nil"/>
          <w:left w:val="nil"/>
          <w:bottom w:val="nil"/>
          <w:right w:val="nil"/>
          <w:between w:val="nil"/>
        </w:pBdr>
        <w:spacing w:line="480" w:lineRule="auto"/>
        <w:ind w:left="720" w:hanging="720"/>
        <w:rPr>
          <w:del w:id="890" w:author="PHILIP ANTHONY MARTIN" w:date="2024-02-20T10:52:00Z"/>
        </w:rPr>
      </w:pPr>
      <w:del w:id="891" w:author="PHILIP ANTHONY MARTIN" w:date="2024-02-20T10:52:00Z">
        <w:r w:rsidDel="00281FE2">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2338B0" w:rsidDel="00281FE2">
          <w:rPr>
            <w:i/>
          </w:rPr>
          <w:delText>Soil Biology &amp; Biochemistry</w:delText>
        </w:r>
        <w:r w:rsidDel="00281FE2">
          <w:delText xml:space="preserve">, </w:delText>
        </w:r>
        <w:r w:rsidRPr="002338B0" w:rsidDel="00281FE2">
          <w:rPr>
            <w:i/>
          </w:rPr>
          <w:delText>110</w:delText>
        </w:r>
        <w:r w:rsidDel="00281FE2">
          <w:delText>, 116–133. https://doi.org/10.1016/j.soilbio.2017.03.008</w:delText>
        </w:r>
      </w:del>
    </w:p>
    <w:p w14:paraId="3FC43706" w14:textId="77777777" w:rsidR="002338B0" w:rsidDel="00281FE2" w:rsidRDefault="002338B0" w:rsidP="002338B0">
      <w:pPr>
        <w:widowControl w:val="0"/>
        <w:pBdr>
          <w:top w:val="nil"/>
          <w:left w:val="nil"/>
          <w:bottom w:val="nil"/>
          <w:right w:val="nil"/>
          <w:between w:val="nil"/>
        </w:pBdr>
        <w:spacing w:line="480" w:lineRule="auto"/>
        <w:ind w:left="720" w:hanging="720"/>
        <w:rPr>
          <w:del w:id="892" w:author="PHILIP ANTHONY MARTIN" w:date="2024-02-20T10:52:00Z"/>
        </w:rPr>
      </w:pPr>
      <w:del w:id="893" w:author="PHILIP ANTHONY MARTIN" w:date="2024-02-20T10:52:00Z">
        <w:r w:rsidDel="00281FE2">
          <w:delText xml:space="preserve">Culina, A., Crowther, T. W., Ramakers, J. J. C., Gienapp, P., &amp; Visser, M. E. (2018). How to do meta-analysis of open datasets. </w:delText>
        </w:r>
        <w:r w:rsidRPr="002338B0" w:rsidDel="00281FE2">
          <w:rPr>
            <w:i/>
          </w:rPr>
          <w:delText>Nature Ecology &amp; Evolution</w:delText>
        </w:r>
        <w:r w:rsidDel="00281FE2">
          <w:delText xml:space="preserve">, </w:delText>
        </w:r>
        <w:r w:rsidRPr="002338B0" w:rsidDel="00281FE2">
          <w:rPr>
            <w:i/>
          </w:rPr>
          <w:delText>2</w:delText>
        </w:r>
        <w:r w:rsidDel="00281FE2">
          <w:delText>(7), 1053–1056. https://doi.org/10.1038/s41559-018-0579-2</w:delText>
        </w:r>
      </w:del>
    </w:p>
    <w:p w14:paraId="657FA583" w14:textId="77777777" w:rsidR="002338B0" w:rsidDel="00281FE2" w:rsidRDefault="002338B0" w:rsidP="002338B0">
      <w:pPr>
        <w:widowControl w:val="0"/>
        <w:pBdr>
          <w:top w:val="nil"/>
          <w:left w:val="nil"/>
          <w:bottom w:val="nil"/>
          <w:right w:val="nil"/>
          <w:between w:val="nil"/>
        </w:pBdr>
        <w:spacing w:line="480" w:lineRule="auto"/>
        <w:ind w:left="720" w:hanging="720"/>
        <w:rPr>
          <w:del w:id="894" w:author="PHILIP ANTHONY MARTIN" w:date="2024-02-20T10:52:00Z"/>
        </w:rPr>
      </w:pPr>
      <w:del w:id="895" w:author="PHILIP ANTHONY MARTIN" w:date="2024-02-20T10:52:00Z">
        <w:r w:rsidDel="00281FE2">
          <w:delText xml:space="preserve">Deckmyn, G., Flores, O., Mayer, M., Domene, X., Schnepf, A., Kuka, K., Van Looy, K., </w:delText>
        </w:r>
        <w:r w:rsidDel="00281FE2">
          <w:lastRenderedPageBreak/>
          <w:delText xml:space="preserve">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2338B0" w:rsidDel="00281FE2">
          <w:rPr>
            <w:i/>
          </w:rPr>
          <w:delText>PeerJ</w:delText>
        </w:r>
        <w:r w:rsidDel="00281FE2">
          <w:delText xml:space="preserve">, </w:delText>
        </w:r>
        <w:r w:rsidRPr="002338B0" w:rsidDel="00281FE2">
          <w:rPr>
            <w:i/>
          </w:rPr>
          <w:delText>8</w:delText>
        </w:r>
        <w:r w:rsidDel="00281FE2">
          <w:delText>, e9750. https://doi.org/10.7717/peerj.9750</w:delText>
        </w:r>
      </w:del>
    </w:p>
    <w:p w14:paraId="6CFD859A" w14:textId="77777777" w:rsidR="002338B0" w:rsidDel="00281FE2" w:rsidRDefault="002338B0" w:rsidP="002338B0">
      <w:pPr>
        <w:widowControl w:val="0"/>
        <w:pBdr>
          <w:top w:val="nil"/>
          <w:left w:val="nil"/>
          <w:bottom w:val="nil"/>
          <w:right w:val="nil"/>
          <w:between w:val="nil"/>
        </w:pBdr>
        <w:spacing w:line="480" w:lineRule="auto"/>
        <w:ind w:left="720" w:hanging="720"/>
        <w:rPr>
          <w:del w:id="896" w:author="PHILIP ANTHONY MARTIN" w:date="2024-02-20T10:52:00Z"/>
        </w:rPr>
      </w:pPr>
      <w:del w:id="897" w:author="PHILIP ANTHONY MARTIN" w:date="2024-02-20T10:52:00Z">
        <w:r w:rsidDel="00281FE2">
          <w:delText xml:space="preserve">Deng, L., Peng, C., Kim, D.-G., Li, J., Liu, Y., Hai, X., Liu, Q., Huang, C., Shangguan, Z., &amp; Kuzyakov, Y. (2021). Drought effects on soil carbon and nitrogen dynamics in global natural ecosystems. </w:delText>
        </w:r>
        <w:r w:rsidRPr="002338B0" w:rsidDel="00281FE2">
          <w:rPr>
            <w:i/>
          </w:rPr>
          <w:delText>Earth-Science Reviews</w:delText>
        </w:r>
        <w:r w:rsidDel="00281FE2">
          <w:delText xml:space="preserve">, </w:delText>
        </w:r>
        <w:r w:rsidRPr="002338B0" w:rsidDel="00281FE2">
          <w:rPr>
            <w:i/>
          </w:rPr>
          <w:delText>214</w:delText>
        </w:r>
        <w:r w:rsidDel="00281FE2">
          <w:delText>, 103501. https://doi.org/10.1016/j.earscirev.2020.103501</w:delText>
        </w:r>
      </w:del>
    </w:p>
    <w:p w14:paraId="54FB5E2E"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898" w:author="PHILIP ANTHONY MARTIN" w:date="2024-02-20T10:52:00Z"/>
          <w:lang w:val="es-ES"/>
        </w:rPr>
      </w:pPr>
      <w:del w:id="899" w:author="PHILIP ANTHONY MARTIN" w:date="2024-02-20T10:52:00Z">
        <w:r w:rsidDel="00281FE2">
          <w:delText xml:space="preserve">Dornelas, M., Gotelli, N. J., McGill, B., Shimadzu, H., Moyes, F., Sievers, C., &amp; Magurran, A. E. (2014). Assemblage time series reveal biodiversity change but not systematic loss. </w:delText>
        </w:r>
        <w:r w:rsidRPr="002338B0" w:rsidDel="00281FE2">
          <w:rPr>
            <w:i/>
            <w:lang w:val="es-ES"/>
          </w:rPr>
          <w:delText>Science</w:delText>
        </w:r>
        <w:r w:rsidRPr="002338B0" w:rsidDel="00281FE2">
          <w:rPr>
            <w:lang w:val="es-ES"/>
          </w:rPr>
          <w:delText xml:space="preserve">, </w:delText>
        </w:r>
        <w:r w:rsidRPr="002338B0" w:rsidDel="00281FE2">
          <w:rPr>
            <w:i/>
            <w:lang w:val="es-ES"/>
          </w:rPr>
          <w:delText>344</w:delText>
        </w:r>
        <w:r w:rsidRPr="002338B0" w:rsidDel="00281FE2">
          <w:rPr>
            <w:lang w:val="es-ES"/>
          </w:rPr>
          <w:delText>(6181), 296–299. https://doi.org/10.1126/science.1248484</w:delText>
        </w:r>
      </w:del>
    </w:p>
    <w:p w14:paraId="4A58E0A7" w14:textId="77777777" w:rsidR="002338B0" w:rsidDel="00281FE2" w:rsidRDefault="002338B0" w:rsidP="002338B0">
      <w:pPr>
        <w:widowControl w:val="0"/>
        <w:pBdr>
          <w:top w:val="nil"/>
          <w:left w:val="nil"/>
          <w:bottom w:val="nil"/>
          <w:right w:val="nil"/>
          <w:between w:val="nil"/>
        </w:pBdr>
        <w:spacing w:line="480" w:lineRule="auto"/>
        <w:ind w:left="720" w:hanging="720"/>
        <w:rPr>
          <w:del w:id="900" w:author="PHILIP ANTHONY MARTIN" w:date="2024-02-20T10:52:00Z"/>
        </w:rPr>
      </w:pPr>
      <w:del w:id="901" w:author="PHILIP ANTHONY MARTIN" w:date="2024-02-20T10:52:00Z">
        <w:r w:rsidRPr="002338B0" w:rsidDel="00281FE2">
          <w:rPr>
            <w:lang w:val="es-ES"/>
          </w:rPr>
          <w:delText xml:space="preserve">Doughty, C. E., Metcalfe, D. B., Girardin, C. A. J., Amézquita, F. F., Cabrera, D. G., Huasco, W. H., Silva-Espejo, J. E., Araujo-Murakami, A., da Costa, M. C., Rocha, W., Feldpausch, T. R., Mendoza, A. L. M., da Costa, A. C. L., Meir, P., Phillips, O. L., &amp; Malhi, Y. (2015). </w:delText>
        </w:r>
        <w:r w:rsidDel="00281FE2">
          <w:delText xml:space="preserve">Drought impact on forest carbon dynamics and fluxes in Amazonia. </w:delText>
        </w:r>
        <w:r w:rsidRPr="002338B0" w:rsidDel="00281FE2">
          <w:rPr>
            <w:i/>
          </w:rPr>
          <w:delText>Nature</w:delText>
        </w:r>
        <w:r w:rsidDel="00281FE2">
          <w:delText xml:space="preserve">, </w:delText>
        </w:r>
        <w:r w:rsidRPr="002338B0" w:rsidDel="00281FE2">
          <w:rPr>
            <w:i/>
          </w:rPr>
          <w:delText>519</w:delText>
        </w:r>
        <w:r w:rsidDel="00281FE2">
          <w:delText>(7541), 78–82. https://doi.org/10.1038/nature14213</w:delText>
        </w:r>
      </w:del>
    </w:p>
    <w:p w14:paraId="4EAF4D9E" w14:textId="77777777" w:rsidR="002338B0" w:rsidDel="00281FE2" w:rsidRDefault="002338B0" w:rsidP="002338B0">
      <w:pPr>
        <w:widowControl w:val="0"/>
        <w:pBdr>
          <w:top w:val="nil"/>
          <w:left w:val="nil"/>
          <w:bottom w:val="nil"/>
          <w:right w:val="nil"/>
          <w:between w:val="nil"/>
        </w:pBdr>
        <w:spacing w:line="480" w:lineRule="auto"/>
        <w:ind w:left="720" w:hanging="720"/>
        <w:rPr>
          <w:del w:id="902" w:author="PHILIP ANTHONY MARTIN" w:date="2024-02-20T10:52:00Z"/>
        </w:rPr>
      </w:pPr>
      <w:del w:id="903" w:author="PHILIP ANTHONY MARTIN" w:date="2024-02-20T10:52:00Z">
        <w:r w:rsidDel="00281FE2">
          <w:delText xml:space="preserve">Erktan, A., Or, D., &amp; Scheu, S. (2020). The physical structure of soil: Determinant and consequence of trophic interactions. </w:delText>
        </w:r>
        <w:r w:rsidRPr="002338B0" w:rsidDel="00281FE2">
          <w:rPr>
            <w:i/>
          </w:rPr>
          <w:delText>Soil Biology &amp; Biochemistry</w:delText>
        </w:r>
        <w:r w:rsidDel="00281FE2">
          <w:delText xml:space="preserve">, </w:delText>
        </w:r>
        <w:r w:rsidRPr="002338B0" w:rsidDel="00281FE2">
          <w:rPr>
            <w:i/>
          </w:rPr>
          <w:delText>148</w:delText>
        </w:r>
        <w:r w:rsidDel="00281FE2">
          <w:delText>, 107876. https://doi.org/10.1016/j.soilbio.2020.107876</w:delText>
        </w:r>
      </w:del>
    </w:p>
    <w:p w14:paraId="36419644" w14:textId="77777777" w:rsidR="002338B0" w:rsidDel="00281FE2" w:rsidRDefault="002338B0" w:rsidP="002338B0">
      <w:pPr>
        <w:widowControl w:val="0"/>
        <w:pBdr>
          <w:top w:val="nil"/>
          <w:left w:val="nil"/>
          <w:bottom w:val="nil"/>
          <w:right w:val="nil"/>
          <w:between w:val="nil"/>
        </w:pBdr>
        <w:spacing w:line="480" w:lineRule="auto"/>
        <w:ind w:left="720" w:hanging="720"/>
        <w:rPr>
          <w:del w:id="904" w:author="PHILIP ANTHONY MARTIN" w:date="2024-02-20T10:52:00Z"/>
        </w:rPr>
      </w:pPr>
      <w:del w:id="905" w:author="PHILIP ANTHONY MARTIN" w:date="2024-02-20T10:52:00Z">
        <w:r w:rsidDel="00281FE2">
          <w:delText xml:space="preserve">Evans, D. H. (2008). </w:delText>
        </w:r>
        <w:r w:rsidRPr="002338B0" w:rsidDel="00281FE2">
          <w:rPr>
            <w:i/>
          </w:rPr>
          <w:delText>Osmotic and Ionic Regulation: Cells and Animals</w:delText>
        </w:r>
        <w:r w:rsidDel="00281FE2">
          <w:delText>. CRC Press. https://play.google.com/store/books/details?id=1zP4bYDWq_wC</w:delText>
        </w:r>
      </w:del>
    </w:p>
    <w:p w14:paraId="0D2E8FD0" w14:textId="77777777" w:rsidR="002338B0" w:rsidDel="00281FE2" w:rsidRDefault="002338B0" w:rsidP="002338B0">
      <w:pPr>
        <w:widowControl w:val="0"/>
        <w:pBdr>
          <w:top w:val="nil"/>
          <w:left w:val="nil"/>
          <w:bottom w:val="nil"/>
          <w:right w:val="nil"/>
          <w:between w:val="nil"/>
        </w:pBdr>
        <w:spacing w:line="480" w:lineRule="auto"/>
        <w:ind w:left="720" w:hanging="720"/>
        <w:rPr>
          <w:del w:id="906" w:author="PHILIP ANTHONY MARTIN" w:date="2024-02-20T10:52:00Z"/>
        </w:rPr>
      </w:pPr>
      <w:del w:id="907" w:author="PHILIP ANTHONY MARTIN" w:date="2024-02-20T10:52:00Z">
        <w:r w:rsidDel="00281FE2">
          <w:delText xml:space="preserve">Fierer, N., Strickland, M. S., Liptzin, D., Bradford, M. A., &amp; Cleveland, C. C. (2009). Global patterns in belowground communities. </w:delText>
        </w:r>
        <w:r w:rsidRPr="002338B0" w:rsidDel="00281FE2">
          <w:rPr>
            <w:i/>
          </w:rPr>
          <w:delText>Ecology Letters</w:delText>
        </w:r>
        <w:r w:rsidDel="00281FE2">
          <w:delText xml:space="preserve">, </w:delText>
        </w:r>
        <w:r w:rsidRPr="002338B0" w:rsidDel="00281FE2">
          <w:rPr>
            <w:i/>
          </w:rPr>
          <w:delText>12</w:delText>
        </w:r>
        <w:r w:rsidDel="00281FE2">
          <w:delText>(11), 1238–1249. https://doi.org/10.1111/j.1461-0248.2009.01360.x</w:delText>
        </w:r>
      </w:del>
    </w:p>
    <w:p w14:paraId="4E4FE19F" w14:textId="77777777" w:rsidR="002338B0" w:rsidDel="00281FE2" w:rsidRDefault="002338B0" w:rsidP="002338B0">
      <w:pPr>
        <w:widowControl w:val="0"/>
        <w:pBdr>
          <w:top w:val="nil"/>
          <w:left w:val="nil"/>
          <w:bottom w:val="nil"/>
          <w:right w:val="nil"/>
          <w:between w:val="nil"/>
        </w:pBdr>
        <w:spacing w:line="480" w:lineRule="auto"/>
        <w:ind w:left="720" w:hanging="720"/>
        <w:rPr>
          <w:del w:id="908" w:author="PHILIP ANTHONY MARTIN" w:date="2024-02-20T10:52:00Z"/>
        </w:rPr>
      </w:pPr>
      <w:del w:id="909" w:author="PHILIP ANTHONY MARTIN" w:date="2024-02-20T10:52:00Z">
        <w:r w:rsidDel="00281FE2">
          <w:delText xml:space="preserve">Fischer, J., Ritchie, E. G., &amp; Hanspach, J. (2012). Academia’s obsession with quantity. </w:delText>
        </w:r>
        <w:r w:rsidRPr="002338B0" w:rsidDel="00281FE2">
          <w:rPr>
            <w:i/>
          </w:rPr>
          <w:delText>Trends in Ecology &amp; Evolution</w:delText>
        </w:r>
        <w:r w:rsidDel="00281FE2">
          <w:delText xml:space="preserve">, </w:delText>
        </w:r>
        <w:r w:rsidRPr="002338B0" w:rsidDel="00281FE2">
          <w:rPr>
            <w:i/>
          </w:rPr>
          <w:delText>27</w:delText>
        </w:r>
        <w:r w:rsidDel="00281FE2">
          <w:delText>(9), 473–474. https://doi.org/10.1016/j.tree.2012.05.010</w:delText>
        </w:r>
      </w:del>
    </w:p>
    <w:p w14:paraId="698F8067" w14:textId="77777777" w:rsidR="002338B0" w:rsidDel="00281FE2" w:rsidRDefault="002338B0" w:rsidP="002338B0">
      <w:pPr>
        <w:widowControl w:val="0"/>
        <w:pBdr>
          <w:top w:val="nil"/>
          <w:left w:val="nil"/>
          <w:bottom w:val="nil"/>
          <w:right w:val="nil"/>
          <w:between w:val="nil"/>
        </w:pBdr>
        <w:spacing w:line="480" w:lineRule="auto"/>
        <w:ind w:left="720" w:hanging="720"/>
        <w:rPr>
          <w:del w:id="910" w:author="PHILIP ANTHONY MARTIN" w:date="2024-02-20T10:52:00Z"/>
        </w:rPr>
      </w:pPr>
      <w:del w:id="911" w:author="PHILIP ANTHONY MARTIN" w:date="2024-02-20T10:52:00Z">
        <w:r w:rsidDel="00281FE2">
          <w:lastRenderedPageBreak/>
          <w:delText xml:space="preserve">Fleming, P. A., Wentzel, J. J., Dundas, S. J., Kreplins, T. L., Craig, M. D., &amp; Hardy, G. E. S. J. (2021). Global meta-analysis of tree decline impacts on fauna. </w:delText>
        </w:r>
        <w:r w:rsidRPr="002338B0" w:rsidDel="00281FE2">
          <w:rPr>
            <w:i/>
          </w:rPr>
          <w:delText>Biological Reviews of the Cambridge Philosophical Society</w:delText>
        </w:r>
        <w:r w:rsidDel="00281FE2">
          <w:delText xml:space="preserve">, </w:delText>
        </w:r>
        <w:r w:rsidRPr="002338B0" w:rsidDel="00281FE2">
          <w:rPr>
            <w:i/>
          </w:rPr>
          <w:delText>96</w:delText>
        </w:r>
        <w:r w:rsidDel="00281FE2">
          <w:delText>(5), 1744–1768. https://doi.org/10.1111/brv.12725</w:delText>
        </w:r>
      </w:del>
    </w:p>
    <w:p w14:paraId="413DE1FC" w14:textId="77777777" w:rsidR="002338B0" w:rsidDel="00281FE2" w:rsidRDefault="002338B0" w:rsidP="002338B0">
      <w:pPr>
        <w:widowControl w:val="0"/>
        <w:pBdr>
          <w:top w:val="nil"/>
          <w:left w:val="nil"/>
          <w:bottom w:val="nil"/>
          <w:right w:val="nil"/>
          <w:between w:val="nil"/>
        </w:pBdr>
        <w:spacing w:line="480" w:lineRule="auto"/>
        <w:ind w:left="720" w:hanging="720"/>
        <w:rPr>
          <w:del w:id="912" w:author="PHILIP ANTHONY MARTIN" w:date="2024-02-20T10:52:00Z"/>
        </w:rPr>
      </w:pPr>
      <w:del w:id="913" w:author="PHILIP ANTHONY MARTIN" w:date="2024-02-20T10:52:00Z">
        <w:r w:rsidRPr="002338B0" w:rsidDel="00281FE2">
          <w:rPr>
            <w:lang w:val="es-ES"/>
          </w:rPr>
          <w:delText xml:space="preserve">Flores, O., Deckmyn, G., Yuste, J. C., Javaux, M., &amp; Uvarov, A. (2021). </w:delText>
        </w:r>
        <w:r w:rsidDel="00281FE2">
          <w:delText xml:space="preserve">KEYLINK: towards a more integrative soil representation for inclusion in ecosystem scale models—II: model description, implementation and testing. </w:delText>
        </w:r>
        <w:r w:rsidRPr="002338B0" w:rsidDel="00281FE2">
          <w:rPr>
            <w:i/>
          </w:rPr>
          <w:delText>PeerJ</w:delText>
        </w:r>
        <w:r w:rsidDel="00281FE2">
          <w:delText>. https://peerj.com/articles/10707/</w:delText>
        </w:r>
      </w:del>
    </w:p>
    <w:p w14:paraId="7E134FF8" w14:textId="77777777" w:rsidR="002338B0" w:rsidDel="00281FE2" w:rsidRDefault="002338B0" w:rsidP="002338B0">
      <w:pPr>
        <w:widowControl w:val="0"/>
        <w:pBdr>
          <w:top w:val="nil"/>
          <w:left w:val="nil"/>
          <w:bottom w:val="nil"/>
          <w:right w:val="nil"/>
          <w:between w:val="nil"/>
        </w:pBdr>
        <w:spacing w:line="480" w:lineRule="auto"/>
        <w:ind w:left="720" w:hanging="720"/>
        <w:rPr>
          <w:del w:id="914" w:author="PHILIP ANTHONY MARTIN" w:date="2024-02-20T10:52:00Z"/>
        </w:rPr>
      </w:pPr>
      <w:del w:id="915" w:author="PHILIP ANTHONY MARTIN" w:date="2024-02-20T10:52:00Z">
        <w:r w:rsidDel="00281FE2">
          <w:delText xml:space="preserve">Fraser, P. M., Schon, N. L., Piercy, J. E., Mackay, A. D., &amp; Minor, M. A. (2012). Influence of summer irrigation on soil invertebrate populations in a long-term sheep irrigation trial at Winchmore (Canterbury). </w:delText>
        </w:r>
        <w:r w:rsidRPr="002338B0" w:rsidDel="00281FE2">
          <w:rPr>
            <w:i/>
          </w:rPr>
          <w:delText>New Zealand Journal of Agricultural Research</w:delText>
        </w:r>
        <w:r w:rsidDel="00281FE2">
          <w:delText xml:space="preserve">, </w:delText>
        </w:r>
        <w:r w:rsidRPr="002338B0" w:rsidDel="00281FE2">
          <w:rPr>
            <w:i/>
          </w:rPr>
          <w:delText>55</w:delText>
        </w:r>
        <w:r w:rsidDel="00281FE2">
          <w:delText>(2), 165–180. https://doi.org/10.1080/00288233.2012.662902</w:delText>
        </w:r>
      </w:del>
    </w:p>
    <w:p w14:paraId="45EFCB9D" w14:textId="77777777" w:rsidR="002338B0" w:rsidDel="00281FE2" w:rsidRDefault="002338B0" w:rsidP="002338B0">
      <w:pPr>
        <w:widowControl w:val="0"/>
        <w:pBdr>
          <w:top w:val="nil"/>
          <w:left w:val="nil"/>
          <w:bottom w:val="nil"/>
          <w:right w:val="nil"/>
          <w:between w:val="nil"/>
        </w:pBdr>
        <w:spacing w:line="480" w:lineRule="auto"/>
        <w:ind w:left="720" w:hanging="720"/>
        <w:rPr>
          <w:del w:id="916" w:author="PHILIP ANTHONY MARTIN" w:date="2024-02-20T10:52:00Z"/>
        </w:rPr>
      </w:pPr>
      <w:del w:id="917" w:author="PHILIP ANTHONY MARTIN" w:date="2024-02-20T10:52:00Z">
        <w:r w:rsidDel="00281FE2">
          <w:delText xml:space="preserve">Frew, A., Nielsen, U. N., Riegler, M., &amp; Johnson, S. N. (2013). Do eucalypt plantation management practices create understory reservoirs of scarab beetle pests in the soil? </w:delText>
        </w:r>
        <w:r w:rsidRPr="002338B0" w:rsidDel="00281FE2">
          <w:rPr>
            <w:i/>
          </w:rPr>
          <w:delText>Forest Ecology and Management</w:delText>
        </w:r>
        <w:r w:rsidDel="00281FE2">
          <w:delText xml:space="preserve">, </w:delText>
        </w:r>
        <w:r w:rsidRPr="002338B0" w:rsidDel="00281FE2">
          <w:rPr>
            <w:i/>
          </w:rPr>
          <w:delText>306</w:delText>
        </w:r>
        <w:r w:rsidDel="00281FE2">
          <w:delText>, 275–280. https://doi.org/10.1016/j.foreco.2013.06.051</w:delText>
        </w:r>
      </w:del>
    </w:p>
    <w:p w14:paraId="1B631CE1" w14:textId="77777777" w:rsidR="002338B0" w:rsidDel="00281FE2" w:rsidRDefault="002338B0" w:rsidP="002338B0">
      <w:pPr>
        <w:widowControl w:val="0"/>
        <w:pBdr>
          <w:top w:val="nil"/>
          <w:left w:val="nil"/>
          <w:bottom w:val="nil"/>
          <w:right w:val="nil"/>
          <w:between w:val="nil"/>
        </w:pBdr>
        <w:spacing w:line="480" w:lineRule="auto"/>
        <w:ind w:left="720" w:hanging="720"/>
        <w:rPr>
          <w:del w:id="918" w:author="PHILIP ANTHONY MARTIN" w:date="2024-02-20T10:52:00Z"/>
        </w:rPr>
      </w:pPr>
      <w:del w:id="919" w:author="PHILIP ANTHONY MARTIN" w:date="2024-02-20T10:52:00Z">
        <w:r w:rsidDel="00281FE2">
          <w:delText xml:space="preserve">Gerard, B. M. (1967). Factors Affecting Earthworms in Pastures. </w:delText>
        </w:r>
        <w:r w:rsidRPr="002338B0" w:rsidDel="00281FE2">
          <w:rPr>
            <w:i/>
          </w:rPr>
          <w:delText>The Journal of Animal Ecology</w:delText>
        </w:r>
        <w:r w:rsidDel="00281FE2">
          <w:delText xml:space="preserve">, </w:delText>
        </w:r>
        <w:r w:rsidRPr="002338B0" w:rsidDel="00281FE2">
          <w:rPr>
            <w:i/>
          </w:rPr>
          <w:delText>36</w:delText>
        </w:r>
        <w:r w:rsidDel="00281FE2">
          <w:delText>(1), 235–252. https://doi.org/10.2307/3024</w:delText>
        </w:r>
      </w:del>
    </w:p>
    <w:p w14:paraId="4457AB38" w14:textId="77777777" w:rsidR="002338B0" w:rsidDel="00281FE2" w:rsidRDefault="002338B0" w:rsidP="002338B0">
      <w:pPr>
        <w:widowControl w:val="0"/>
        <w:pBdr>
          <w:top w:val="nil"/>
          <w:left w:val="nil"/>
          <w:bottom w:val="nil"/>
          <w:right w:val="nil"/>
          <w:between w:val="nil"/>
        </w:pBdr>
        <w:spacing w:line="480" w:lineRule="auto"/>
        <w:ind w:left="720" w:hanging="720"/>
        <w:rPr>
          <w:del w:id="920" w:author="PHILIP ANTHONY MARTIN" w:date="2024-02-20T10:52:00Z"/>
        </w:rPr>
      </w:pPr>
      <w:del w:id="921" w:author="PHILIP ANTHONY MARTIN" w:date="2024-02-20T10:52:00Z">
        <w:r w:rsidDel="00281FE2">
          <w:delText>Grames, E. M., Stillman, A. N., &amp; Tingley, M. W. (2019). An automated approach to identifying search terms for systematic reviews using keyword co</w:delText>
        </w:r>
        <w:r w:rsidDel="00281FE2">
          <w:rPr>
            <w:rFonts w:ascii="Cambria Math" w:hAnsi="Cambria Math" w:cs="Cambria Math"/>
          </w:rPr>
          <w:delText>‐</w:delText>
        </w:r>
        <w:r w:rsidDel="00281FE2">
          <w:delText xml:space="preserve">occurrence networks. </w:delText>
        </w:r>
        <w:r w:rsidRPr="002338B0" w:rsidDel="00281FE2">
          <w:rPr>
            <w:i/>
          </w:rPr>
          <w:delText>Methods in Ecology and Evolution / British Ecological Society</w:delText>
        </w:r>
        <w:r w:rsidDel="00281FE2">
          <w:delText>. https://besjournals.onlinelibrary.wiley.com/doi/abs/10.1111/2041-210X.13268?casa_token=8N6jJI5Ezz8AAAAA:9Es25xJk4OrSdri7T-2YXnb7Kf6Ruk3vYeCi3DlYGv4MWOGI_670hgf0kqhzcuXELaCRLf2xvQhFGQ</w:delText>
        </w:r>
      </w:del>
    </w:p>
    <w:p w14:paraId="7250681F" w14:textId="77777777" w:rsidR="002338B0" w:rsidDel="00281FE2" w:rsidRDefault="002338B0" w:rsidP="002338B0">
      <w:pPr>
        <w:widowControl w:val="0"/>
        <w:pBdr>
          <w:top w:val="nil"/>
          <w:left w:val="nil"/>
          <w:bottom w:val="nil"/>
          <w:right w:val="nil"/>
          <w:between w:val="nil"/>
        </w:pBdr>
        <w:spacing w:line="480" w:lineRule="auto"/>
        <w:ind w:left="720" w:hanging="720"/>
        <w:rPr>
          <w:del w:id="922" w:author="PHILIP ANTHONY MARTIN" w:date="2024-02-20T10:52:00Z"/>
        </w:rPr>
      </w:pPr>
      <w:del w:id="923" w:author="PHILIP ANTHONY MARTIN" w:date="2024-02-20T10:52:00Z">
        <w:r w:rsidDel="00281FE2">
          <w:delText xml:space="preserve">Grueber, C. E., Nakagawa, S., Laws, R. J., &amp; Jamieson, I. G. (2011). Multimodel inference in ecology and evolution: challenges and solutions. </w:delText>
        </w:r>
        <w:r w:rsidRPr="002338B0" w:rsidDel="00281FE2">
          <w:rPr>
            <w:i/>
          </w:rPr>
          <w:delText>Journal of Evolutionary Biology</w:delText>
        </w:r>
        <w:r w:rsidDel="00281FE2">
          <w:delText xml:space="preserve">, </w:delText>
        </w:r>
        <w:r w:rsidRPr="002338B0" w:rsidDel="00281FE2">
          <w:rPr>
            <w:i/>
          </w:rPr>
          <w:delText>24</w:delText>
        </w:r>
        <w:r w:rsidDel="00281FE2">
          <w:delText>(4), 699–711. https://doi.org/10.1111/j.1420-9101.2010.02210.x</w:delText>
        </w:r>
      </w:del>
    </w:p>
    <w:p w14:paraId="11B752DE" w14:textId="77777777" w:rsidR="002338B0" w:rsidDel="00281FE2" w:rsidRDefault="002338B0" w:rsidP="002338B0">
      <w:pPr>
        <w:widowControl w:val="0"/>
        <w:pBdr>
          <w:top w:val="nil"/>
          <w:left w:val="nil"/>
          <w:bottom w:val="nil"/>
          <w:right w:val="nil"/>
          <w:between w:val="nil"/>
        </w:pBdr>
        <w:spacing w:line="480" w:lineRule="auto"/>
        <w:ind w:left="720" w:hanging="720"/>
        <w:rPr>
          <w:del w:id="924" w:author="PHILIP ANTHONY MARTIN" w:date="2024-02-20T10:52:00Z"/>
        </w:rPr>
      </w:pPr>
      <w:del w:id="925" w:author="PHILIP ANTHONY MARTIN" w:date="2024-02-20T10:52:00Z">
        <w:r w:rsidDel="00281FE2">
          <w:delText xml:space="preserve">Haddaway, N. R. (2020). </w:delText>
        </w:r>
        <w:r w:rsidRPr="002338B0" w:rsidDel="00281FE2">
          <w:rPr>
            <w:i/>
          </w:rPr>
          <w:delText xml:space="preserve">GSscraper: An R package and Shiny app for exporting search </w:delText>
        </w:r>
        <w:r w:rsidRPr="002338B0" w:rsidDel="00281FE2">
          <w:rPr>
            <w:i/>
          </w:rPr>
          <w:lastRenderedPageBreak/>
          <w:delText>results from Google Scholar</w:delText>
        </w:r>
        <w:r w:rsidDel="00281FE2">
          <w:delText>.</w:delText>
        </w:r>
      </w:del>
    </w:p>
    <w:p w14:paraId="40F2CDD0" w14:textId="77777777" w:rsidR="002338B0" w:rsidDel="00281FE2" w:rsidRDefault="002338B0" w:rsidP="002338B0">
      <w:pPr>
        <w:widowControl w:val="0"/>
        <w:pBdr>
          <w:top w:val="nil"/>
          <w:left w:val="nil"/>
          <w:bottom w:val="nil"/>
          <w:right w:val="nil"/>
          <w:between w:val="nil"/>
        </w:pBdr>
        <w:spacing w:line="480" w:lineRule="auto"/>
        <w:ind w:left="720" w:hanging="720"/>
        <w:rPr>
          <w:del w:id="926" w:author="PHILIP ANTHONY MARTIN" w:date="2024-02-20T10:52:00Z"/>
        </w:rPr>
      </w:pPr>
      <w:del w:id="927" w:author="PHILIP ANTHONY MARTIN" w:date="2024-02-20T10:52:00Z">
        <w:r w:rsidDel="00281FE2">
          <w:delText xml:space="preserve">Haddaway, N. R., Bethel, A., Dicks, L. V., Koricheva, J., Macura, B., Petrokofsky, G., Pullin, A. S., Savilaakso, S., &amp; Stewart, G. B. (2020). Eight problems with literature reviews and how to fix them. </w:delText>
        </w:r>
        <w:r w:rsidRPr="002338B0" w:rsidDel="00281FE2">
          <w:rPr>
            <w:i/>
          </w:rPr>
          <w:delText>Nature Ecology &amp; Evolution</w:delText>
        </w:r>
        <w:r w:rsidDel="00281FE2">
          <w:delText xml:space="preserve">, </w:delText>
        </w:r>
        <w:r w:rsidRPr="002338B0" w:rsidDel="00281FE2">
          <w:rPr>
            <w:i/>
          </w:rPr>
          <w:delText>4</w:delText>
        </w:r>
        <w:r w:rsidDel="00281FE2">
          <w:delText>(12), 1582–1589. https://doi.org/10.1038/s41559-020-01295-x</w:delText>
        </w:r>
      </w:del>
    </w:p>
    <w:p w14:paraId="3DCE831F" w14:textId="77777777" w:rsidR="002338B0" w:rsidDel="00281FE2" w:rsidRDefault="002338B0" w:rsidP="002338B0">
      <w:pPr>
        <w:widowControl w:val="0"/>
        <w:pBdr>
          <w:top w:val="nil"/>
          <w:left w:val="nil"/>
          <w:bottom w:val="nil"/>
          <w:right w:val="nil"/>
          <w:between w:val="nil"/>
        </w:pBdr>
        <w:spacing w:line="480" w:lineRule="auto"/>
        <w:ind w:left="720" w:hanging="720"/>
        <w:rPr>
          <w:del w:id="928" w:author="PHILIP ANTHONY MARTIN" w:date="2024-02-20T10:52:00Z"/>
        </w:rPr>
      </w:pPr>
      <w:del w:id="929" w:author="PHILIP ANTHONY MARTIN" w:date="2024-02-20T10:52:00Z">
        <w:r w:rsidDel="00281FE2">
          <w:delText xml:space="preserve">Haddaway, N. R., Grainger, M. J., Jones, M. L., &amp; Stuart, A. (2021). </w:delText>
        </w:r>
        <w:r w:rsidRPr="002338B0" w:rsidDel="00281FE2">
          <w:rPr>
            <w:i/>
          </w:rPr>
          <w:delText>bibfix: An R package and Shiny app for repairing and enriching bibliographic data</w:delText>
        </w:r>
        <w:r w:rsidDel="00281FE2">
          <w:delText>. https://github.com/nealhaddaway/bibfix.</w:delText>
        </w:r>
      </w:del>
    </w:p>
    <w:p w14:paraId="36891EF1" w14:textId="77777777" w:rsidR="002338B0" w:rsidDel="00281FE2" w:rsidRDefault="002338B0" w:rsidP="002338B0">
      <w:pPr>
        <w:widowControl w:val="0"/>
        <w:pBdr>
          <w:top w:val="nil"/>
          <w:left w:val="nil"/>
          <w:bottom w:val="nil"/>
          <w:right w:val="nil"/>
          <w:between w:val="nil"/>
        </w:pBdr>
        <w:spacing w:line="480" w:lineRule="auto"/>
        <w:ind w:left="720" w:hanging="720"/>
        <w:rPr>
          <w:del w:id="930" w:author="PHILIP ANTHONY MARTIN" w:date="2024-02-20T10:52:00Z"/>
        </w:rPr>
      </w:pPr>
      <w:del w:id="931" w:author="PHILIP ANTHONY MARTIN" w:date="2024-02-20T10:52:00Z">
        <w:r w:rsidDel="00281FE2">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2338B0" w:rsidDel="00281FE2">
          <w:rPr>
            <w:i/>
          </w:rPr>
          <w:delText>Environmental Evidence</w:delText>
        </w:r>
        <w:r w:rsidDel="00281FE2">
          <w:delText xml:space="preserve">, </w:delText>
        </w:r>
        <w:r w:rsidRPr="002338B0" w:rsidDel="00281FE2">
          <w:rPr>
            <w:i/>
          </w:rPr>
          <w:delText>7</w:delText>
        </w:r>
        <w:r w:rsidDel="00281FE2">
          <w:delText>(1), 7. https://doi.org/10.1186/s13750-018-0121-7</w:delText>
        </w:r>
      </w:del>
    </w:p>
    <w:p w14:paraId="4574E5DB" w14:textId="77777777" w:rsidR="002338B0" w:rsidDel="00281FE2" w:rsidRDefault="002338B0" w:rsidP="002338B0">
      <w:pPr>
        <w:widowControl w:val="0"/>
        <w:pBdr>
          <w:top w:val="nil"/>
          <w:left w:val="nil"/>
          <w:bottom w:val="nil"/>
          <w:right w:val="nil"/>
          <w:between w:val="nil"/>
        </w:pBdr>
        <w:spacing w:line="480" w:lineRule="auto"/>
        <w:ind w:left="720" w:hanging="720"/>
        <w:rPr>
          <w:del w:id="932" w:author="PHILIP ANTHONY MARTIN" w:date="2024-02-20T10:52:00Z"/>
        </w:rPr>
      </w:pPr>
      <w:del w:id="933" w:author="PHILIP ANTHONY MARTIN" w:date="2024-02-20T10:52:00Z">
        <w:r w:rsidDel="00281FE2">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2338B0" w:rsidDel="00281FE2">
          <w:rPr>
            <w:i/>
          </w:rPr>
          <w:delText>Nature</w:delText>
        </w:r>
        <w:r w:rsidDel="00281FE2">
          <w:delText xml:space="preserve">, </w:delText>
        </w:r>
        <w:r w:rsidRPr="002338B0" w:rsidDel="00281FE2">
          <w:rPr>
            <w:i/>
          </w:rPr>
          <w:delText>509</w:delText>
        </w:r>
        <w:r w:rsidDel="00281FE2">
          <w:delText>(7499), 218–221. https://doi.org/10.1038/nature13247</w:delText>
        </w:r>
      </w:del>
    </w:p>
    <w:p w14:paraId="30A2E863" w14:textId="77777777" w:rsidR="002338B0" w:rsidDel="00281FE2" w:rsidRDefault="002338B0" w:rsidP="002338B0">
      <w:pPr>
        <w:widowControl w:val="0"/>
        <w:pBdr>
          <w:top w:val="nil"/>
          <w:left w:val="nil"/>
          <w:bottom w:val="nil"/>
          <w:right w:val="nil"/>
          <w:between w:val="nil"/>
        </w:pBdr>
        <w:spacing w:line="480" w:lineRule="auto"/>
        <w:ind w:left="720" w:hanging="720"/>
        <w:rPr>
          <w:del w:id="934" w:author="PHILIP ANTHONY MARTIN" w:date="2024-02-20T10:52:00Z"/>
        </w:rPr>
      </w:pPr>
      <w:del w:id="935" w:author="PHILIP ANTHONY MARTIN" w:date="2024-02-20T10:52:00Z">
        <w:r w:rsidDel="00281FE2">
          <w:delText xml:space="preserve">Hanson, P. J., &amp; Walker, A. P. (2020). Advancing global change biology through experimental manipulations: Where have we been and where might we go? </w:delText>
        </w:r>
        <w:r w:rsidRPr="002338B0" w:rsidDel="00281FE2">
          <w:rPr>
            <w:i/>
          </w:rPr>
          <w:delText>Global Change Biology</w:delText>
        </w:r>
        <w:r w:rsidDel="00281FE2">
          <w:delText xml:space="preserve">, </w:delText>
        </w:r>
        <w:r w:rsidRPr="002338B0" w:rsidDel="00281FE2">
          <w:rPr>
            <w:i/>
          </w:rPr>
          <w:delText>26</w:delText>
        </w:r>
        <w:r w:rsidDel="00281FE2">
          <w:delText>(1), 287–299. https://doi.org/10.1111/gcb.14894</w:delText>
        </w:r>
      </w:del>
    </w:p>
    <w:p w14:paraId="74B9F208" w14:textId="77777777" w:rsidR="002338B0" w:rsidDel="00281FE2" w:rsidRDefault="002338B0" w:rsidP="002338B0">
      <w:pPr>
        <w:widowControl w:val="0"/>
        <w:pBdr>
          <w:top w:val="nil"/>
          <w:left w:val="nil"/>
          <w:bottom w:val="nil"/>
          <w:right w:val="nil"/>
          <w:between w:val="nil"/>
        </w:pBdr>
        <w:spacing w:line="480" w:lineRule="auto"/>
        <w:ind w:left="720" w:hanging="720"/>
        <w:rPr>
          <w:del w:id="936" w:author="PHILIP ANTHONY MARTIN" w:date="2024-02-20T10:52:00Z"/>
        </w:rPr>
      </w:pPr>
      <w:del w:id="937" w:author="PHILIP ANTHONY MARTIN" w:date="2024-02-20T10:52:00Z">
        <w:r w:rsidDel="00281FE2">
          <w:delText xml:space="preserve">Hedges, L. V., Gurevitch, J., &amp; Curtis, P. S. (1999). The Meta-Analysis of Response Ratios in Experimental Ecology. </w:delText>
        </w:r>
        <w:r w:rsidRPr="002338B0" w:rsidDel="00281FE2">
          <w:rPr>
            <w:i/>
          </w:rPr>
          <w:delText>Ecology</w:delText>
        </w:r>
        <w:r w:rsidDel="00281FE2">
          <w:delText xml:space="preserve">, </w:delText>
        </w:r>
        <w:r w:rsidRPr="002338B0" w:rsidDel="00281FE2">
          <w:rPr>
            <w:i/>
          </w:rPr>
          <w:delText>80</w:delText>
        </w:r>
        <w:r w:rsidDel="00281FE2">
          <w:delText>(4), 1150–1156. https://doi.org/10.2307/177062</w:delText>
        </w:r>
      </w:del>
    </w:p>
    <w:p w14:paraId="1C871578" w14:textId="77777777" w:rsidR="002338B0" w:rsidDel="00281FE2" w:rsidRDefault="002338B0" w:rsidP="002338B0">
      <w:pPr>
        <w:widowControl w:val="0"/>
        <w:pBdr>
          <w:top w:val="nil"/>
          <w:left w:val="nil"/>
          <w:bottom w:val="nil"/>
          <w:right w:val="nil"/>
          <w:between w:val="nil"/>
        </w:pBdr>
        <w:spacing w:line="480" w:lineRule="auto"/>
        <w:ind w:left="720" w:hanging="720"/>
        <w:rPr>
          <w:del w:id="938" w:author="PHILIP ANTHONY MARTIN" w:date="2024-02-20T10:52:00Z"/>
        </w:rPr>
      </w:pPr>
      <w:del w:id="939" w:author="PHILIP ANTHONY MARTIN" w:date="2024-02-20T10:52:00Z">
        <w:r w:rsidDel="00281FE2">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2338B0" w:rsidDel="00281FE2">
          <w:rPr>
            <w:i/>
          </w:rPr>
          <w:delText>The Journal of Applied Ecology</w:delText>
        </w:r>
        <w:r w:rsidDel="00281FE2">
          <w:delText xml:space="preserve">, </w:delText>
        </w:r>
        <w:r w:rsidRPr="002338B0" w:rsidDel="00281FE2">
          <w:rPr>
            <w:i/>
          </w:rPr>
          <w:delText>55</w:delText>
        </w:r>
        <w:r w:rsidDel="00281FE2">
          <w:delText xml:space="preserve">(1), 169–184. </w:delText>
        </w:r>
        <w:r w:rsidDel="00281FE2">
          <w:lastRenderedPageBreak/>
          <w:delText>https://doi.org/10.1111/1365-2664.12959</w:delText>
        </w:r>
      </w:del>
    </w:p>
    <w:p w14:paraId="054F5A1D" w14:textId="77777777" w:rsidR="002338B0" w:rsidDel="00281FE2" w:rsidRDefault="002338B0" w:rsidP="002338B0">
      <w:pPr>
        <w:widowControl w:val="0"/>
        <w:pBdr>
          <w:top w:val="nil"/>
          <w:left w:val="nil"/>
          <w:bottom w:val="nil"/>
          <w:right w:val="nil"/>
          <w:between w:val="nil"/>
        </w:pBdr>
        <w:spacing w:line="480" w:lineRule="auto"/>
        <w:ind w:left="720" w:hanging="720"/>
        <w:rPr>
          <w:del w:id="940" w:author="PHILIP ANTHONY MARTIN" w:date="2024-02-20T10:52:00Z"/>
        </w:rPr>
      </w:pPr>
      <w:del w:id="941" w:author="PHILIP ANTHONY MARTIN" w:date="2024-02-20T10:52:00Z">
        <w:r w:rsidDel="00281FE2">
          <w:delText xml:space="preserve">Homet, P., Gómez-Aparicio, L., Matías, L., &amp; Godoy, O. (2021). Soil fauna modulates the effect of experimental drought on litter decomposition in forests invaded by an exotic pathogen. </w:delText>
        </w:r>
        <w:r w:rsidRPr="002338B0" w:rsidDel="00281FE2">
          <w:rPr>
            <w:i/>
          </w:rPr>
          <w:delText>The Journal of Ecology</w:delText>
        </w:r>
        <w:r w:rsidDel="00281FE2">
          <w:delText xml:space="preserve">, </w:delText>
        </w:r>
        <w:r w:rsidRPr="002338B0" w:rsidDel="00281FE2">
          <w:rPr>
            <w:i/>
          </w:rPr>
          <w:delText>109</w:delText>
        </w:r>
        <w:r w:rsidDel="00281FE2">
          <w:delText>(8), 2963–2980. https://doi.org/10.1111/1365-2745.13711</w:delText>
        </w:r>
      </w:del>
    </w:p>
    <w:p w14:paraId="5040C2E1" w14:textId="77777777" w:rsidR="002338B0" w:rsidDel="00281FE2" w:rsidRDefault="002338B0" w:rsidP="002338B0">
      <w:pPr>
        <w:widowControl w:val="0"/>
        <w:pBdr>
          <w:top w:val="nil"/>
          <w:left w:val="nil"/>
          <w:bottom w:val="nil"/>
          <w:right w:val="nil"/>
          <w:between w:val="nil"/>
        </w:pBdr>
        <w:spacing w:line="480" w:lineRule="auto"/>
        <w:ind w:left="720" w:hanging="720"/>
        <w:rPr>
          <w:del w:id="942" w:author="PHILIP ANTHONY MARTIN" w:date="2024-02-20T10:52:00Z"/>
        </w:rPr>
      </w:pPr>
      <w:del w:id="943" w:author="PHILIP ANTHONY MARTIN" w:date="2024-02-20T10:52:00Z">
        <w:r w:rsidDel="00281FE2">
          <w:delText xml:space="preserve">Kardol, P., Reynolds, W. N., Norby, R. J., &amp; Classen, A. T. (2011). Climate change effects on soil microarthropod abundance and community structure. </w:delText>
        </w:r>
        <w:r w:rsidRPr="002338B0" w:rsidDel="00281FE2">
          <w:rPr>
            <w:i/>
          </w:rPr>
          <w:delText>Applied Soil Ecology: A Section of Agriculture, Ecosystems &amp; Environment</w:delText>
        </w:r>
        <w:r w:rsidDel="00281FE2">
          <w:delText xml:space="preserve">, </w:delText>
        </w:r>
        <w:r w:rsidRPr="002338B0" w:rsidDel="00281FE2">
          <w:rPr>
            <w:i/>
          </w:rPr>
          <w:delText>47</w:delText>
        </w:r>
        <w:r w:rsidDel="00281FE2">
          <w:delText>(1), 37–44. https://doi.org/10.1016/j.apsoil.2010.11.001</w:delText>
        </w:r>
      </w:del>
    </w:p>
    <w:p w14:paraId="5F81225B" w14:textId="77777777" w:rsidR="002338B0" w:rsidDel="00281FE2" w:rsidRDefault="002338B0" w:rsidP="002338B0">
      <w:pPr>
        <w:widowControl w:val="0"/>
        <w:pBdr>
          <w:top w:val="nil"/>
          <w:left w:val="nil"/>
          <w:bottom w:val="nil"/>
          <w:right w:val="nil"/>
          <w:between w:val="nil"/>
        </w:pBdr>
        <w:spacing w:line="480" w:lineRule="auto"/>
        <w:ind w:left="720" w:hanging="720"/>
        <w:rPr>
          <w:del w:id="944" w:author="PHILIP ANTHONY MARTIN" w:date="2024-02-20T10:52:00Z"/>
        </w:rPr>
      </w:pPr>
      <w:del w:id="945" w:author="PHILIP ANTHONY MARTIN" w:date="2024-02-20T10:52:00Z">
        <w:r w:rsidRPr="002338B0" w:rsidDel="00281FE2">
          <w:rPr>
            <w:lang w:val="es-ES"/>
          </w:rPr>
          <w:delText xml:space="preserve">Konno, K., Akasaka, M., Koshida, C., Katayama, N., Osada, N., Spake, R., &amp; Amano, T. (2020). </w:delText>
        </w:r>
        <w:r w:rsidDel="00281FE2">
          <w:delText xml:space="preserve">Ignoring non-English-language studies may bias ecological meta-analyses. </w:delText>
        </w:r>
        <w:r w:rsidRPr="002338B0" w:rsidDel="00281FE2">
          <w:rPr>
            <w:i/>
          </w:rPr>
          <w:delText>Ecology and Evolution</w:delText>
        </w:r>
        <w:r w:rsidDel="00281FE2">
          <w:delText xml:space="preserve">, </w:delText>
        </w:r>
        <w:r w:rsidRPr="002338B0" w:rsidDel="00281FE2">
          <w:rPr>
            <w:i/>
          </w:rPr>
          <w:delText>10</w:delText>
        </w:r>
        <w:r w:rsidDel="00281FE2">
          <w:delText>(13), 6373–6384. https://doi.org/10.1002/ece3.6368</w:delText>
        </w:r>
      </w:del>
    </w:p>
    <w:p w14:paraId="780FD71F" w14:textId="77777777" w:rsidR="002338B0" w:rsidDel="00281FE2" w:rsidRDefault="002338B0" w:rsidP="002338B0">
      <w:pPr>
        <w:widowControl w:val="0"/>
        <w:pBdr>
          <w:top w:val="nil"/>
          <w:left w:val="nil"/>
          <w:bottom w:val="nil"/>
          <w:right w:val="nil"/>
          <w:between w:val="nil"/>
        </w:pBdr>
        <w:spacing w:line="480" w:lineRule="auto"/>
        <w:ind w:left="720" w:hanging="720"/>
        <w:rPr>
          <w:del w:id="946" w:author="PHILIP ANTHONY MARTIN" w:date="2024-02-20T10:52:00Z"/>
        </w:rPr>
      </w:pPr>
      <w:del w:id="947" w:author="PHILIP ANTHONY MARTIN" w:date="2024-02-20T10:52:00Z">
        <w:r w:rsidDel="00281FE2">
          <w:delText>Konno, K., &amp; Pullin, A. S. (2020). Assessing the risk of bias in choice of search sources for environmental meta</w:delText>
        </w:r>
        <w:r w:rsidDel="00281FE2">
          <w:rPr>
            <w:rFonts w:ascii="Cambria Math" w:hAnsi="Cambria Math" w:cs="Cambria Math"/>
          </w:rPr>
          <w:delText>‐</w:delText>
        </w:r>
        <w:r w:rsidDel="00281FE2">
          <w:delText xml:space="preserve">analyses. </w:delText>
        </w:r>
        <w:r w:rsidRPr="002338B0" w:rsidDel="00281FE2">
          <w:rPr>
            <w:i/>
          </w:rPr>
          <w:delText>Research Synthesis Methods</w:delText>
        </w:r>
        <w:r w:rsidDel="00281FE2">
          <w:delText>. https://doi.org/10.1002/jrsm.1433</w:delText>
        </w:r>
      </w:del>
    </w:p>
    <w:p w14:paraId="12BCA6D7" w14:textId="77777777" w:rsidR="002338B0" w:rsidDel="00281FE2" w:rsidRDefault="002338B0" w:rsidP="002338B0">
      <w:pPr>
        <w:widowControl w:val="0"/>
        <w:pBdr>
          <w:top w:val="nil"/>
          <w:left w:val="nil"/>
          <w:bottom w:val="nil"/>
          <w:right w:val="nil"/>
          <w:between w:val="nil"/>
        </w:pBdr>
        <w:spacing w:line="480" w:lineRule="auto"/>
        <w:ind w:left="720" w:hanging="720"/>
        <w:rPr>
          <w:del w:id="948" w:author="PHILIP ANTHONY MARTIN" w:date="2024-02-20T10:52:00Z"/>
        </w:rPr>
      </w:pPr>
      <w:del w:id="949" w:author="PHILIP ANTHONY MARTIN" w:date="2024-02-20T10:52:00Z">
        <w:r w:rsidDel="00281FE2">
          <w:delText xml:space="preserve">Korell, L., Auge, H., Chase, J. M., Harpole, S., &amp; Knight, T. M. (2020). We need more realistic climate change experiments for understanding ecosystems of the future. </w:delText>
        </w:r>
        <w:r w:rsidRPr="002338B0" w:rsidDel="00281FE2">
          <w:rPr>
            <w:i/>
          </w:rPr>
          <w:delText>Global Change Biology</w:delText>
        </w:r>
        <w:r w:rsidDel="00281FE2">
          <w:delText xml:space="preserve">, </w:delText>
        </w:r>
        <w:r w:rsidRPr="002338B0" w:rsidDel="00281FE2">
          <w:rPr>
            <w:i/>
          </w:rPr>
          <w:delText>26</w:delText>
        </w:r>
        <w:r w:rsidDel="00281FE2">
          <w:delText>(2), 325–327. https://doi.org/10.1111/gcb.14797</w:delText>
        </w:r>
      </w:del>
    </w:p>
    <w:p w14:paraId="6A595334" w14:textId="77777777" w:rsidR="002338B0" w:rsidDel="00281FE2" w:rsidRDefault="002338B0" w:rsidP="002338B0">
      <w:pPr>
        <w:widowControl w:val="0"/>
        <w:pBdr>
          <w:top w:val="nil"/>
          <w:left w:val="nil"/>
          <w:bottom w:val="nil"/>
          <w:right w:val="nil"/>
          <w:between w:val="nil"/>
        </w:pBdr>
        <w:spacing w:line="480" w:lineRule="auto"/>
        <w:ind w:left="720" w:hanging="720"/>
        <w:rPr>
          <w:del w:id="950" w:author="PHILIP ANTHONY MARTIN" w:date="2024-02-20T10:52:00Z"/>
        </w:rPr>
      </w:pPr>
      <w:del w:id="951" w:author="PHILIP ANTHONY MARTIN" w:date="2024-02-20T10:52:00Z">
        <w:r w:rsidDel="00281FE2">
          <w:delText xml:space="preserve">Korell, L., Auge, H., Chase, J. M., Harpole, W. S., &amp; Knight, T. M. (2021). Responses of plant diversity to precipitation change are strongest at local spatial scales and in drylands. </w:delText>
        </w:r>
        <w:r w:rsidRPr="002338B0" w:rsidDel="00281FE2">
          <w:rPr>
            <w:i/>
          </w:rPr>
          <w:delText>Nature Communications</w:delText>
        </w:r>
        <w:r w:rsidDel="00281FE2">
          <w:delText xml:space="preserve">, </w:delText>
        </w:r>
        <w:r w:rsidRPr="002338B0" w:rsidDel="00281FE2">
          <w:rPr>
            <w:i/>
          </w:rPr>
          <w:delText>12</w:delText>
        </w:r>
        <w:r w:rsidDel="00281FE2">
          <w:delText>(1), 2489. https://doi.org/10.1038/s41467-021-22766-0</w:delText>
        </w:r>
      </w:del>
    </w:p>
    <w:p w14:paraId="7FD9EE91" w14:textId="77777777" w:rsidR="002338B0" w:rsidDel="00281FE2" w:rsidRDefault="002338B0" w:rsidP="002338B0">
      <w:pPr>
        <w:widowControl w:val="0"/>
        <w:pBdr>
          <w:top w:val="nil"/>
          <w:left w:val="nil"/>
          <w:bottom w:val="nil"/>
          <w:right w:val="nil"/>
          <w:between w:val="nil"/>
        </w:pBdr>
        <w:spacing w:line="480" w:lineRule="auto"/>
        <w:ind w:left="720" w:hanging="720"/>
        <w:rPr>
          <w:del w:id="952" w:author="PHILIP ANTHONY MARTIN" w:date="2024-02-20T10:52:00Z"/>
        </w:rPr>
      </w:pPr>
      <w:del w:id="953" w:author="PHILIP ANTHONY MARTIN" w:date="2024-02-20T10:52:00Z">
        <w:r w:rsidDel="00281FE2">
          <w:delText xml:space="preserve">Koricheva, J., &amp; Kulinskaya, E. (2019). Temporal Instability of Evidence Base: A Threat to Policy Making? </w:delText>
        </w:r>
        <w:r w:rsidRPr="002338B0" w:rsidDel="00281FE2">
          <w:rPr>
            <w:i/>
          </w:rPr>
          <w:delText>Trends in Ecology &amp; Evolution</w:delText>
        </w:r>
        <w:r w:rsidDel="00281FE2">
          <w:delText xml:space="preserve">, </w:delText>
        </w:r>
        <w:r w:rsidRPr="002338B0" w:rsidDel="00281FE2">
          <w:rPr>
            <w:i/>
          </w:rPr>
          <w:delText>34</w:delText>
        </w:r>
        <w:r w:rsidDel="00281FE2">
          <w:delText>(10), 895–902. https://doi.org/10.1016/j.tree.2019.05.006</w:delText>
        </w:r>
      </w:del>
    </w:p>
    <w:p w14:paraId="66A23A78" w14:textId="77777777" w:rsidR="002338B0" w:rsidDel="00281FE2" w:rsidRDefault="002338B0" w:rsidP="002338B0">
      <w:pPr>
        <w:widowControl w:val="0"/>
        <w:pBdr>
          <w:top w:val="nil"/>
          <w:left w:val="nil"/>
          <w:bottom w:val="nil"/>
          <w:right w:val="nil"/>
          <w:between w:val="nil"/>
        </w:pBdr>
        <w:spacing w:line="480" w:lineRule="auto"/>
        <w:ind w:left="720" w:hanging="720"/>
        <w:rPr>
          <w:del w:id="954" w:author="PHILIP ANTHONY MARTIN" w:date="2024-02-20T10:52:00Z"/>
        </w:rPr>
      </w:pPr>
      <w:del w:id="955" w:author="PHILIP ANTHONY MARTIN" w:date="2024-02-20T10:52:00Z">
        <w:r w:rsidDel="00281FE2">
          <w:delText xml:space="preserve">Kröel-Dulay, G., Mojzes, A., Szitár, K., Bahn, M., Batáry, P., Beier, C., Bilton, M., De Boeck, H. J., Dukes, J. S., Estiarte, M., Holub, P., Jentsch, A., Schmidt, I. K., Kreyling, J., Reinsch, S., Larsen, K. S., Sternberg, M., Tielbörger, K., Tietema, A., … Peñuelas, J. </w:delText>
        </w:r>
        <w:r w:rsidDel="00281FE2">
          <w:lastRenderedPageBreak/>
          <w:delText xml:space="preserve">(2022). Field experiments underestimate aboveground biomass response to drought. </w:delText>
        </w:r>
        <w:r w:rsidRPr="002338B0" w:rsidDel="00281FE2">
          <w:rPr>
            <w:i/>
          </w:rPr>
          <w:delText>Nature Ecology &amp; Evolution</w:delText>
        </w:r>
        <w:r w:rsidDel="00281FE2">
          <w:delText xml:space="preserve">, </w:delText>
        </w:r>
        <w:r w:rsidRPr="002338B0" w:rsidDel="00281FE2">
          <w:rPr>
            <w:i/>
          </w:rPr>
          <w:delText>6</w:delText>
        </w:r>
        <w:r w:rsidDel="00281FE2">
          <w:delText>(5), 540–545. https://doi.org/10.1038/s41559-022-01685-3</w:delText>
        </w:r>
      </w:del>
    </w:p>
    <w:p w14:paraId="78A9E8EE" w14:textId="77777777" w:rsidR="002338B0" w:rsidDel="00281FE2" w:rsidRDefault="002338B0" w:rsidP="002338B0">
      <w:pPr>
        <w:widowControl w:val="0"/>
        <w:pBdr>
          <w:top w:val="nil"/>
          <w:left w:val="nil"/>
          <w:bottom w:val="nil"/>
          <w:right w:val="nil"/>
          <w:between w:val="nil"/>
        </w:pBdr>
        <w:spacing w:line="480" w:lineRule="auto"/>
        <w:ind w:left="720" w:hanging="720"/>
        <w:rPr>
          <w:del w:id="956" w:author="PHILIP ANTHONY MARTIN" w:date="2024-02-20T10:52:00Z"/>
        </w:rPr>
      </w:pPr>
      <w:del w:id="957" w:author="PHILIP ANTHONY MARTIN" w:date="2024-02-20T10:52:00Z">
        <w:r w:rsidDel="00281FE2">
          <w:delText xml:space="preserve">Landesman, W. J., Treonis, A. M., &amp; Dighton, J. (2011). Effects of a one-year rainfall manipulation on soil nematode abundances and community composition. </w:delText>
        </w:r>
        <w:r w:rsidRPr="002338B0" w:rsidDel="00281FE2">
          <w:rPr>
            <w:i/>
          </w:rPr>
          <w:delText>Pedobiologia</w:delText>
        </w:r>
        <w:r w:rsidDel="00281FE2">
          <w:delText xml:space="preserve">, </w:delText>
        </w:r>
        <w:r w:rsidRPr="002338B0" w:rsidDel="00281FE2">
          <w:rPr>
            <w:i/>
          </w:rPr>
          <w:delText>54</w:delText>
        </w:r>
        <w:r w:rsidDel="00281FE2">
          <w:delText>(2), 87–91. https://doi.org/10.1016/j.pedobi.2010.10.002</w:delText>
        </w:r>
      </w:del>
    </w:p>
    <w:p w14:paraId="2959DC69" w14:textId="77777777" w:rsidR="002338B0" w:rsidDel="00281FE2" w:rsidRDefault="002338B0" w:rsidP="002338B0">
      <w:pPr>
        <w:widowControl w:val="0"/>
        <w:pBdr>
          <w:top w:val="nil"/>
          <w:left w:val="nil"/>
          <w:bottom w:val="nil"/>
          <w:right w:val="nil"/>
          <w:between w:val="nil"/>
        </w:pBdr>
        <w:spacing w:line="480" w:lineRule="auto"/>
        <w:ind w:left="720" w:hanging="720"/>
        <w:rPr>
          <w:del w:id="958" w:author="PHILIP ANTHONY MARTIN" w:date="2024-02-20T10:52:00Z"/>
        </w:rPr>
      </w:pPr>
      <w:del w:id="959" w:author="PHILIP ANTHONY MARTIN" w:date="2024-02-20T10:52:00Z">
        <w:r w:rsidDel="00281FE2">
          <w:delText xml:space="preserve">Lensing, J. R., Todd, S., &amp; Wise, D. H. (2005). The impact of altered precipitation on spatial stratification and activity-densities of springtails (Collembola) and spiders (Araneae). </w:delText>
        </w:r>
        <w:r w:rsidRPr="002338B0" w:rsidDel="00281FE2">
          <w:rPr>
            <w:i/>
          </w:rPr>
          <w:delText>Ecological Entomology</w:delText>
        </w:r>
        <w:r w:rsidDel="00281FE2">
          <w:delText xml:space="preserve">, </w:delText>
        </w:r>
        <w:r w:rsidRPr="002338B0" w:rsidDel="00281FE2">
          <w:rPr>
            <w:i/>
          </w:rPr>
          <w:delText>30</w:delText>
        </w:r>
        <w:r w:rsidDel="00281FE2">
          <w:delText>(2), 194–200. https://doi.org/10.1111/j.0307-6946.2005.00669.x</w:delText>
        </w:r>
      </w:del>
    </w:p>
    <w:p w14:paraId="77697BFC" w14:textId="77777777" w:rsidR="002338B0" w:rsidDel="00281FE2" w:rsidRDefault="002338B0" w:rsidP="002338B0">
      <w:pPr>
        <w:widowControl w:val="0"/>
        <w:pBdr>
          <w:top w:val="nil"/>
          <w:left w:val="nil"/>
          <w:bottom w:val="nil"/>
          <w:right w:val="nil"/>
          <w:between w:val="nil"/>
        </w:pBdr>
        <w:spacing w:line="480" w:lineRule="auto"/>
        <w:ind w:left="720" w:hanging="720"/>
        <w:rPr>
          <w:del w:id="960" w:author="PHILIP ANTHONY MARTIN" w:date="2024-02-20T10:52:00Z"/>
        </w:rPr>
      </w:pPr>
      <w:del w:id="961" w:author="PHILIP ANTHONY MARTIN" w:date="2024-02-20T10:52:00Z">
        <w:r w:rsidDel="00281FE2">
          <w:delText xml:space="preserve">Lindberg, N., Engtsson, J. B., &amp; Persson, T. (2002). Effects of experimental irrigation and drought on the composition and diversity of soil fauna in a coniferous stand. </w:delText>
        </w:r>
        <w:r w:rsidRPr="002338B0" w:rsidDel="00281FE2">
          <w:rPr>
            <w:i/>
          </w:rPr>
          <w:delText>The Journal of Applied Ecology</w:delText>
        </w:r>
        <w:r w:rsidDel="00281FE2">
          <w:delText xml:space="preserve">, </w:delText>
        </w:r>
        <w:r w:rsidRPr="002338B0" w:rsidDel="00281FE2">
          <w:rPr>
            <w:i/>
          </w:rPr>
          <w:delText>39</w:delText>
        </w:r>
        <w:r w:rsidDel="00281FE2">
          <w:delText>(6), 924–936. https://doi.org/10.1046/j.1365-2664.2002.00769.x</w:delText>
        </w:r>
      </w:del>
    </w:p>
    <w:p w14:paraId="24C67C91" w14:textId="77777777" w:rsidR="002338B0" w:rsidDel="00281FE2" w:rsidRDefault="002338B0" w:rsidP="002338B0">
      <w:pPr>
        <w:widowControl w:val="0"/>
        <w:pBdr>
          <w:top w:val="nil"/>
          <w:left w:val="nil"/>
          <w:bottom w:val="nil"/>
          <w:right w:val="nil"/>
          <w:between w:val="nil"/>
        </w:pBdr>
        <w:spacing w:line="480" w:lineRule="auto"/>
        <w:ind w:left="720" w:hanging="720"/>
        <w:rPr>
          <w:del w:id="962" w:author="PHILIP ANTHONY MARTIN" w:date="2024-02-20T10:52:00Z"/>
        </w:rPr>
      </w:pPr>
      <w:del w:id="963" w:author="PHILIP ANTHONY MARTIN" w:date="2024-02-20T10:52:00Z">
        <w:r w:rsidDel="00281FE2">
          <w:delText xml:space="preserve">Liu, M., Miao, X., &amp; Hua, F. (2023). The perils of measuring biodiversity responses to habitat change using mixed metrics. </w:delText>
        </w:r>
        <w:r w:rsidRPr="002338B0" w:rsidDel="00281FE2">
          <w:rPr>
            <w:i/>
          </w:rPr>
          <w:delText>Conservation Letters</w:delText>
        </w:r>
        <w:r w:rsidDel="00281FE2">
          <w:delText xml:space="preserve">, </w:delText>
        </w:r>
        <w:r w:rsidRPr="002338B0" w:rsidDel="00281FE2">
          <w:rPr>
            <w:i/>
          </w:rPr>
          <w:delText>16</w:delText>
        </w:r>
        <w:r w:rsidDel="00281FE2">
          <w:delText>(4). https://doi.org/10.1111/conl.12959</w:delText>
        </w:r>
      </w:del>
    </w:p>
    <w:p w14:paraId="6DA590A1" w14:textId="77777777" w:rsidR="002338B0" w:rsidDel="00281FE2" w:rsidRDefault="002338B0" w:rsidP="002338B0">
      <w:pPr>
        <w:widowControl w:val="0"/>
        <w:pBdr>
          <w:top w:val="nil"/>
          <w:left w:val="nil"/>
          <w:bottom w:val="nil"/>
          <w:right w:val="nil"/>
          <w:between w:val="nil"/>
        </w:pBdr>
        <w:spacing w:line="480" w:lineRule="auto"/>
        <w:ind w:left="720" w:hanging="720"/>
        <w:rPr>
          <w:del w:id="964" w:author="PHILIP ANTHONY MARTIN" w:date="2024-02-20T10:52:00Z"/>
        </w:rPr>
      </w:pPr>
      <w:del w:id="965" w:author="PHILIP ANTHONY MARTIN" w:date="2024-02-20T10:52:00Z">
        <w:r w:rsidDel="00281FE2">
          <w:delText xml:space="preserve">Liu, T., Mao, P., Shi, L., Wang, Z., Wang, X., He, X., Tao, L., Liu, Z., Zhou, L., Shao, Y., &amp; Fu, S. (2020). Contrasting effects of nitrogen deposition and increased precipitation on soil nematode communities in a temperate forest. </w:delText>
        </w:r>
        <w:r w:rsidRPr="002338B0" w:rsidDel="00281FE2">
          <w:rPr>
            <w:i/>
          </w:rPr>
          <w:delText>Soil Biology &amp; Biochemistry</w:delText>
        </w:r>
        <w:r w:rsidDel="00281FE2">
          <w:delText xml:space="preserve">, </w:delText>
        </w:r>
        <w:r w:rsidRPr="002338B0" w:rsidDel="00281FE2">
          <w:rPr>
            <w:i/>
          </w:rPr>
          <w:delText>148</w:delText>
        </w:r>
        <w:r w:rsidDel="00281FE2">
          <w:delText>, 107869. https://doi.org/10.1016/j.soilbio.2020.107869</w:delText>
        </w:r>
      </w:del>
    </w:p>
    <w:p w14:paraId="03AA550C" w14:textId="77777777" w:rsidR="002338B0" w:rsidDel="00281FE2" w:rsidRDefault="002338B0" w:rsidP="002338B0">
      <w:pPr>
        <w:widowControl w:val="0"/>
        <w:pBdr>
          <w:top w:val="nil"/>
          <w:left w:val="nil"/>
          <w:bottom w:val="nil"/>
          <w:right w:val="nil"/>
          <w:between w:val="nil"/>
        </w:pBdr>
        <w:spacing w:line="480" w:lineRule="auto"/>
        <w:ind w:left="720" w:hanging="720"/>
        <w:rPr>
          <w:del w:id="966" w:author="PHILIP ANTHONY MARTIN" w:date="2024-02-20T10:52:00Z"/>
        </w:rPr>
      </w:pPr>
      <w:del w:id="967" w:author="PHILIP ANTHONY MARTIN" w:date="2024-02-20T10:52:00Z">
        <w:r w:rsidDel="00281FE2">
          <w:delText xml:space="preserve">Llorente-Culebras, S., Ladle, R. J., &amp; Santos, A. M. C. (2023). Publication trends in global biodiversity research on protected areas. </w:delText>
        </w:r>
        <w:r w:rsidRPr="002338B0" w:rsidDel="00281FE2">
          <w:rPr>
            <w:i/>
          </w:rPr>
          <w:delText>Biological Conservation</w:delText>
        </w:r>
        <w:r w:rsidDel="00281FE2">
          <w:delText xml:space="preserve">, </w:delText>
        </w:r>
        <w:r w:rsidRPr="002338B0" w:rsidDel="00281FE2">
          <w:rPr>
            <w:i/>
          </w:rPr>
          <w:delText>281</w:delText>
        </w:r>
        <w:r w:rsidDel="00281FE2">
          <w:delText>, 109988. https://doi.org/10.1016/j.biocon.2023.109988</w:delText>
        </w:r>
      </w:del>
    </w:p>
    <w:p w14:paraId="388D57D8" w14:textId="77777777" w:rsidR="002338B0" w:rsidDel="00281FE2" w:rsidRDefault="002338B0" w:rsidP="002338B0">
      <w:pPr>
        <w:widowControl w:val="0"/>
        <w:pBdr>
          <w:top w:val="nil"/>
          <w:left w:val="nil"/>
          <w:bottom w:val="nil"/>
          <w:right w:val="nil"/>
          <w:between w:val="nil"/>
        </w:pBdr>
        <w:spacing w:line="480" w:lineRule="auto"/>
        <w:ind w:left="720" w:hanging="720"/>
        <w:rPr>
          <w:del w:id="968" w:author="PHILIP ANTHONY MARTIN" w:date="2024-02-20T10:52:00Z"/>
        </w:rPr>
      </w:pPr>
      <w:del w:id="969" w:author="PHILIP ANTHONY MARTIN" w:date="2024-02-20T10:52:00Z">
        <w:r w:rsidDel="00281FE2">
          <w:delText xml:space="preserve">Maraldo, K., Ravn, H. W., Slotsbo, S., &amp; Holmstrup, M. (2009). Responses to acute and chronic desiccation stress in Enchytraeus (Oligochaeta: Enchytraeidae). </w:delText>
        </w:r>
        <w:r w:rsidRPr="002338B0" w:rsidDel="00281FE2">
          <w:rPr>
            <w:i/>
          </w:rPr>
          <w:delText>Journal of Comparative Physiology. B, Biochemical, Systemic, and Environmental Physiology</w:delText>
        </w:r>
        <w:r w:rsidDel="00281FE2">
          <w:delText xml:space="preserve">, </w:delText>
        </w:r>
        <w:r w:rsidRPr="002338B0" w:rsidDel="00281FE2">
          <w:rPr>
            <w:i/>
          </w:rPr>
          <w:delText>179</w:delText>
        </w:r>
        <w:r w:rsidDel="00281FE2">
          <w:delText>(2), 113–123. https://doi.org/10.1007/s00360-008-0305-5</w:delText>
        </w:r>
      </w:del>
    </w:p>
    <w:p w14:paraId="216FD2EF" w14:textId="77777777" w:rsidR="002338B0" w:rsidDel="00281FE2" w:rsidRDefault="002338B0" w:rsidP="002338B0">
      <w:pPr>
        <w:widowControl w:val="0"/>
        <w:pBdr>
          <w:top w:val="nil"/>
          <w:left w:val="nil"/>
          <w:bottom w:val="nil"/>
          <w:right w:val="nil"/>
          <w:between w:val="nil"/>
        </w:pBdr>
        <w:spacing w:line="480" w:lineRule="auto"/>
        <w:ind w:left="720" w:hanging="720"/>
        <w:rPr>
          <w:del w:id="970" w:author="PHILIP ANTHONY MARTIN" w:date="2024-02-20T10:52:00Z"/>
        </w:rPr>
      </w:pPr>
      <w:del w:id="971" w:author="PHILIP ANTHONY MARTIN" w:date="2024-02-20T10:52:00Z">
        <w:r w:rsidDel="00281FE2">
          <w:lastRenderedPageBreak/>
          <w:delText xml:space="preserve">Martin, P. A. (2021). </w:delText>
        </w:r>
        <w:r w:rsidRPr="002338B0" w:rsidDel="00281FE2">
          <w:rPr>
            <w:i/>
          </w:rPr>
          <w:delText>Soil_fauna_systematic_map</w:delText>
        </w:r>
        <w:r w:rsidDel="00281FE2">
          <w:delText>. https://sysrev.com/p/98916</w:delText>
        </w:r>
      </w:del>
    </w:p>
    <w:p w14:paraId="59FBF004" w14:textId="77777777" w:rsidR="002338B0" w:rsidDel="00281FE2" w:rsidRDefault="002338B0" w:rsidP="002338B0">
      <w:pPr>
        <w:widowControl w:val="0"/>
        <w:pBdr>
          <w:top w:val="nil"/>
          <w:left w:val="nil"/>
          <w:bottom w:val="nil"/>
          <w:right w:val="nil"/>
          <w:between w:val="nil"/>
        </w:pBdr>
        <w:spacing w:line="480" w:lineRule="auto"/>
        <w:ind w:left="720" w:hanging="720"/>
        <w:rPr>
          <w:del w:id="972" w:author="PHILIP ANTHONY MARTIN" w:date="2024-02-20T10:52:00Z"/>
        </w:rPr>
      </w:pPr>
      <w:del w:id="973" w:author="PHILIP ANTHONY MARTIN" w:date="2024-02-20T10:52:00Z">
        <w:r w:rsidRPr="002338B0" w:rsidDel="00281FE2">
          <w:rPr>
            <w:lang w:val="es-ES"/>
          </w:rPr>
          <w:delText xml:space="preserve">Martin, P. A., Izquierdo, L. P., Luyssaert, S., Guenet, B., Manzoni, S., Spake, R., Santonja, M., &amp; Curiel Yuste, J. (2021). </w:delText>
        </w:r>
        <w:r w:rsidDel="00281FE2">
          <w:delText xml:space="preserve">Effects of natural disturbances on soil fauna in forests: a systematic map protocol. In </w:delText>
        </w:r>
        <w:r w:rsidRPr="002338B0" w:rsidDel="00281FE2">
          <w:rPr>
            <w:i/>
          </w:rPr>
          <w:delText>OSF</w:delText>
        </w:r>
        <w:r w:rsidDel="00281FE2">
          <w:delText>. https://doi.org/10.17605/OSF.IO/YQU4W</w:delText>
        </w:r>
      </w:del>
    </w:p>
    <w:p w14:paraId="3133B773" w14:textId="77777777" w:rsidR="002338B0" w:rsidDel="00281FE2" w:rsidRDefault="002338B0" w:rsidP="002338B0">
      <w:pPr>
        <w:widowControl w:val="0"/>
        <w:pBdr>
          <w:top w:val="nil"/>
          <w:left w:val="nil"/>
          <w:bottom w:val="nil"/>
          <w:right w:val="nil"/>
          <w:between w:val="nil"/>
        </w:pBdr>
        <w:spacing w:line="480" w:lineRule="auto"/>
        <w:ind w:left="720" w:hanging="720"/>
        <w:rPr>
          <w:del w:id="974" w:author="PHILIP ANTHONY MARTIN" w:date="2024-02-20T10:52:00Z"/>
        </w:rPr>
      </w:pPr>
      <w:del w:id="975" w:author="PHILIP ANTHONY MARTIN" w:date="2024-02-20T10:52:00Z">
        <w:r w:rsidDel="00281FE2">
          <w:delText xml:space="preserve">Martin, P. A., Shackelford, G. E., Bullock, J. M., &amp; Sutherland, W. J. (2020). Management of UK priority invasive alien plants: a systematic review protocol. </w:delText>
        </w:r>
        <w:r w:rsidRPr="002338B0" w:rsidDel="00281FE2">
          <w:rPr>
            <w:i/>
          </w:rPr>
          <w:delText>Environmental Evidence</w:delText>
        </w:r>
        <w:r w:rsidDel="00281FE2">
          <w:delText>. https://link.springer.com/article/10.1186/s13750-020-0186-y</w:delText>
        </w:r>
      </w:del>
    </w:p>
    <w:p w14:paraId="28118322" w14:textId="77777777" w:rsidR="002338B0" w:rsidDel="00281FE2" w:rsidRDefault="002338B0" w:rsidP="002338B0">
      <w:pPr>
        <w:widowControl w:val="0"/>
        <w:pBdr>
          <w:top w:val="nil"/>
          <w:left w:val="nil"/>
          <w:bottom w:val="nil"/>
          <w:right w:val="nil"/>
          <w:between w:val="nil"/>
        </w:pBdr>
        <w:spacing w:line="480" w:lineRule="auto"/>
        <w:ind w:left="720" w:hanging="720"/>
        <w:rPr>
          <w:del w:id="976" w:author="PHILIP ANTHONY MARTIN" w:date="2024-02-20T10:52:00Z"/>
        </w:rPr>
      </w:pPr>
      <w:del w:id="977" w:author="PHILIP ANTHONY MARTIN" w:date="2024-02-20T10:52:00Z">
        <w:r w:rsidDel="00281FE2">
          <w:delText xml:space="preserve">Meehan, M. L., Barreto, C., Turnbull, M. S., Bradley, R. L., Bellenger, J.-P., Darnajoux, R., &amp; Lindo, Z. (2020). Response of soil fauna to simulated global change factors depends on ambient climate conditions. </w:delText>
        </w:r>
        <w:r w:rsidRPr="002338B0" w:rsidDel="00281FE2">
          <w:rPr>
            <w:i/>
          </w:rPr>
          <w:delText>Pedobiologia</w:delText>
        </w:r>
        <w:r w:rsidDel="00281FE2">
          <w:delText xml:space="preserve">, </w:delText>
        </w:r>
        <w:r w:rsidRPr="002338B0" w:rsidDel="00281FE2">
          <w:rPr>
            <w:i/>
          </w:rPr>
          <w:delText>83</w:delText>
        </w:r>
        <w:r w:rsidDel="00281FE2">
          <w:delText>, 150672. https://doi.org/10.1016/j.pedobi.2020.150672</w:delText>
        </w:r>
      </w:del>
    </w:p>
    <w:p w14:paraId="42E06659" w14:textId="77777777" w:rsidR="002338B0" w:rsidDel="00281FE2" w:rsidRDefault="002338B0" w:rsidP="002338B0">
      <w:pPr>
        <w:widowControl w:val="0"/>
        <w:pBdr>
          <w:top w:val="nil"/>
          <w:left w:val="nil"/>
          <w:bottom w:val="nil"/>
          <w:right w:val="nil"/>
          <w:between w:val="nil"/>
        </w:pBdr>
        <w:spacing w:line="480" w:lineRule="auto"/>
        <w:ind w:left="720" w:hanging="720"/>
        <w:rPr>
          <w:del w:id="978" w:author="PHILIP ANTHONY MARTIN" w:date="2024-02-20T10:52:00Z"/>
        </w:rPr>
      </w:pPr>
      <w:del w:id="979" w:author="PHILIP ANTHONY MARTIN" w:date="2024-02-20T10:52:00Z">
        <w:r w:rsidDel="00281FE2">
          <w:delText xml:space="preserve">Nakagawa, S., &amp; Freckleton, R. P. (2008). Missing inaction: the dangers of ignoring missing data. </w:delText>
        </w:r>
        <w:r w:rsidRPr="002338B0" w:rsidDel="00281FE2">
          <w:rPr>
            <w:i/>
          </w:rPr>
          <w:delText>Trends in Ecology &amp; Evolution</w:delText>
        </w:r>
        <w:r w:rsidDel="00281FE2">
          <w:delText xml:space="preserve">, </w:delText>
        </w:r>
        <w:r w:rsidRPr="002338B0" w:rsidDel="00281FE2">
          <w:rPr>
            <w:i/>
          </w:rPr>
          <w:delText>23</w:delText>
        </w:r>
        <w:r w:rsidDel="00281FE2">
          <w:delText>(11), 592–596. https://doi.org/10.1016/j.tree.2008.06.014</w:delText>
        </w:r>
      </w:del>
    </w:p>
    <w:p w14:paraId="35C34A9C" w14:textId="77777777" w:rsidR="002338B0" w:rsidDel="00281FE2" w:rsidRDefault="002338B0" w:rsidP="002338B0">
      <w:pPr>
        <w:widowControl w:val="0"/>
        <w:pBdr>
          <w:top w:val="nil"/>
          <w:left w:val="nil"/>
          <w:bottom w:val="nil"/>
          <w:right w:val="nil"/>
          <w:between w:val="nil"/>
        </w:pBdr>
        <w:spacing w:line="480" w:lineRule="auto"/>
        <w:ind w:left="720" w:hanging="720"/>
        <w:rPr>
          <w:del w:id="980" w:author="PHILIP ANTHONY MARTIN" w:date="2024-02-20T10:52:00Z"/>
        </w:rPr>
      </w:pPr>
      <w:del w:id="981" w:author="PHILIP ANTHONY MARTIN" w:date="2024-02-20T10:52:00Z">
        <w:r w:rsidDel="00281FE2">
          <w:delText>Nakagawa, S., Lagisz, M., Jennions, M. D., Koricheva, J., Noble, D. W. A., Parker, T. H., Sánchez-Tójar, A., Yang, Y., &amp; O’Dea, R. E. (2021). Methods for testing publication bias in ecological and evolutionary meta</w:delText>
        </w:r>
        <w:r w:rsidDel="00281FE2">
          <w:rPr>
            <w:rFonts w:ascii="Cambria Math" w:hAnsi="Cambria Math" w:cs="Cambria Math"/>
          </w:rPr>
          <w:delText>‐</w:delText>
        </w:r>
        <w:r w:rsidDel="00281FE2">
          <w:delText xml:space="preserve">analyses. </w:delText>
        </w:r>
        <w:r w:rsidRPr="002338B0" w:rsidDel="00281FE2">
          <w:rPr>
            <w:i/>
          </w:rPr>
          <w:delText>Methods in Ecology and Evolution / British Ecological Society</w:delText>
        </w:r>
        <w:r w:rsidDel="00281FE2">
          <w:delText>. https://doi.org/10.1111/2041-210x.13724</w:delText>
        </w:r>
      </w:del>
    </w:p>
    <w:p w14:paraId="20121A31" w14:textId="77777777" w:rsidR="002338B0" w:rsidDel="00281FE2" w:rsidRDefault="002338B0" w:rsidP="002338B0">
      <w:pPr>
        <w:widowControl w:val="0"/>
        <w:pBdr>
          <w:top w:val="nil"/>
          <w:left w:val="nil"/>
          <w:bottom w:val="nil"/>
          <w:right w:val="nil"/>
          <w:between w:val="nil"/>
        </w:pBdr>
        <w:spacing w:line="480" w:lineRule="auto"/>
        <w:ind w:left="720" w:hanging="720"/>
        <w:rPr>
          <w:del w:id="982" w:author="PHILIP ANTHONY MARTIN" w:date="2024-02-20T10:52:00Z"/>
        </w:rPr>
      </w:pPr>
      <w:del w:id="983" w:author="PHILIP ANTHONY MARTIN" w:date="2024-02-20T10:52:00Z">
        <w:r w:rsidDel="00281FE2">
          <w:delText xml:space="preserve">Nakagawa, S., Noble, D., Lagisz, M., Spake, R., Viechtbauer, W., &amp; Senior, A. M. (2022). </w:delText>
        </w:r>
        <w:r w:rsidRPr="002338B0" w:rsidDel="00281FE2">
          <w:rPr>
            <w:i/>
          </w:rPr>
          <w:delText>A robust and readily implementable method for the meta-analysis of response ratios with and without missing standard deviations</w:delText>
        </w:r>
        <w:r w:rsidDel="00281FE2">
          <w:delText>. Open Science Framework. https://doi.org/10.17605/OSF.IO/H9X6W</w:delText>
        </w:r>
      </w:del>
    </w:p>
    <w:p w14:paraId="71838345" w14:textId="77777777" w:rsidR="002338B0" w:rsidDel="00281FE2" w:rsidRDefault="002338B0" w:rsidP="002338B0">
      <w:pPr>
        <w:widowControl w:val="0"/>
        <w:pBdr>
          <w:top w:val="nil"/>
          <w:left w:val="nil"/>
          <w:bottom w:val="nil"/>
          <w:right w:val="nil"/>
          <w:between w:val="nil"/>
        </w:pBdr>
        <w:spacing w:line="480" w:lineRule="auto"/>
        <w:ind w:left="720" w:hanging="720"/>
        <w:rPr>
          <w:del w:id="984" w:author="PHILIP ANTHONY MARTIN" w:date="2024-02-20T10:52:00Z"/>
        </w:rPr>
      </w:pPr>
      <w:del w:id="985" w:author="PHILIP ANTHONY MARTIN" w:date="2024-02-20T10:52:00Z">
        <w:r w:rsidDel="00281FE2">
          <w:delText xml:space="preserve">Nakagawa, S., Yang, Y., Macartney, E. L., Spake, R., &amp; Lagisz, M. (2023). Quantitative evidence synthesis: a practical guide on meta-analysis, meta-regression, and publication bias tests for environmental sciences. </w:delText>
        </w:r>
        <w:r w:rsidRPr="002338B0" w:rsidDel="00281FE2">
          <w:rPr>
            <w:i/>
          </w:rPr>
          <w:delText>Environmental Evidence</w:delText>
        </w:r>
        <w:r w:rsidDel="00281FE2">
          <w:delText xml:space="preserve">, </w:delText>
        </w:r>
        <w:r w:rsidRPr="002338B0" w:rsidDel="00281FE2">
          <w:rPr>
            <w:i/>
          </w:rPr>
          <w:delText>12</w:delText>
        </w:r>
        <w:r w:rsidDel="00281FE2">
          <w:delText>(1), 1–19. https://doi.org/10.1186/s13750-023-00301-6</w:delText>
        </w:r>
      </w:del>
    </w:p>
    <w:p w14:paraId="5D4FD41E" w14:textId="77777777" w:rsidR="002338B0" w:rsidDel="00281FE2" w:rsidRDefault="002338B0" w:rsidP="002338B0">
      <w:pPr>
        <w:widowControl w:val="0"/>
        <w:pBdr>
          <w:top w:val="nil"/>
          <w:left w:val="nil"/>
          <w:bottom w:val="nil"/>
          <w:right w:val="nil"/>
          <w:between w:val="nil"/>
        </w:pBdr>
        <w:spacing w:line="480" w:lineRule="auto"/>
        <w:ind w:left="720" w:hanging="720"/>
        <w:rPr>
          <w:del w:id="986" w:author="PHILIP ANTHONY MARTIN" w:date="2024-02-20T10:52:00Z"/>
        </w:rPr>
      </w:pPr>
      <w:del w:id="987" w:author="PHILIP ANTHONY MARTIN" w:date="2024-02-20T10:52:00Z">
        <w:r w:rsidDel="00281FE2">
          <w:delText xml:space="preserve">Nielsen, U. N. (Ed.). (2019). Soil Fauna Assemblages: Global to Local Scales. In </w:delText>
        </w:r>
        <w:r w:rsidRPr="002338B0" w:rsidDel="00281FE2">
          <w:rPr>
            <w:i/>
          </w:rPr>
          <w:delText>Soil Fauna Assemblages: Global to Local Scales</w:delText>
        </w:r>
        <w:r w:rsidDel="00281FE2">
          <w:delText xml:space="preserve"> (pp. v–v). Cambridge University Press. </w:delText>
        </w:r>
        <w:r w:rsidDel="00281FE2">
          <w:lastRenderedPageBreak/>
          <w:delText>https://www.cambridge.org/core/books/soil-fauna-assemblages/soil-fauna-assemblages/78C28F6983A0011E36D74EB272EC143E</w:delText>
        </w:r>
      </w:del>
    </w:p>
    <w:p w14:paraId="5A896C06" w14:textId="77777777" w:rsidR="002338B0" w:rsidDel="00281FE2" w:rsidRDefault="002338B0" w:rsidP="002338B0">
      <w:pPr>
        <w:widowControl w:val="0"/>
        <w:pBdr>
          <w:top w:val="nil"/>
          <w:left w:val="nil"/>
          <w:bottom w:val="nil"/>
          <w:right w:val="nil"/>
          <w:between w:val="nil"/>
        </w:pBdr>
        <w:spacing w:line="480" w:lineRule="auto"/>
        <w:ind w:left="720" w:hanging="720"/>
        <w:rPr>
          <w:del w:id="988" w:author="PHILIP ANTHONY MARTIN" w:date="2024-02-20T10:52:00Z"/>
        </w:rPr>
      </w:pPr>
      <w:del w:id="989" w:author="PHILIP ANTHONY MARTIN" w:date="2024-02-20T10:52:00Z">
        <w:r w:rsidDel="00281FE2">
          <w:delText xml:space="preserve">Nielsen, U. N., &amp; Ball, B. A. (2015). Impacts of altered precipitation regimes on soil communities and biogeochemistry in arid and semi-arid ecosystems. </w:delText>
        </w:r>
        <w:r w:rsidRPr="002338B0" w:rsidDel="00281FE2">
          <w:rPr>
            <w:i/>
          </w:rPr>
          <w:delText>Global Change Biology</w:delText>
        </w:r>
        <w:r w:rsidDel="00281FE2">
          <w:delText xml:space="preserve">, </w:delText>
        </w:r>
        <w:r w:rsidRPr="002338B0" w:rsidDel="00281FE2">
          <w:rPr>
            <w:i/>
          </w:rPr>
          <w:delText>21</w:delText>
        </w:r>
        <w:r w:rsidDel="00281FE2">
          <w:delText>(4), 1407–1421. https://doi.org/10.1111/gcb.12789</w:delText>
        </w:r>
      </w:del>
    </w:p>
    <w:p w14:paraId="6501F5F3" w14:textId="77777777" w:rsidR="002338B0" w:rsidDel="00281FE2" w:rsidRDefault="002338B0" w:rsidP="002338B0">
      <w:pPr>
        <w:widowControl w:val="0"/>
        <w:pBdr>
          <w:top w:val="nil"/>
          <w:left w:val="nil"/>
          <w:bottom w:val="nil"/>
          <w:right w:val="nil"/>
          <w:between w:val="nil"/>
        </w:pBdr>
        <w:spacing w:line="480" w:lineRule="auto"/>
        <w:ind w:left="720" w:hanging="720"/>
        <w:rPr>
          <w:del w:id="990" w:author="PHILIP ANTHONY MARTIN" w:date="2024-02-20T10:52:00Z"/>
        </w:rPr>
      </w:pPr>
      <w:del w:id="991" w:author="PHILIP ANTHONY MARTIN" w:date="2024-02-20T10:52:00Z">
        <w:r w:rsidDel="00281FE2">
          <w:delText xml:space="preserve">Nielsen, U. N., Wall, D. H., &amp; Six, J. (2015). Soil Biodiversity and the Environment. </w:delText>
        </w:r>
        <w:r w:rsidRPr="002338B0" w:rsidDel="00281FE2">
          <w:rPr>
            <w:i/>
          </w:rPr>
          <w:delText>Annual Review of Environment and Resources</w:delText>
        </w:r>
        <w:r w:rsidDel="00281FE2">
          <w:delText xml:space="preserve">, </w:delText>
        </w:r>
        <w:r w:rsidRPr="002338B0" w:rsidDel="00281FE2">
          <w:rPr>
            <w:i/>
          </w:rPr>
          <w:delText>40</w:delText>
        </w:r>
        <w:r w:rsidDel="00281FE2">
          <w:delText>(1), 63–90. https://doi.org/10.1146/annurev-environ-102014-021257</w:delText>
        </w:r>
      </w:del>
    </w:p>
    <w:p w14:paraId="174547F7" w14:textId="77777777" w:rsidR="002338B0" w:rsidDel="00281FE2" w:rsidRDefault="002338B0" w:rsidP="002338B0">
      <w:pPr>
        <w:widowControl w:val="0"/>
        <w:pBdr>
          <w:top w:val="nil"/>
          <w:left w:val="nil"/>
          <w:bottom w:val="nil"/>
          <w:right w:val="nil"/>
          <w:between w:val="nil"/>
        </w:pBdr>
        <w:spacing w:line="480" w:lineRule="auto"/>
        <w:ind w:left="720" w:hanging="720"/>
        <w:rPr>
          <w:del w:id="992" w:author="PHILIP ANTHONY MARTIN" w:date="2024-02-20T10:52:00Z"/>
        </w:rPr>
      </w:pPr>
      <w:del w:id="993" w:author="PHILIP ANTHONY MARTIN" w:date="2024-02-20T10:52:00Z">
        <w:r w:rsidRPr="002338B0" w:rsidDel="00281FE2">
          <w:rPr>
            <w:lang w:val="es-ES"/>
          </w:rPr>
          <w:delText xml:space="preserve">Peng, Y., Peñuelas, J., Vesterdal, L., Yue, K., Peguero, G., Fornara, D. A., Heděnec, P., Steffens, C., &amp; Wu, F. (2022). </w:delText>
        </w:r>
        <w:r w:rsidDel="00281FE2">
          <w:delText xml:space="preserve">Responses of soil fauna communities to the individual and combined effects of multiple global change factors. </w:delText>
        </w:r>
        <w:r w:rsidRPr="002338B0" w:rsidDel="00281FE2">
          <w:rPr>
            <w:i/>
          </w:rPr>
          <w:delText>Ecology Letters</w:delText>
        </w:r>
        <w:r w:rsidDel="00281FE2">
          <w:delText xml:space="preserve">, </w:delText>
        </w:r>
        <w:r w:rsidRPr="002338B0" w:rsidDel="00281FE2">
          <w:rPr>
            <w:i/>
          </w:rPr>
          <w:delText>25</w:delText>
        </w:r>
        <w:r w:rsidDel="00281FE2">
          <w:delText>(9), 1961–1973. https://doi.org/10.1111/ele.14068</w:delText>
        </w:r>
      </w:del>
    </w:p>
    <w:p w14:paraId="57E69CA8" w14:textId="77777777" w:rsidR="002338B0" w:rsidDel="00281FE2" w:rsidRDefault="002338B0" w:rsidP="002338B0">
      <w:pPr>
        <w:widowControl w:val="0"/>
        <w:pBdr>
          <w:top w:val="nil"/>
          <w:left w:val="nil"/>
          <w:bottom w:val="nil"/>
          <w:right w:val="nil"/>
          <w:between w:val="nil"/>
        </w:pBdr>
        <w:spacing w:line="480" w:lineRule="auto"/>
        <w:ind w:left="720" w:hanging="720"/>
        <w:rPr>
          <w:del w:id="994" w:author="PHILIP ANTHONY MARTIN" w:date="2024-02-20T10:52:00Z"/>
        </w:rPr>
      </w:pPr>
      <w:del w:id="995" w:author="PHILIP ANTHONY MARTIN" w:date="2024-02-20T10:52:00Z">
        <w:r w:rsidDel="00281FE2">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2338B0" w:rsidDel="00281FE2">
          <w:rPr>
            <w:i/>
          </w:rPr>
          <w:delText>Authorea Preprints</w:delText>
        </w:r>
        <w:r w:rsidDel="00281FE2">
          <w:delText>. https://doi.org/10.22541/au.167655684.49855023/v1</w:delText>
        </w:r>
      </w:del>
    </w:p>
    <w:p w14:paraId="4514AF46" w14:textId="77777777" w:rsidR="002338B0" w:rsidDel="00281FE2" w:rsidRDefault="002338B0" w:rsidP="002338B0">
      <w:pPr>
        <w:widowControl w:val="0"/>
        <w:pBdr>
          <w:top w:val="nil"/>
          <w:left w:val="nil"/>
          <w:bottom w:val="nil"/>
          <w:right w:val="nil"/>
          <w:between w:val="nil"/>
        </w:pBdr>
        <w:spacing w:line="480" w:lineRule="auto"/>
        <w:ind w:left="720" w:hanging="720"/>
        <w:rPr>
          <w:del w:id="996" w:author="PHILIP ANTHONY MARTIN" w:date="2024-02-20T10:52:00Z"/>
        </w:rPr>
      </w:pPr>
      <w:del w:id="997" w:author="PHILIP ANTHONY MARTIN" w:date="2024-02-20T10:52:00Z">
        <w:r w:rsidDel="00281FE2">
          <w:delText xml:space="preserve">Pick, J. L., Nakagawa, S., &amp; Noble, D. W. A. (2018). Reproducible, flexible and high-throughput data extraction from primary literature: The metaDigitise R package. In </w:delText>
        </w:r>
        <w:r w:rsidRPr="002338B0" w:rsidDel="00281FE2">
          <w:rPr>
            <w:i/>
          </w:rPr>
          <w:delText>bioRxiv</w:delText>
        </w:r>
        <w:r w:rsidDel="00281FE2">
          <w:delText xml:space="preserve"> (p. 247775). https://doi.org/10.1101/247775</w:delText>
        </w:r>
      </w:del>
    </w:p>
    <w:p w14:paraId="4594ECE4" w14:textId="77777777" w:rsidR="002338B0" w:rsidDel="00281FE2" w:rsidRDefault="002338B0" w:rsidP="002338B0">
      <w:pPr>
        <w:widowControl w:val="0"/>
        <w:pBdr>
          <w:top w:val="nil"/>
          <w:left w:val="nil"/>
          <w:bottom w:val="nil"/>
          <w:right w:val="nil"/>
          <w:between w:val="nil"/>
        </w:pBdr>
        <w:spacing w:line="480" w:lineRule="auto"/>
        <w:ind w:left="720" w:hanging="720"/>
        <w:rPr>
          <w:del w:id="998" w:author="PHILIP ANTHONY MARTIN" w:date="2024-02-20T10:52:00Z"/>
        </w:rPr>
      </w:pPr>
      <w:del w:id="999" w:author="PHILIP ANTHONY MARTIN" w:date="2024-02-20T10:52:00Z">
        <w:r w:rsidDel="00281FE2">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2338B0" w:rsidDel="00281FE2">
          <w:rPr>
            <w:i/>
          </w:rPr>
          <w:delText>Biological Reviews of the Cambridge Philosophical Society</w:delText>
        </w:r>
        <w:r w:rsidDel="00281FE2">
          <w:delText>. https://doi.org/10.1111/brv.12832</w:delText>
        </w:r>
      </w:del>
    </w:p>
    <w:p w14:paraId="7D50C635"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1000" w:author="PHILIP ANTHONY MARTIN" w:date="2024-02-20T10:52:00Z"/>
          <w:lang w:val="es-ES"/>
        </w:rPr>
      </w:pPr>
      <w:del w:id="1001" w:author="PHILIP ANTHONY MARTIN" w:date="2024-02-20T10:52:00Z">
        <w:r w:rsidDel="00281FE2">
          <w:delText xml:space="preserve">Pullin, A. S., Cheng, S. H., Jackson, J. D., Eales, J., Envall, I., Fada, S. J., Frampton, G. K., </w:delText>
        </w:r>
        <w:r w:rsidDel="00281FE2">
          <w:lastRenderedPageBreak/>
          <w:delText xml:space="preserve">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2338B0" w:rsidDel="00281FE2">
          <w:rPr>
            <w:i/>
            <w:lang w:val="es-ES"/>
          </w:rPr>
          <w:delText>Environmental Evidence</w:delText>
        </w:r>
        <w:r w:rsidRPr="002338B0" w:rsidDel="00281FE2">
          <w:rPr>
            <w:lang w:val="es-ES"/>
          </w:rPr>
          <w:delText xml:space="preserve">, </w:delText>
        </w:r>
        <w:r w:rsidRPr="002338B0" w:rsidDel="00281FE2">
          <w:rPr>
            <w:i/>
            <w:lang w:val="es-ES"/>
          </w:rPr>
          <w:delText>11</w:delText>
        </w:r>
        <w:r w:rsidRPr="002338B0" w:rsidDel="00281FE2">
          <w:rPr>
            <w:lang w:val="es-ES"/>
          </w:rPr>
          <w:delText>(1), 1–11. https://doi.org/10.1186/s13750-022-00269-9</w:delText>
        </w:r>
      </w:del>
    </w:p>
    <w:p w14:paraId="1ED0E83A" w14:textId="77777777" w:rsidR="002338B0" w:rsidDel="00281FE2" w:rsidRDefault="002338B0" w:rsidP="002338B0">
      <w:pPr>
        <w:widowControl w:val="0"/>
        <w:pBdr>
          <w:top w:val="nil"/>
          <w:left w:val="nil"/>
          <w:bottom w:val="nil"/>
          <w:right w:val="nil"/>
          <w:between w:val="nil"/>
        </w:pBdr>
        <w:spacing w:line="480" w:lineRule="auto"/>
        <w:ind w:left="720" w:hanging="720"/>
        <w:rPr>
          <w:del w:id="1002" w:author="PHILIP ANTHONY MARTIN" w:date="2024-02-20T10:52:00Z"/>
        </w:rPr>
      </w:pPr>
      <w:del w:id="1003" w:author="PHILIP ANTHONY MARTIN" w:date="2024-02-20T10:52:00Z">
        <w:r w:rsidRPr="002338B0" w:rsidDel="00281FE2">
          <w:rPr>
            <w:lang w:val="es-ES"/>
          </w:rPr>
          <w:delText xml:space="preserve">Sanders, S. K. D., Martínez-De León, G., Formenti, L., &amp; Thakur, M. P. (2024). </w:delText>
        </w:r>
        <w:r w:rsidDel="00281FE2">
          <w:delText xml:space="preserve">How will climate change affect the feeding biology of Collembola? </w:delText>
        </w:r>
        <w:r w:rsidRPr="002338B0" w:rsidDel="00281FE2">
          <w:rPr>
            <w:i/>
          </w:rPr>
          <w:delText>Soil Biology &amp; Biochemistry</w:delText>
        </w:r>
        <w:r w:rsidDel="00281FE2">
          <w:delText xml:space="preserve">, </w:delText>
        </w:r>
        <w:r w:rsidRPr="002338B0" w:rsidDel="00281FE2">
          <w:rPr>
            <w:i/>
          </w:rPr>
          <w:delText>188</w:delText>
        </w:r>
        <w:r w:rsidDel="00281FE2">
          <w:delText>, 109244. https://doi.org/10.1016/j.soilbio.2023.109244</w:delText>
        </w:r>
      </w:del>
    </w:p>
    <w:p w14:paraId="4F69AE0B" w14:textId="77777777" w:rsidR="002338B0" w:rsidDel="00281FE2" w:rsidRDefault="002338B0" w:rsidP="002338B0">
      <w:pPr>
        <w:widowControl w:val="0"/>
        <w:pBdr>
          <w:top w:val="nil"/>
          <w:left w:val="nil"/>
          <w:bottom w:val="nil"/>
          <w:right w:val="nil"/>
          <w:between w:val="nil"/>
        </w:pBdr>
        <w:spacing w:line="480" w:lineRule="auto"/>
        <w:ind w:left="720" w:hanging="720"/>
        <w:rPr>
          <w:del w:id="1004" w:author="PHILIP ANTHONY MARTIN" w:date="2024-02-20T10:52:00Z"/>
        </w:rPr>
      </w:pPr>
      <w:del w:id="1005" w:author="PHILIP ANTHONY MARTIN" w:date="2024-02-20T10:52:00Z">
        <w:r w:rsidDel="00281FE2">
          <w:delText xml:space="preserve">Seager, R., Lis, N., Feldman, J., Ting, M., Park Williams, A., Nakamura, J., Liu, H., &amp; Henderson, N. (2018). Whither the 100th Meridian? The Once and Future Physical and Human Geography of America’s Arid–Humid Divide. Part I: The Story So Far. </w:delText>
        </w:r>
        <w:r w:rsidRPr="002338B0" w:rsidDel="00281FE2">
          <w:rPr>
            <w:i/>
          </w:rPr>
          <w:delText>Earth Interactions</w:delText>
        </w:r>
        <w:r w:rsidDel="00281FE2">
          <w:delText xml:space="preserve">, </w:delText>
        </w:r>
        <w:r w:rsidRPr="002338B0" w:rsidDel="00281FE2">
          <w:rPr>
            <w:i/>
          </w:rPr>
          <w:delText>22</w:delText>
        </w:r>
        <w:r w:rsidDel="00281FE2">
          <w:delText>(5), 1–22. https://doi.org/10.1175/EI-D-17-0011.1</w:delText>
        </w:r>
      </w:del>
    </w:p>
    <w:p w14:paraId="2446C5F2" w14:textId="77777777" w:rsidR="002338B0" w:rsidDel="00281FE2" w:rsidRDefault="002338B0" w:rsidP="002338B0">
      <w:pPr>
        <w:widowControl w:val="0"/>
        <w:pBdr>
          <w:top w:val="nil"/>
          <w:left w:val="nil"/>
          <w:bottom w:val="nil"/>
          <w:right w:val="nil"/>
          <w:between w:val="nil"/>
        </w:pBdr>
        <w:spacing w:line="480" w:lineRule="auto"/>
        <w:ind w:left="720" w:hanging="720"/>
        <w:rPr>
          <w:del w:id="1006" w:author="PHILIP ANTHONY MARTIN" w:date="2024-02-20T10:52:00Z"/>
        </w:rPr>
      </w:pPr>
      <w:del w:id="1007" w:author="PHILIP ANTHONY MARTIN" w:date="2024-02-20T10:52:00Z">
        <w:r w:rsidDel="00281FE2">
          <w:delText xml:space="preserve">Singh, J., Schädler, M., Demetrio, W., Brown, G. G., &amp; Eisenhauer, N. (2019). Climate change effects on earthworms - a review. </w:delText>
        </w:r>
        <w:r w:rsidRPr="002338B0" w:rsidDel="00281FE2">
          <w:rPr>
            <w:i/>
          </w:rPr>
          <w:delText>Soil Organisms</w:delText>
        </w:r>
        <w:r w:rsidDel="00281FE2">
          <w:delText xml:space="preserve">, </w:delText>
        </w:r>
        <w:r w:rsidRPr="002338B0" w:rsidDel="00281FE2">
          <w:rPr>
            <w:i/>
          </w:rPr>
          <w:delText>91</w:delText>
        </w:r>
        <w:r w:rsidDel="00281FE2">
          <w:delText>(3), 114–138. https://doi.org/10.25674/so91iss3pp114</w:delText>
        </w:r>
      </w:del>
    </w:p>
    <w:p w14:paraId="4A24A89C" w14:textId="77777777" w:rsidR="002338B0" w:rsidDel="00281FE2" w:rsidRDefault="002338B0" w:rsidP="002338B0">
      <w:pPr>
        <w:widowControl w:val="0"/>
        <w:pBdr>
          <w:top w:val="nil"/>
          <w:left w:val="nil"/>
          <w:bottom w:val="nil"/>
          <w:right w:val="nil"/>
          <w:between w:val="nil"/>
        </w:pBdr>
        <w:spacing w:line="480" w:lineRule="auto"/>
        <w:ind w:left="720" w:hanging="720"/>
        <w:rPr>
          <w:del w:id="1008" w:author="PHILIP ANTHONY MARTIN" w:date="2024-02-20T10:52:00Z"/>
        </w:rPr>
      </w:pPr>
      <w:del w:id="1009" w:author="PHILIP ANTHONY MARTIN" w:date="2024-02-20T10:52:00Z">
        <w:r w:rsidDel="00281FE2">
          <w:delText xml:space="preserve">Song, X., Wang, Z., Tang, X., Xu, D., Liu, B., Mei, J., Huang, S., &amp; Huang, G. (2020). The contributions of soil mesofauna to leaf and root litter decomposition of dominant plant species in grassland. </w:delText>
        </w:r>
        <w:r w:rsidRPr="002338B0" w:rsidDel="00281FE2">
          <w:rPr>
            <w:i/>
          </w:rPr>
          <w:delText>Applied Soil Ecology: A Section of Agriculture, Ecosystems &amp; Environment</w:delText>
        </w:r>
        <w:r w:rsidDel="00281FE2">
          <w:delText xml:space="preserve">, </w:delText>
        </w:r>
        <w:r w:rsidRPr="002338B0" w:rsidDel="00281FE2">
          <w:rPr>
            <w:i/>
          </w:rPr>
          <w:delText>155</w:delText>
        </w:r>
        <w:r w:rsidDel="00281FE2">
          <w:delText>, 103651. https://doi.org/10.1016/j.apsoil.2020.103651</w:delText>
        </w:r>
      </w:del>
    </w:p>
    <w:p w14:paraId="7B653E63" w14:textId="77777777" w:rsidR="002338B0" w:rsidDel="00281FE2" w:rsidRDefault="002338B0" w:rsidP="002338B0">
      <w:pPr>
        <w:widowControl w:val="0"/>
        <w:pBdr>
          <w:top w:val="nil"/>
          <w:left w:val="nil"/>
          <w:bottom w:val="nil"/>
          <w:right w:val="nil"/>
          <w:between w:val="nil"/>
        </w:pBdr>
        <w:spacing w:line="480" w:lineRule="auto"/>
        <w:ind w:left="720" w:hanging="720"/>
        <w:rPr>
          <w:del w:id="1010" w:author="PHILIP ANTHONY MARTIN" w:date="2024-02-20T10:52:00Z"/>
        </w:rPr>
      </w:pPr>
      <w:del w:id="1011" w:author="PHILIP ANTHONY MARTIN" w:date="2024-02-20T10:52:00Z">
        <w:r w:rsidDel="00281FE2">
          <w:delText xml:space="preserve">Spake, R., Bowler, D. E., Callaghan, C. T., Blowes, S. A., Doncaster, C. P., Antão, L. H., Nakagawa, S., McElreath, R., &amp; Chase, J. M. (2023). Understanding “it depends” in ecology: a guide to hypothesising, visualising and interpreting statistical interactions. </w:delText>
        </w:r>
        <w:r w:rsidRPr="002338B0" w:rsidDel="00281FE2">
          <w:rPr>
            <w:i/>
          </w:rPr>
          <w:delText>Biological Reviews of the Cambridge Philosophical Society</w:delText>
        </w:r>
        <w:r w:rsidDel="00281FE2">
          <w:delText>. https://doi.org/10.1111/brv.12939</w:delText>
        </w:r>
      </w:del>
    </w:p>
    <w:p w14:paraId="7617545F" w14:textId="77777777" w:rsidR="002338B0" w:rsidDel="00281FE2" w:rsidRDefault="002338B0" w:rsidP="002338B0">
      <w:pPr>
        <w:widowControl w:val="0"/>
        <w:pBdr>
          <w:top w:val="nil"/>
          <w:left w:val="nil"/>
          <w:bottom w:val="nil"/>
          <w:right w:val="nil"/>
          <w:between w:val="nil"/>
        </w:pBdr>
        <w:spacing w:line="480" w:lineRule="auto"/>
        <w:ind w:left="720" w:hanging="720"/>
        <w:rPr>
          <w:del w:id="1012" w:author="PHILIP ANTHONY MARTIN" w:date="2024-02-20T10:52:00Z"/>
        </w:rPr>
      </w:pPr>
      <w:del w:id="1013" w:author="PHILIP ANTHONY MARTIN" w:date="2024-02-20T10:52:00Z">
        <w:r w:rsidDel="00281FE2">
          <w:delText>Spake, R., Mori, A. S., Beckmann, M., &amp; Martin, P. A. (2021). Implications of scale dependence for cross</w:delText>
        </w:r>
        <w:r w:rsidDel="00281FE2">
          <w:rPr>
            <w:rFonts w:ascii="Cambria Math" w:hAnsi="Cambria Math" w:cs="Cambria Math"/>
          </w:rPr>
          <w:delText>‐</w:delText>
        </w:r>
        <w:r w:rsidDel="00281FE2">
          <w:delText xml:space="preserve">study syntheses of biodiversity differences. </w:delText>
        </w:r>
        <w:r w:rsidRPr="002338B0" w:rsidDel="00281FE2">
          <w:rPr>
            <w:i/>
          </w:rPr>
          <w:delText>Ecology</w:delText>
        </w:r>
        <w:r w:rsidDel="00281FE2">
          <w:delText>. https://onlinelibrary.wiley.com/doi/abs/10.1111/ele.13641</w:delText>
        </w:r>
      </w:del>
    </w:p>
    <w:p w14:paraId="780CBCD1" w14:textId="77777777" w:rsidR="002338B0" w:rsidDel="00281FE2" w:rsidRDefault="002338B0" w:rsidP="002338B0">
      <w:pPr>
        <w:widowControl w:val="0"/>
        <w:pBdr>
          <w:top w:val="nil"/>
          <w:left w:val="nil"/>
          <w:bottom w:val="nil"/>
          <w:right w:val="nil"/>
          <w:between w:val="nil"/>
        </w:pBdr>
        <w:spacing w:line="480" w:lineRule="auto"/>
        <w:ind w:left="720" w:hanging="720"/>
        <w:rPr>
          <w:del w:id="1014" w:author="PHILIP ANTHONY MARTIN" w:date="2024-02-20T10:52:00Z"/>
        </w:rPr>
      </w:pPr>
      <w:del w:id="1015" w:author="PHILIP ANTHONY MARTIN" w:date="2024-02-20T10:52:00Z">
        <w:r w:rsidDel="00281FE2">
          <w:delText xml:space="preserve">Spake, R., Mori, A. S., Beckmann, M., Martin, P. A., Christie, A. P., Duguid, M. C., &amp; </w:delText>
        </w:r>
        <w:r w:rsidDel="00281FE2">
          <w:lastRenderedPageBreak/>
          <w:delText xml:space="preserve">Doncaster, C. P. (2021). Implications of scale dependence for cross-study syntheses of biodiversity differences. </w:delText>
        </w:r>
        <w:r w:rsidRPr="002338B0" w:rsidDel="00281FE2">
          <w:rPr>
            <w:i/>
          </w:rPr>
          <w:delText>Ecology Letters</w:delText>
        </w:r>
        <w:r w:rsidDel="00281FE2">
          <w:delText>. https://doi.org/10.1111/ele.13641</w:delText>
        </w:r>
      </w:del>
    </w:p>
    <w:p w14:paraId="1BB484F4" w14:textId="77777777" w:rsidR="002338B0" w:rsidDel="00281FE2" w:rsidRDefault="002338B0" w:rsidP="002338B0">
      <w:pPr>
        <w:widowControl w:val="0"/>
        <w:pBdr>
          <w:top w:val="nil"/>
          <w:left w:val="nil"/>
          <w:bottom w:val="nil"/>
          <w:right w:val="nil"/>
          <w:between w:val="nil"/>
        </w:pBdr>
        <w:spacing w:line="480" w:lineRule="auto"/>
        <w:ind w:left="720" w:hanging="720"/>
        <w:rPr>
          <w:del w:id="1016" w:author="PHILIP ANTHONY MARTIN" w:date="2024-02-20T10:52:00Z"/>
        </w:rPr>
      </w:pPr>
      <w:del w:id="1017" w:author="PHILIP ANTHONY MARTIN" w:date="2024-02-20T10:52:00Z">
        <w:r w:rsidDel="00281FE2">
          <w:delText xml:space="preserve">Spake, R., O’Dea, R. E., Nakagawa, S., Doncaster, C. P., Ryo, M., Callaghan, C., &amp; Bullock, J. M. (2022). Improving quantitative synthesis to achieve generality in ecology. In </w:delText>
        </w:r>
        <w:r w:rsidRPr="002338B0" w:rsidDel="00281FE2">
          <w:rPr>
            <w:i/>
          </w:rPr>
          <w:delText>OSF preprints</w:delText>
        </w:r>
        <w:r w:rsidDel="00281FE2">
          <w:delText>. https://doi.org/10.31219/osf.io/a7vjy</w:delText>
        </w:r>
      </w:del>
    </w:p>
    <w:p w14:paraId="775D552F" w14:textId="77777777" w:rsidR="002338B0" w:rsidDel="00281FE2" w:rsidRDefault="002338B0" w:rsidP="002338B0">
      <w:pPr>
        <w:widowControl w:val="0"/>
        <w:pBdr>
          <w:top w:val="nil"/>
          <w:left w:val="nil"/>
          <w:bottom w:val="nil"/>
          <w:right w:val="nil"/>
          <w:between w:val="nil"/>
        </w:pBdr>
        <w:spacing w:line="480" w:lineRule="auto"/>
        <w:ind w:left="720" w:hanging="720"/>
        <w:rPr>
          <w:del w:id="1018" w:author="PHILIP ANTHONY MARTIN" w:date="2024-02-20T10:52:00Z"/>
        </w:rPr>
      </w:pPr>
      <w:del w:id="1019" w:author="PHILIP ANTHONY MARTIN" w:date="2024-02-20T10:52:00Z">
        <w:r w:rsidDel="00281FE2">
          <w:delText xml:space="preserve">Ștefan, V., &amp; Levin, S. (2018). </w:delText>
        </w:r>
        <w:r w:rsidRPr="002338B0" w:rsidDel="00281FE2">
          <w:rPr>
            <w:i/>
          </w:rPr>
          <w:delText>plotbiomes: R package for plotting Whittaker biomes with ggplot2</w:delText>
        </w:r>
        <w:r w:rsidDel="00281FE2">
          <w:delText>. https://doi.org/10.5281/zenodo.7145245</w:delText>
        </w:r>
      </w:del>
    </w:p>
    <w:p w14:paraId="5299F664" w14:textId="77777777" w:rsidR="002338B0" w:rsidDel="00281FE2" w:rsidRDefault="002338B0" w:rsidP="002338B0">
      <w:pPr>
        <w:widowControl w:val="0"/>
        <w:pBdr>
          <w:top w:val="nil"/>
          <w:left w:val="nil"/>
          <w:bottom w:val="nil"/>
          <w:right w:val="nil"/>
          <w:between w:val="nil"/>
        </w:pBdr>
        <w:spacing w:line="480" w:lineRule="auto"/>
        <w:ind w:left="720" w:hanging="720"/>
        <w:rPr>
          <w:del w:id="1020" w:author="PHILIP ANTHONY MARTIN" w:date="2024-02-20T10:52:00Z"/>
        </w:rPr>
      </w:pPr>
      <w:del w:id="1021" w:author="PHILIP ANTHONY MARTIN" w:date="2024-02-20T10:52:00Z">
        <w:r w:rsidDel="00281FE2">
          <w:delText xml:space="preserve">Sun, Y., Solomon, S., Dai, A., &amp; Portmann, R. W. (2007). How Often Will It Rain? </w:delText>
        </w:r>
        <w:r w:rsidRPr="002338B0" w:rsidDel="00281FE2">
          <w:rPr>
            <w:i/>
          </w:rPr>
          <w:delText>Journal of Climate</w:delText>
        </w:r>
        <w:r w:rsidDel="00281FE2">
          <w:delText xml:space="preserve">, </w:delText>
        </w:r>
        <w:r w:rsidRPr="002338B0" w:rsidDel="00281FE2">
          <w:rPr>
            <w:i/>
          </w:rPr>
          <w:delText>20</w:delText>
        </w:r>
        <w:r w:rsidDel="00281FE2">
          <w:delText>(19), 4801–4818. https://doi.org/10.1175/JCLI4263.1</w:delText>
        </w:r>
      </w:del>
    </w:p>
    <w:p w14:paraId="778E4027" w14:textId="77777777" w:rsidR="002338B0" w:rsidDel="00281FE2" w:rsidRDefault="002338B0" w:rsidP="002338B0">
      <w:pPr>
        <w:widowControl w:val="0"/>
        <w:pBdr>
          <w:top w:val="nil"/>
          <w:left w:val="nil"/>
          <w:bottom w:val="nil"/>
          <w:right w:val="nil"/>
          <w:between w:val="nil"/>
        </w:pBdr>
        <w:spacing w:line="480" w:lineRule="auto"/>
        <w:ind w:left="720" w:hanging="720"/>
        <w:rPr>
          <w:del w:id="1022" w:author="PHILIP ANTHONY MARTIN" w:date="2024-02-20T10:52:00Z"/>
        </w:rPr>
      </w:pPr>
      <w:del w:id="1023" w:author="PHILIP ANTHONY MARTIN" w:date="2024-02-20T10:52:00Z">
        <w:r w:rsidDel="00281FE2">
          <w:delText xml:space="preserve">van Vuuren, D. P., Edmonds, J., Kainuma, M., Riahi, K., Thomson, A., Hibbard, K., Hurtt, G. C., Kram, T., Krey, V., Lamarque, J.-F., Masui, T., Meinshausen, M., Nakicenovic, N., Smith, S. J., &amp; Rose, S. K. (2011). The representative concentration pathways: an overview. </w:delText>
        </w:r>
        <w:r w:rsidRPr="002338B0" w:rsidDel="00281FE2">
          <w:rPr>
            <w:i/>
          </w:rPr>
          <w:delText>Climatic Change</w:delText>
        </w:r>
        <w:r w:rsidDel="00281FE2">
          <w:delText xml:space="preserve">, </w:delText>
        </w:r>
        <w:r w:rsidRPr="002338B0" w:rsidDel="00281FE2">
          <w:rPr>
            <w:i/>
          </w:rPr>
          <w:delText>109</w:delText>
        </w:r>
        <w:r w:rsidDel="00281FE2">
          <w:delText>(1), 5. https://doi.org/10.1007/s10584-011-0148-z</w:delText>
        </w:r>
      </w:del>
    </w:p>
    <w:p w14:paraId="2740129A" w14:textId="77777777" w:rsidR="002338B0" w:rsidDel="00281FE2" w:rsidRDefault="002338B0" w:rsidP="002338B0">
      <w:pPr>
        <w:widowControl w:val="0"/>
        <w:pBdr>
          <w:top w:val="nil"/>
          <w:left w:val="nil"/>
          <w:bottom w:val="nil"/>
          <w:right w:val="nil"/>
          <w:between w:val="nil"/>
        </w:pBdr>
        <w:spacing w:line="480" w:lineRule="auto"/>
        <w:ind w:left="720" w:hanging="720"/>
        <w:rPr>
          <w:del w:id="1024" w:author="PHILIP ANTHONY MARTIN" w:date="2024-02-20T10:52:00Z"/>
        </w:rPr>
      </w:pPr>
      <w:del w:id="1025" w:author="PHILIP ANTHONY MARTIN" w:date="2024-02-20T10:52:00Z">
        <w:r w:rsidDel="00281FE2">
          <w:delText xml:space="preserve">Vandegehuchte, M. L., Sylvain, Z. A., Reichmann, L. G., de Tomasel, C. M., Nielsen, U. N., Wall, D. H., &amp; Sala, O. E. (2015). Responses of a desert nematode community to changes in water availability. </w:delText>
        </w:r>
        <w:r w:rsidRPr="002338B0" w:rsidDel="00281FE2">
          <w:rPr>
            <w:i/>
          </w:rPr>
          <w:delText xml:space="preserve">Ecosphere </w:delText>
        </w:r>
        <w:r w:rsidDel="00281FE2">
          <w:delText xml:space="preserve">, </w:delText>
        </w:r>
        <w:r w:rsidRPr="002338B0" w:rsidDel="00281FE2">
          <w:rPr>
            <w:i/>
          </w:rPr>
          <w:delText>6</w:delText>
        </w:r>
        <w:r w:rsidDel="00281FE2">
          <w:delText>(3), art44. https://doi.org/10.1890/es14-00319.1</w:delText>
        </w:r>
      </w:del>
    </w:p>
    <w:p w14:paraId="6016704A" w14:textId="77777777" w:rsidR="002338B0" w:rsidDel="00281FE2" w:rsidRDefault="002338B0" w:rsidP="002338B0">
      <w:pPr>
        <w:widowControl w:val="0"/>
        <w:pBdr>
          <w:top w:val="nil"/>
          <w:left w:val="nil"/>
          <w:bottom w:val="nil"/>
          <w:right w:val="nil"/>
          <w:between w:val="nil"/>
        </w:pBdr>
        <w:spacing w:line="480" w:lineRule="auto"/>
        <w:ind w:left="720" w:hanging="720"/>
        <w:rPr>
          <w:del w:id="1026" w:author="PHILIP ANTHONY MARTIN" w:date="2024-02-20T10:52:00Z"/>
        </w:rPr>
      </w:pPr>
      <w:del w:id="1027" w:author="PHILIP ANTHONY MARTIN" w:date="2024-02-20T10:52:00Z">
        <w:r w:rsidDel="00281FE2">
          <w:delText xml:space="preserve">Vellend, M., Baeten, L., Myers-Smith, I. H., Elmendorf, S. C., Beauséjour, R., Brown, C. D., De Frenne, P., Verheyen, K., &amp; Wipf, S. (2013). Global meta-analysis reveals no net change in local-scale plant biodiversity over time. </w:delText>
        </w:r>
        <w:r w:rsidRPr="002338B0" w:rsidDel="00281FE2">
          <w:rPr>
            <w:i/>
          </w:rPr>
          <w:delText>Proceedings of the National Academy of Sciences of the United States of America</w:delText>
        </w:r>
        <w:r w:rsidDel="00281FE2">
          <w:delText xml:space="preserve">, </w:delText>
        </w:r>
        <w:r w:rsidRPr="002338B0" w:rsidDel="00281FE2">
          <w:rPr>
            <w:i/>
          </w:rPr>
          <w:delText>110</w:delText>
        </w:r>
        <w:r w:rsidDel="00281FE2">
          <w:delText>(48), 19456–19459. https://doi.org/10.1073/pnas.1312779110</w:delText>
        </w:r>
      </w:del>
    </w:p>
    <w:p w14:paraId="57DEB89F" w14:textId="77777777" w:rsidR="002338B0" w:rsidDel="00281FE2" w:rsidRDefault="002338B0" w:rsidP="002338B0">
      <w:pPr>
        <w:widowControl w:val="0"/>
        <w:pBdr>
          <w:top w:val="nil"/>
          <w:left w:val="nil"/>
          <w:bottom w:val="nil"/>
          <w:right w:val="nil"/>
          <w:between w:val="nil"/>
        </w:pBdr>
        <w:spacing w:line="480" w:lineRule="auto"/>
        <w:ind w:left="720" w:hanging="720"/>
        <w:rPr>
          <w:del w:id="1028" w:author="PHILIP ANTHONY MARTIN" w:date="2024-02-20T10:52:00Z"/>
        </w:rPr>
      </w:pPr>
      <w:del w:id="1029" w:author="PHILIP ANTHONY MARTIN" w:date="2024-02-20T10:52:00Z">
        <w:r w:rsidDel="00281FE2">
          <w:delText xml:space="preserve">Viechtbauer, W. (2010). Conducting meta-analyses in R with the metafor package. </w:delText>
        </w:r>
        <w:r w:rsidRPr="002338B0" w:rsidDel="00281FE2">
          <w:rPr>
            <w:i/>
          </w:rPr>
          <w:delText>Journal of Statistical Software</w:delText>
        </w:r>
        <w:r w:rsidDel="00281FE2">
          <w:delText xml:space="preserve">, </w:delText>
        </w:r>
        <w:r w:rsidRPr="002338B0" w:rsidDel="00281FE2">
          <w:rPr>
            <w:i/>
          </w:rPr>
          <w:delText>36</w:delText>
        </w:r>
        <w:r w:rsidDel="00281FE2">
          <w:delText>(3), 1–48. https://lirias.kuleuven.be/1059637?limo=0</w:delText>
        </w:r>
      </w:del>
    </w:p>
    <w:p w14:paraId="165DA1A0" w14:textId="77777777" w:rsidR="002338B0" w:rsidDel="00281FE2" w:rsidRDefault="002338B0" w:rsidP="002338B0">
      <w:pPr>
        <w:widowControl w:val="0"/>
        <w:pBdr>
          <w:top w:val="nil"/>
          <w:left w:val="nil"/>
          <w:bottom w:val="nil"/>
          <w:right w:val="nil"/>
          <w:between w:val="nil"/>
        </w:pBdr>
        <w:spacing w:line="480" w:lineRule="auto"/>
        <w:ind w:left="720" w:hanging="720"/>
        <w:rPr>
          <w:del w:id="1030" w:author="PHILIP ANTHONY MARTIN" w:date="2024-02-20T10:52:00Z"/>
        </w:rPr>
      </w:pPr>
      <w:del w:id="1031" w:author="PHILIP ANTHONY MARTIN" w:date="2024-02-20T10:52:00Z">
        <w:r w:rsidDel="00281FE2">
          <w:delText xml:space="preserve">Violle, C., Navas, M.-L., Vile, D., Kazakou, E., Fortunel, C., Hummel, I., &amp; Garnier, E. (2007). Let the concept of trait be functional! </w:delText>
        </w:r>
        <w:r w:rsidRPr="002338B0" w:rsidDel="00281FE2">
          <w:rPr>
            <w:i/>
          </w:rPr>
          <w:delText xml:space="preserve">Oikos </w:delText>
        </w:r>
        <w:r w:rsidDel="00281FE2">
          <w:delText xml:space="preserve">, </w:delText>
        </w:r>
        <w:r w:rsidRPr="002338B0" w:rsidDel="00281FE2">
          <w:rPr>
            <w:i/>
          </w:rPr>
          <w:delText>116</w:delText>
        </w:r>
        <w:r w:rsidDel="00281FE2">
          <w:delText>(5), 882–892. https://doi.org/10.1111/j.0030-1299.2007.15559.x</w:delText>
        </w:r>
      </w:del>
    </w:p>
    <w:p w14:paraId="210E4640" w14:textId="77777777" w:rsidR="002338B0" w:rsidDel="00281FE2" w:rsidRDefault="002338B0" w:rsidP="002338B0">
      <w:pPr>
        <w:widowControl w:val="0"/>
        <w:pBdr>
          <w:top w:val="nil"/>
          <w:left w:val="nil"/>
          <w:bottom w:val="nil"/>
          <w:right w:val="nil"/>
          <w:between w:val="nil"/>
        </w:pBdr>
        <w:spacing w:line="480" w:lineRule="auto"/>
        <w:ind w:left="720" w:hanging="720"/>
        <w:rPr>
          <w:del w:id="1032" w:author="PHILIP ANTHONY MARTIN" w:date="2024-02-20T10:52:00Z"/>
        </w:rPr>
      </w:pPr>
      <w:del w:id="1033" w:author="PHILIP ANTHONY MARTIN" w:date="2024-02-20T10:52:00Z">
        <w:r w:rsidDel="00281FE2">
          <w:delText xml:space="preserve">Walker, A. P., De Kauwe, M. G., Bastos, A., Belmecheri, S., Georgiou, K., Keeling, R. F., </w:delText>
        </w:r>
        <w:r w:rsidDel="00281FE2">
          <w:lastRenderedPageBreak/>
          <w:delText xml:space="preserve">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2338B0" w:rsidDel="00281FE2">
          <w:rPr>
            <w:i/>
          </w:rPr>
          <w:delText>The New Phytologist</w:delText>
        </w:r>
        <w:r w:rsidDel="00281FE2">
          <w:delText xml:space="preserve">, </w:delText>
        </w:r>
        <w:r w:rsidRPr="002338B0" w:rsidDel="00281FE2">
          <w:rPr>
            <w:i/>
          </w:rPr>
          <w:delText>229</w:delText>
        </w:r>
        <w:r w:rsidDel="00281FE2">
          <w:delText>(5), 2413–2445. https://doi.org/10.1111/nph.16866</w:delText>
        </w:r>
      </w:del>
    </w:p>
    <w:p w14:paraId="3BA9D7E6" w14:textId="77777777" w:rsidR="002338B0" w:rsidDel="00281FE2" w:rsidRDefault="002338B0" w:rsidP="002338B0">
      <w:pPr>
        <w:widowControl w:val="0"/>
        <w:pBdr>
          <w:top w:val="nil"/>
          <w:left w:val="nil"/>
          <w:bottom w:val="nil"/>
          <w:right w:val="nil"/>
          <w:between w:val="nil"/>
        </w:pBdr>
        <w:spacing w:line="480" w:lineRule="auto"/>
        <w:ind w:left="720" w:hanging="720"/>
        <w:rPr>
          <w:del w:id="1034" w:author="PHILIP ANTHONY MARTIN" w:date="2024-02-20T10:52:00Z"/>
        </w:rPr>
      </w:pPr>
      <w:del w:id="1035" w:author="PHILIP ANTHONY MARTIN" w:date="2024-02-20T10:52:00Z">
        <w:r w:rsidDel="00281FE2">
          <w:delText xml:space="preserve">Wang, Y., Slotsbo, S., &amp; Holmstrup, M. (2022). Soil dwelling springtails are resilient to extreme drought in soil, but their reproduction is highly sensitive to small decreases in soil water potential. </w:delText>
        </w:r>
        <w:r w:rsidRPr="002338B0" w:rsidDel="00281FE2">
          <w:rPr>
            <w:i/>
          </w:rPr>
          <w:delText>Geoderma</w:delText>
        </w:r>
        <w:r w:rsidDel="00281FE2">
          <w:delText xml:space="preserve">, </w:delText>
        </w:r>
        <w:r w:rsidRPr="002338B0" w:rsidDel="00281FE2">
          <w:rPr>
            <w:i/>
          </w:rPr>
          <w:delText>421</w:delText>
        </w:r>
        <w:r w:rsidDel="00281FE2">
          <w:delText>, 115913. https://doi.org/10.1016/j.geoderma.2022.115913</w:delText>
        </w:r>
      </w:del>
    </w:p>
    <w:p w14:paraId="7DCC5370" w14:textId="77777777" w:rsidR="002338B0" w:rsidDel="00281FE2" w:rsidRDefault="002338B0" w:rsidP="002338B0">
      <w:pPr>
        <w:widowControl w:val="0"/>
        <w:pBdr>
          <w:top w:val="nil"/>
          <w:left w:val="nil"/>
          <w:bottom w:val="nil"/>
          <w:right w:val="nil"/>
          <w:between w:val="nil"/>
        </w:pBdr>
        <w:spacing w:line="480" w:lineRule="auto"/>
        <w:ind w:left="720" w:hanging="720"/>
        <w:rPr>
          <w:del w:id="1036" w:author="PHILIP ANTHONY MARTIN" w:date="2024-02-20T10:52:00Z"/>
        </w:rPr>
      </w:pPr>
      <w:del w:id="1037" w:author="PHILIP ANTHONY MARTIN" w:date="2024-02-20T10:52:00Z">
        <w:r w:rsidDel="00281FE2">
          <w:delText xml:space="preserve">Watanabe, M. (2006). Anhydrobiosis in invertebrates. </w:delText>
        </w:r>
        <w:r w:rsidRPr="002338B0" w:rsidDel="00281FE2">
          <w:rPr>
            <w:i/>
          </w:rPr>
          <w:delText>Applied Entomology and Zoology</w:delText>
        </w:r>
        <w:r w:rsidDel="00281FE2">
          <w:delText xml:space="preserve">, </w:delText>
        </w:r>
        <w:r w:rsidRPr="002338B0" w:rsidDel="00281FE2">
          <w:rPr>
            <w:i/>
          </w:rPr>
          <w:delText>41</w:delText>
        </w:r>
        <w:r w:rsidDel="00281FE2">
          <w:delText>(1), 15–31. https://doi.org/10.1303/aez.2006.15</w:delText>
        </w:r>
      </w:del>
    </w:p>
    <w:p w14:paraId="22A9FB6E" w14:textId="77777777" w:rsidR="002338B0" w:rsidDel="00281FE2" w:rsidRDefault="002338B0" w:rsidP="002338B0">
      <w:pPr>
        <w:widowControl w:val="0"/>
        <w:pBdr>
          <w:top w:val="nil"/>
          <w:left w:val="nil"/>
          <w:bottom w:val="nil"/>
          <w:right w:val="nil"/>
          <w:between w:val="nil"/>
        </w:pBdr>
        <w:spacing w:line="480" w:lineRule="auto"/>
        <w:ind w:left="720" w:hanging="720"/>
        <w:rPr>
          <w:del w:id="1038" w:author="PHILIP ANTHONY MARTIN" w:date="2024-02-20T10:52:00Z"/>
        </w:rPr>
      </w:pPr>
      <w:del w:id="1039" w:author="PHILIP ANTHONY MARTIN" w:date="2024-02-20T10:52:00Z">
        <w:r w:rsidDel="00281FE2">
          <w:delText xml:space="preserve">Westgate, M., &amp; Grames, E. (2020). </w:delText>
        </w:r>
        <w:r w:rsidRPr="002338B0" w:rsidDel="00281FE2">
          <w:rPr>
            <w:i/>
          </w:rPr>
          <w:delText>synthesisr: Import, Assemble, and Deduplicate Bibliographic Datasets</w:delText>
        </w:r>
        <w:r w:rsidDel="00281FE2">
          <w:delText>. https://CRAN.R-project.org/package=synthesisr</w:delText>
        </w:r>
      </w:del>
    </w:p>
    <w:p w14:paraId="6E1F7BA8" w14:textId="77777777" w:rsidR="002338B0" w:rsidDel="00281FE2" w:rsidRDefault="002338B0" w:rsidP="002338B0">
      <w:pPr>
        <w:widowControl w:val="0"/>
        <w:pBdr>
          <w:top w:val="nil"/>
          <w:left w:val="nil"/>
          <w:bottom w:val="nil"/>
          <w:right w:val="nil"/>
          <w:between w:val="nil"/>
        </w:pBdr>
        <w:spacing w:line="480" w:lineRule="auto"/>
        <w:ind w:left="720" w:hanging="720"/>
        <w:rPr>
          <w:del w:id="1040" w:author="PHILIP ANTHONY MARTIN" w:date="2024-02-20T10:52:00Z"/>
        </w:rPr>
      </w:pPr>
      <w:del w:id="1041" w:author="PHILIP ANTHONY MARTIN" w:date="2024-02-20T10:52:00Z">
        <w:r w:rsidDel="00281FE2">
          <w:delText xml:space="preserve">Wu, P., &amp; Wang, C. (2019). Differences in spatiotemporal dynamics between soil macrofauna and mesofauna communities in forest ecosystems: The significance for soil fauna diversity monitoring. </w:delText>
        </w:r>
        <w:r w:rsidRPr="002338B0" w:rsidDel="00281FE2">
          <w:rPr>
            <w:i/>
          </w:rPr>
          <w:delText>Geoderma</w:delText>
        </w:r>
        <w:r w:rsidDel="00281FE2">
          <w:delText xml:space="preserve">, </w:delText>
        </w:r>
        <w:r w:rsidRPr="002338B0" w:rsidDel="00281FE2">
          <w:rPr>
            <w:i/>
          </w:rPr>
          <w:delText>337</w:delText>
        </w:r>
        <w:r w:rsidDel="00281FE2">
          <w:delText>, 266–272. https://doi.org/10.1016/j.geoderma.2018.09.031</w:delText>
        </w:r>
      </w:del>
    </w:p>
    <w:p w14:paraId="48D7CDEC" w14:textId="77777777" w:rsidR="002338B0" w:rsidDel="00281FE2" w:rsidRDefault="002338B0" w:rsidP="002338B0">
      <w:pPr>
        <w:widowControl w:val="0"/>
        <w:pBdr>
          <w:top w:val="nil"/>
          <w:left w:val="nil"/>
          <w:bottom w:val="nil"/>
          <w:right w:val="nil"/>
          <w:between w:val="nil"/>
        </w:pBdr>
        <w:spacing w:line="480" w:lineRule="auto"/>
        <w:ind w:left="720" w:hanging="720"/>
        <w:rPr>
          <w:del w:id="1042" w:author="PHILIP ANTHONY MARTIN" w:date="2024-02-20T10:52:00Z"/>
        </w:rPr>
      </w:pPr>
      <w:del w:id="1043" w:author="PHILIP ANTHONY MARTIN" w:date="2024-02-20T10:52:00Z">
        <w:r w:rsidDel="00281FE2">
          <w:delText xml:space="preserve">Yang, Y., Saatchi, S. S., Xu, L., Yu, Y., Choi, S., Phillips, N., Kennedy, R., Keller, M., Knyazikhin, Y., &amp; Myneni, R. B. (2018). Post-drought decline of the Amazon carbon sink. </w:delText>
        </w:r>
        <w:r w:rsidRPr="002338B0" w:rsidDel="00281FE2">
          <w:rPr>
            <w:i/>
          </w:rPr>
          <w:delText>Nature Communications</w:delText>
        </w:r>
        <w:r w:rsidDel="00281FE2">
          <w:delText xml:space="preserve">, </w:delText>
        </w:r>
        <w:r w:rsidRPr="002338B0" w:rsidDel="00281FE2">
          <w:rPr>
            <w:i/>
          </w:rPr>
          <w:delText>9</w:delText>
        </w:r>
        <w:r w:rsidDel="00281FE2">
          <w:delText>(1), 3172. https://doi.org/10.1038/s41467-018-05668-6</w:delText>
        </w:r>
      </w:del>
    </w:p>
    <w:p w14:paraId="1A03B42C" w14:textId="77777777" w:rsidR="002338B0" w:rsidRDefault="002338B0" w:rsidP="002338B0">
      <w:pPr>
        <w:widowControl w:val="0"/>
        <w:pBdr>
          <w:top w:val="nil"/>
          <w:left w:val="nil"/>
          <w:bottom w:val="nil"/>
          <w:right w:val="nil"/>
          <w:between w:val="nil"/>
        </w:pBdr>
        <w:spacing w:line="480" w:lineRule="auto"/>
        <w:ind w:left="720" w:hanging="720"/>
      </w:pPr>
      <w:del w:id="1044" w:author="PHILIP ANTHONY MARTIN" w:date="2024-02-20T10:52:00Z">
        <w:r w:rsidDel="00281FE2">
          <w:delText xml:space="preserve">Zajicek, P., Welti, E. A. R., Baker, N. J., Januschke, K., Brauner, O., &amp; Haase, P. (2021). Long-term data reveal unimodal responses of ground beetle abundance to precipitation and land use but no changes in taxonomic and functional diversity. </w:delText>
        </w:r>
        <w:r w:rsidRPr="002338B0" w:rsidDel="00281FE2">
          <w:rPr>
            <w:i/>
          </w:rPr>
          <w:delText>Scientific Reports</w:delText>
        </w:r>
        <w:r w:rsidDel="00281FE2">
          <w:delText xml:space="preserve">, </w:delText>
        </w:r>
        <w:r w:rsidRPr="002338B0" w:rsidDel="00281FE2">
          <w:rPr>
            <w:i/>
          </w:rPr>
          <w:delText>11</w:delText>
        </w:r>
        <w:r w:rsidDel="00281FE2">
          <w:delText>(1), 17468. https://doi.org/10.1038/s41598-021-96910-7</w:delText>
        </w:r>
      </w:del>
      <w:r>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HILIP ANTHONY MARTIN" w:date="2024-03-21T17:22:00Z" w:initials="PAM">
    <w:p w14:paraId="7E85F3DA" w14:textId="1EDB75DF" w:rsidR="00AD6B82" w:rsidRDefault="00AD6B82">
      <w:pPr>
        <w:pStyle w:val="CommentText"/>
      </w:pPr>
      <w:r>
        <w:rPr>
          <w:rStyle w:val="CommentReference"/>
        </w:rPr>
        <w:annotationRef/>
      </w:r>
      <w:r>
        <w:t>Add numbers to this</w:t>
      </w:r>
    </w:p>
  </w:comment>
  <w:comment w:id="95" w:author="PHILIP ANTHONY MARTIN" w:date="2024-03-25T15:01:00Z" w:initials="PAM">
    <w:p w14:paraId="0F839EF1" w14:textId="7218C6C5" w:rsidR="006E1E18" w:rsidRDefault="006E1E18">
      <w:pPr>
        <w:pStyle w:val="CommentText"/>
      </w:pPr>
      <w:r>
        <w:rPr>
          <w:rStyle w:val="CommentReference"/>
        </w:rPr>
        <w:annotationRef/>
      </w:r>
      <w:r>
        <w:t>I need to check this number</w:t>
      </w:r>
    </w:p>
  </w:comment>
  <w:comment w:id="167" w:author="PHILIP ANTHONY MARTIN" w:date="2024-03-22T21:48:00Z" w:initials="PAM">
    <w:p w14:paraId="7E4E022C" w14:textId="738AFF15" w:rsidR="00AD6B82" w:rsidRDefault="00AD6B82">
      <w:pPr>
        <w:pStyle w:val="CommentText"/>
      </w:pPr>
      <w:r>
        <w:rPr>
          <w:rStyle w:val="CommentReference"/>
        </w:rPr>
        <w:annotationRef/>
      </w:r>
      <w:r>
        <w:t>I should change the thresholds for this to give more categories.</w:t>
      </w:r>
    </w:p>
  </w:comment>
  <w:comment w:id="286" w:author="PHILIP ANTHONY MARTIN" w:date="2024-02-20T10:52:00Z" w:initials="PAM">
    <w:p w14:paraId="6A2D8498" w14:textId="77777777" w:rsidR="00AD6B82" w:rsidRDefault="00AD6B82">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85F3DA" w15:done="0"/>
  <w15:commentEx w15:paraId="0F839EF1" w15:done="0"/>
  <w15:commentEx w15:paraId="7E4E022C"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5F3DA" w16cid:durableId="29A6EB6E"/>
  <w16cid:commentId w16cid:paraId="0F839EF1" w16cid:durableId="29AC104F"/>
  <w16cid:commentId w16cid:paraId="7E4E022C" w16cid:durableId="29A87B2F"/>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563B"/>
    <w:rsid w:val="0014597D"/>
    <w:rsid w:val="002338B0"/>
    <w:rsid w:val="00237512"/>
    <w:rsid w:val="002813DB"/>
    <w:rsid w:val="00281FE2"/>
    <w:rsid w:val="00292353"/>
    <w:rsid w:val="002A3514"/>
    <w:rsid w:val="002E03C4"/>
    <w:rsid w:val="00313A3C"/>
    <w:rsid w:val="00351348"/>
    <w:rsid w:val="003F7F25"/>
    <w:rsid w:val="004A4CFC"/>
    <w:rsid w:val="004E1A68"/>
    <w:rsid w:val="004F6948"/>
    <w:rsid w:val="00561700"/>
    <w:rsid w:val="00604772"/>
    <w:rsid w:val="0069312D"/>
    <w:rsid w:val="006E1E18"/>
    <w:rsid w:val="00766030"/>
    <w:rsid w:val="00792104"/>
    <w:rsid w:val="007F6AE2"/>
    <w:rsid w:val="00880201"/>
    <w:rsid w:val="0088675D"/>
    <w:rsid w:val="008B032B"/>
    <w:rsid w:val="008B204B"/>
    <w:rsid w:val="008E3993"/>
    <w:rsid w:val="009439DD"/>
    <w:rsid w:val="009D05E4"/>
    <w:rsid w:val="00A92F11"/>
    <w:rsid w:val="00AA7A9F"/>
    <w:rsid w:val="00AA7DD9"/>
    <w:rsid w:val="00AC53D4"/>
    <w:rsid w:val="00AD6B82"/>
    <w:rsid w:val="00B17449"/>
    <w:rsid w:val="00B85DE2"/>
    <w:rsid w:val="00C443DB"/>
    <w:rsid w:val="00C55F50"/>
    <w:rsid w:val="00C82C28"/>
    <w:rsid w:val="00D06FAF"/>
    <w:rsid w:val="00DA7C90"/>
    <w:rsid w:val="00E56DDD"/>
    <w:rsid w:val="00E7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TotalTime>
  <Pages>56</Pages>
  <Words>64496</Words>
  <Characters>378595</Characters>
  <Application>Microsoft Office Word</Application>
  <DocSecurity>0</DocSecurity>
  <Lines>5824</Lines>
  <Paragraphs>1234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441857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13</cp:revision>
  <dcterms:created xsi:type="dcterms:W3CDTF">2024-02-20T09:28:00Z</dcterms:created>
  <dcterms:modified xsi:type="dcterms:W3CDTF">2024-03-25T17:21:00Z</dcterms:modified>
</cp:coreProperties>
</file>
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65DDE72D"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w:t>
      </w:r>
      <w:ins w:id="1" w:author="PHILIP ANTHONY MARTIN" w:date="2024-03-25T14:31:00Z">
        <w:r w:rsidR="007F6AE2">
          <w:t xml:space="preserve">a decrease of 38% </w:t>
        </w:r>
      </w:ins>
      <w:del w:id="2" w:author="PHILIP ANTHONY MARTIN" w:date="2024-03-25T14:31:00Z">
        <w:r w:rsidDel="007F6AE2">
          <w:delText xml:space="preserve">large decreases </w:delText>
        </w:r>
      </w:del>
      <w:r>
        <w:t xml:space="preserve">in soil and litter fauna abundance, with </w:t>
      </w:r>
      <w:ins w:id="3" w:author="PHILIP ANTHONY MARTIN" w:date="2024-03-25T14:31:00Z">
        <w:r w:rsidR="007F6AE2">
          <w:t xml:space="preserve">a 36% increase in abundance </w:t>
        </w:r>
      </w:ins>
      <w:del w:id="4" w:author="PHILIP ANTHONY MARTIN" w:date="2024-03-25T14:32:00Z">
        <w:r w:rsidDel="007F6AE2">
          <w:delText>the opposite trend observed for</w:delText>
        </w:r>
      </w:del>
      <w:ins w:id="5" w:author="PHILIP ANTHONY MARTIN" w:date="2024-03-25T14:32:00Z">
        <w:r w:rsidR="007F6AE2">
          <w:t>under</w:t>
        </w:r>
      </w:ins>
      <w:r>
        <w:t xml:space="preserve">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4336D9C2"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6" w:author="PHILIP ANTHONY MARTIN" w:date="2024-03-21T16:09:00Z">
        <w:r w:rsidDel="004F6948">
          <w:delText>precipitation changes</w:delText>
        </w:r>
      </w:del>
      <w:ins w:id="7" w:author="PHILIP ANTHONY MARTIN" w:date="2024-03-21T16:09:00Z">
        <w:r w:rsidR="004F6948">
          <w:t>disturbances</w:t>
        </w:r>
      </w:ins>
      <w:r>
        <w:t xml:space="preserve"> on </w:t>
      </w:r>
      <w:ins w:id="8" w:author="PHILIP ANTHONY MARTIN" w:date="2024-03-21T16:11:00Z">
        <w:r w:rsidR="00C82C28">
          <w:t xml:space="preserve">the </w:t>
        </w:r>
      </w:ins>
      <w:del w:id="9" w:author="PHILIP ANTHONY MARTIN" w:date="2024-03-21T16:11:00Z">
        <w:r w:rsidDel="00C82C28">
          <w:delText xml:space="preserve">belowground forest </w:delText>
        </w:r>
      </w:del>
      <w:r>
        <w:t>biodiversity</w:t>
      </w:r>
      <w:ins w:id="10" w:author="PHILIP ANTHONY MARTIN" w:date="2024-03-21T16:11:00Z">
        <w:r w:rsidR="00C82C28">
          <w:t xml:space="preserve"> of</w:t>
        </w:r>
      </w:ins>
      <w:ins w:id="11" w:author="PHILIP ANTHONY MARTIN" w:date="2024-03-21T16:09:00Z">
        <w:r w:rsidR="004F6948">
          <w:t xml:space="preserve"> soil and litter </w:t>
        </w:r>
      </w:ins>
      <w:ins w:id="12" w:author="PHILIP ANTHONY MARTIN" w:date="2024-03-21T16:10:00Z">
        <w:r w:rsidR="004F6948">
          <w:t>invertebrate fauna</w:t>
        </w:r>
      </w:ins>
      <w:ins w:id="13" w:author="PHILIP ANTHONY MARTIN" w:date="2024-03-21T16:11:00Z">
        <w:r w:rsidR="00C82C28">
          <w:t xml:space="preserve"> in forests</w:t>
        </w:r>
      </w:ins>
      <w:ins w:id="14" w:author="PHILIP ANTHONY MARTIN" w:date="2024-03-21T16:10:00Z">
        <w:r w:rsidR="004F6948">
          <w:t>,</w:t>
        </w:r>
      </w:ins>
      <w:r>
        <w:t xml:space="preserve"> remain</w:t>
      </w:r>
      <w:ins w:id="15" w:author="PHILIP ANTHONY MARTIN" w:date="2024-03-21T16:11:00Z">
        <w:r w:rsidR="00C82C28">
          <w:t>s</w:t>
        </w:r>
      </w:ins>
      <w:r>
        <w:t xml:space="preserve"> poorly known </w:t>
      </w:r>
      <w:ins w:id="16" w:author="PHILIP ANTHONY MARTIN" w:date="2024-04-02T11:33:00Z">
        <w:r w:rsidR="007D5215">
          <w:fldChar w:fldCharType="begin" w:fldLock="1"/>
        </w:r>
        <w:r w:rsidR="007D5215">
          <w:instrText>ADDIN paperpile_citation &lt;clusterId&gt;T862H228W618A323&lt;/clusterId&gt;&lt;metadata&gt;&lt;citation&gt;&lt;id&gt;502fa931-e5f2-47f5-ba37-687820aa8b91&lt;/id&gt;&lt;/citation&gt;&lt;/metadata&gt;&lt;data&gt;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&lt;/data&gt; \* MERGEFORMAT</w:instrText>
        </w:r>
      </w:ins>
      <w:r w:rsidR="007D5215">
        <w:fldChar w:fldCharType="separate"/>
      </w:r>
      <w:ins w:id="17" w:author="PHILIP ANTHONY MARTIN" w:date="2024-04-02T11:33:00Z">
        <w:r w:rsidR="007D5215">
          <w:rPr>
            <w:noProof/>
          </w:rPr>
          <w:t>(Pressler et al., 2019)</w:t>
        </w:r>
        <w:r w:rsidR="007D5215">
          <w:fldChar w:fldCharType="end"/>
        </w:r>
        <w:r w:rsidR="007D5215">
          <w:t xml:space="preserve"> </w:t>
        </w:r>
      </w:ins>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2BC0E566" w:rsidR="009439DD" w:rsidRDefault="008B032B" w:rsidP="00E062FE">
      <w:pPr>
        <w:shd w:val="clear" w:color="auto" w:fill="FFFFFF"/>
        <w:spacing w:line="480" w:lineRule="auto"/>
        <w:ind w:firstLine="720"/>
        <w:pPrChange w:id="18" w:author="PHILIP ANTHONY MARTIN" w:date="2024-04-03T09:48:00Z">
          <w:pPr>
            <w:shd w:val="clear" w:color="auto" w:fill="FFFFFF"/>
            <w:spacing w:line="480" w:lineRule="auto"/>
            <w:ind w:firstLine="720"/>
          </w:pPr>
        </w:pPrChange>
      </w:pPr>
      <w:ins w:id="19" w:author="PHILIP ANTHONY MARTIN" w:date="2024-02-20T10:08:00Z">
        <w:r>
          <w:t xml:space="preserve">Since </w:t>
        </w:r>
      </w:ins>
      <w:ins w:id="20" w:author="PHILIP ANTHONY MARTIN" w:date="2024-02-20T10:09:00Z">
        <w:r>
          <w:t>soil moisture is a key limiting factor to the fitness and behaviour of many soil and litter fauna</w:t>
        </w:r>
      </w:ins>
      <w:ins w:id="21" w:author="PHILIP ANTHONY MARTIN" w:date="2024-02-20T10:11:00Z">
        <w:r>
          <w:t>,</w:t>
        </w:r>
      </w:ins>
      <w:ins w:id="22" w:author="PHILIP ANTHONY MARTIN" w:date="2024-02-20T10:09:00Z">
        <w:r>
          <w:t xml:space="preserve"> </w:t>
        </w:r>
      </w:ins>
      <w:del w:id="23" w:author="PHILIP ANTHONY MARTIN" w:date="2024-02-20T10:09:00Z">
        <w:r w:rsidR="002813DB" w:rsidDel="008B032B">
          <w:delText>P</w:delText>
        </w:r>
      </w:del>
      <w:ins w:id="24" w:author="PHILIP ANTHONY MARTIN" w:date="2024-02-20T10:09:00Z">
        <w:r>
          <w:t>p</w:t>
        </w:r>
      </w:ins>
      <w:r w:rsidR="002813DB">
        <w:t xml:space="preserve">recipitation changes may threaten the processes </w:t>
      </w:r>
      <w:ins w:id="25" w:author="PHILIP ANTHONY MARTIN" w:date="2024-02-20T10:08:00Z">
        <w:r>
          <w:t xml:space="preserve">to which </w:t>
        </w:r>
      </w:ins>
      <w:del w:id="26" w:author="PHILIP ANTHONY MARTIN" w:date="2024-02-20T10:08:00Z">
        <w:r w:rsidR="002813DB" w:rsidDel="008B032B">
          <w:delText xml:space="preserve">that </w:delText>
        </w:r>
      </w:del>
      <w:del w:id="27" w:author="PHILIP ANTHONY MARTIN" w:date="2024-02-20T10:09:00Z">
        <w:r w:rsidR="002813DB" w:rsidDel="008B032B">
          <w:delText>soil and litter fauna</w:delText>
        </w:r>
      </w:del>
      <w:ins w:id="28" w:author="PHILIP ANTHONY MARTIN" w:date="2024-02-20T10:09:00Z">
        <w:r>
          <w:t>they</w:t>
        </w:r>
      </w:ins>
      <w:r w:rsidR="002813DB">
        <w:t xml:space="preserve"> contribute </w:t>
      </w:r>
      <w:del w:id="29" w:author="PHILIP ANTHONY MARTIN" w:date="2024-02-20T10:08:00Z">
        <w:r w:rsidR="002813DB" w:rsidDel="008B032B">
          <w:delText xml:space="preserve">to </w:delText>
        </w:r>
      </w:del>
      <w:del w:id="30"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31" w:author="PHILIP ANTHONY MARTIN" w:date="2024-02-20T10:18:00Z">
        <w:r w:rsidR="00DA7C90">
          <w:t xml:space="preserve">changes </w:t>
        </w:r>
      </w:ins>
      <w:del w:id="32" w:author="PHILIP ANTHONY MARTIN" w:date="2024-02-20T10:19:00Z">
        <w:r w:rsidR="002813DB" w:rsidDel="00DA7C90">
          <w:delText xml:space="preserve">reductions </w:delText>
        </w:r>
      </w:del>
      <w:r w:rsidR="002813DB">
        <w:t xml:space="preserve">and associated </w:t>
      </w:r>
      <w:ins w:id="33" w:author="PHILIP ANTHONY MARTIN" w:date="2024-02-20T10:19:00Z">
        <w:r w:rsidR="00DA7C90">
          <w:t xml:space="preserve">changes in </w:t>
        </w:r>
      </w:ins>
      <w:del w:id="34" w:author="PHILIP ANTHONY MARTIN" w:date="2024-02-20T10:19:00Z">
        <w:r w:rsidR="002813DB" w:rsidDel="00DA7C90">
          <w:delText xml:space="preserve">lower </w:delText>
        </w:r>
      </w:del>
      <w:r w:rsidR="002813DB">
        <w:t xml:space="preserve">soil moisture </w:t>
      </w:r>
      <w:ins w:id="35" w:author="PHILIP ANTHONY MARTIN" w:date="2024-04-03T09:45:00Z">
        <w:r w:rsidR="0054333A">
          <w:t xml:space="preserve">and distribution of water within the soil matrix </w:t>
        </w:r>
      </w:ins>
      <w:r w:rsidR="002813DB">
        <w:t xml:space="preserve">can </w:t>
      </w:r>
      <w:ins w:id="36" w:author="PHILIP ANTHONY MARTIN" w:date="2024-02-20T10:20:00Z">
        <w:r w:rsidR="00DA7C90">
          <w:t xml:space="preserve">alter </w:t>
        </w:r>
      </w:ins>
      <w:del w:id="37" w:author="PHILIP ANTHONY MARTIN" w:date="2024-02-20T10:12:00Z">
        <w:r w:rsidR="002813DB" w:rsidDel="008B032B">
          <w:delText>reduce water films, restricting</w:delText>
        </w:r>
      </w:del>
      <w:del w:id="38"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39" w:author="PHILIP ANTHONY MARTIN" w:date="2024-02-20T10:25:00Z">
        <w:r w:rsidR="00DA7C90">
          <w:t xml:space="preserve">, and therefore their access to </w:t>
        </w:r>
      </w:ins>
      <w:ins w:id="40" w:author="PHILIP ANTHONY MARTIN" w:date="2024-02-20T10:26:00Z">
        <w:r w:rsidR="00DA7C90">
          <w:t>food sources,</w:t>
        </w:r>
      </w:ins>
      <w:r w:rsidR="002813DB">
        <w:t xml:space="preserve"> or </w:t>
      </w:r>
      <w:del w:id="41"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ins w:id="42" w:author="PHILIP ANTHONY MARTIN" w:date="2024-04-03T09:47:00Z">
        <w:r w:rsidR="00E062FE">
          <w:instrText>ADDIN paperpile_citation &lt;clusterId&gt;Y483M463I854F545&lt;/clusterId&gt;&lt;metadata&gt;&lt;citation&gt;&lt;id&gt;58DA3C8855F911EE9F1AD18E945E4932&lt;/id&gt;&lt;/citation&gt;&lt;citation&gt;&lt;id&gt;4A81AD0471A811EEB9D3C2A7D2A92DCC&lt;/id&gt;&lt;/citation&gt;&lt;citation&gt;&lt;id&gt;226DA25C594611EE9E8CD18E945E4932&lt;/id&gt;&lt;/citation&gt;&lt;/metadata&gt;&lt;data&gt;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&lt;/data&gt; \* MERGEFORMAT</w:instrText>
        </w:r>
      </w:ins>
      <w:del w:id="43" w:author="PHILIP ANTHONY MARTIN" w:date="2024-04-03T09:47:00Z">
        <w:r w:rsidR="002338B0" w:rsidDel="00E062FE">
          <w:del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delInstrText>
        </w:r>
      </w:del>
      <w:r w:rsidR="002338B0">
        <w:fldChar w:fldCharType="separate"/>
      </w:r>
      <w:ins w:id="44" w:author="PHILIP ANTHONY MARTIN" w:date="2024-04-03T09:47:00Z">
        <w:r w:rsidR="00E062FE">
          <w:rPr>
            <w:noProof/>
            <w:color w:val="000000"/>
          </w:rPr>
          <w:t>(Coyle et al., 2017; Deckmyn et al., 2020; Erktan et al., 2020)</w:t>
        </w:r>
      </w:ins>
      <w:del w:id="45" w:author="PHILIP ANTHONY MARTIN" w:date="2024-04-03T09:47:00Z">
        <w:r w:rsidR="002338B0" w:rsidDel="00E062FE">
          <w:rPr>
            <w:noProof/>
            <w:color w:val="000000"/>
          </w:rPr>
          <w:delText>(Coyle et al., 2017; Erktan et al., 2020)</w:delText>
        </w:r>
      </w:del>
      <w:r w:rsidR="002338B0">
        <w:rPr>
          <w:color w:val="000000"/>
        </w:rPr>
        <w:fldChar w:fldCharType="end"/>
      </w:r>
      <w:r w:rsidR="002813DB">
        <w:t xml:space="preserve">. </w:t>
      </w:r>
      <w:del w:id="46" w:author="PHILIP ANTHONY MARTIN" w:date="2024-02-20T10:27:00Z">
        <w:r w:rsidR="002813DB" w:rsidDel="00DA7C90">
          <w:delText xml:space="preserve">Conversely, increased </w:delText>
        </w:r>
      </w:del>
      <w:del w:id="47" w:author="PHILIP ANTHONY MARTIN" w:date="2024-02-20T10:13:00Z">
        <w:r w:rsidR="002813DB" w:rsidDel="008B032B">
          <w:delText xml:space="preserve">soil moisture as a result of </w:delText>
        </w:r>
      </w:del>
      <w:del w:id="48" w:author="PHILIP ANTHONY MARTIN" w:date="2024-02-20T10:27:00Z">
        <w:r w:rsidR="002813DB" w:rsidDel="00DA7C90">
          <w:delText xml:space="preserve">precipitation </w:delText>
        </w:r>
      </w:del>
      <w:del w:id="49" w:author="PHILIP ANTHONY MARTIN" w:date="2024-02-20T10:13:00Z">
        <w:r w:rsidR="002813DB" w:rsidDel="008B032B">
          <w:delText xml:space="preserve">increases </w:delText>
        </w:r>
      </w:del>
      <w:del w:id="50"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lastRenderedPageBreak/>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0A5D87F4" w14:textId="77777777" w:rsidR="000B1119" w:rsidRDefault="002813DB" w:rsidP="003934F9">
      <w:pPr>
        <w:spacing w:line="480" w:lineRule="auto"/>
        <w:ind w:firstLine="720"/>
        <w:rPr>
          <w:ins w:id="51" w:author="PHILIP ANTHONY MARTIN" w:date="2024-04-02T11:12:00Z"/>
        </w:rPr>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xml:space="preserve">. Therefore, increasing body size likely yields greater resistance to changes in precipitation. </w:t>
      </w:r>
    </w:p>
    <w:p w14:paraId="17B39C5F" w14:textId="043FE623" w:rsidR="009439DD" w:rsidDel="000B1119" w:rsidRDefault="000B1119" w:rsidP="00AA7A9F">
      <w:pPr>
        <w:spacing w:line="480" w:lineRule="auto"/>
        <w:ind w:firstLine="720"/>
        <w:jc w:val="both"/>
        <w:rPr>
          <w:del w:id="52" w:author="PHILIP ANTHONY MARTIN" w:date="2024-04-02T11:02:00Z"/>
        </w:rPr>
      </w:pPr>
      <w:ins w:id="53" w:author="PHILIP ANTHONY MARTIN" w:date="2024-04-02T11:12:00Z">
        <w:r>
          <w:t xml:space="preserve">In addition to functional traits, </w:t>
        </w:r>
      </w:ins>
      <w:moveFromRangeStart w:id="54" w:author="PHILIP ANTHONY MARTIN" w:date="2024-04-02T10:59:00Z" w:name="move162947975"/>
      <w:moveFrom w:id="55" w:author="PHILIP ANTHONY MARTIN" w:date="2024-04-02T10:59:00Z">
        <w:r w:rsidR="002813DB" w:rsidDel="003934F9">
          <w:t>Integrating information on these functional traits into research syntheses should allow for a mechanistic understanding as to why soil faunal responses to precipitation are heterogeneous.</w:t>
        </w:r>
      </w:moveFrom>
      <w:moveFromRangeEnd w:id="54"/>
      <w:ins w:id="56" w:author="PHILIP ANTHONY MARTIN" w:date="2024-04-02T11:12:00Z">
        <w:r>
          <w:t>t</w:t>
        </w:r>
      </w:ins>
      <w:ins w:id="57" w:author="PHILIP ANTHONY MARTIN" w:date="2024-04-02T10:31:00Z">
        <w:r w:rsidR="00E65474">
          <w:t xml:space="preserve">he characteristics of forest ecosystems could </w:t>
        </w:r>
      </w:ins>
      <w:ins w:id="58" w:author="PHILIP ANTHONY MARTIN" w:date="2024-04-02T10:56:00Z">
        <w:r w:rsidR="003934F9">
          <w:t xml:space="preserve">also </w:t>
        </w:r>
      </w:ins>
      <w:ins w:id="59" w:author="PHILIP ANTHONY MARTIN" w:date="2024-04-02T10:31:00Z">
        <w:r w:rsidR="00E65474">
          <w:t xml:space="preserve">influence </w:t>
        </w:r>
      </w:ins>
      <w:ins w:id="60" w:author="PHILIP ANTHONY MARTIN" w:date="2024-04-02T11:12:00Z">
        <w:r>
          <w:t xml:space="preserve">the </w:t>
        </w:r>
      </w:ins>
      <w:ins w:id="61" w:author="PHILIP ANTHONY MARTIN" w:date="2024-04-02T10:55:00Z">
        <w:r w:rsidR="003934F9">
          <w:t>responses</w:t>
        </w:r>
      </w:ins>
      <w:ins w:id="62" w:author="PHILIP ANTHONY MARTIN" w:date="2024-04-02T10:32:00Z">
        <w:r w:rsidR="00E65474">
          <w:t xml:space="preserve"> </w:t>
        </w:r>
      </w:ins>
      <w:ins w:id="63" w:author="PHILIP ANTHONY MARTIN" w:date="2024-04-02T11:12:00Z">
        <w:r>
          <w:t xml:space="preserve">of soil and litter fauna </w:t>
        </w:r>
      </w:ins>
      <w:ins w:id="64" w:author="PHILIP ANTHONY MARTIN" w:date="2024-04-02T10:32:00Z">
        <w:r w:rsidR="00E65474">
          <w:t xml:space="preserve">to precipitation changes. For example, </w:t>
        </w:r>
      </w:ins>
      <w:ins w:id="65" w:author="PHILIP ANTHONY MARTIN" w:date="2024-04-02T10:57:00Z">
        <w:r w:rsidR="003934F9">
          <w:t xml:space="preserve">in </w:t>
        </w:r>
      </w:ins>
      <w:ins w:id="66" w:author="PHILIP ANTHONY MARTIN" w:date="2024-04-02T11:12:00Z">
        <w:r>
          <w:t xml:space="preserve">relatively </w:t>
        </w:r>
      </w:ins>
      <w:ins w:id="67" w:author="PHILIP ANTHONY MARTIN" w:date="2024-04-02T10:57:00Z">
        <w:r w:rsidR="003934F9">
          <w:t xml:space="preserve">arid regions that have regularly been exposed to drought conditions in the past, soil </w:t>
        </w:r>
        <w:r w:rsidR="003934F9">
          <w:lastRenderedPageBreak/>
          <w:t xml:space="preserve">and litter fauna </w:t>
        </w:r>
      </w:ins>
      <w:ins w:id="68" w:author="PHILIP ANTHONY MARTIN" w:date="2024-04-02T10:58:00Z">
        <w:r w:rsidR="003934F9">
          <w:t>communities will have been subject to environmental filtering, which selects for combinations of functional traits that govern species’ ability to persist in the local environment</w:t>
        </w:r>
      </w:ins>
      <w:ins w:id="69" w:author="PHILIP ANTHONY MARTIN" w:date="2024-04-02T11:10:00Z">
        <w:r>
          <w:t xml:space="preserve"> </w:t>
        </w:r>
      </w:ins>
      <w:ins w:id="70" w:author="PHILIP ANTHONY MARTIN" w:date="2024-04-02T11:11:00Z">
        <w:r>
          <w:fldChar w:fldCharType="begin" w:fldLock="1"/>
        </w:r>
        <w:r>
          <w:instrText>ADDIN paperpile_citation &lt;clusterId&gt;D946R395G786K497&lt;/clusterId&gt;&lt;metadata&gt;&lt;citation&gt;&lt;id&gt;30603386-f1f1-4dd0-b59d-092aaa9089f1&lt;/id&gt;&lt;/citation&gt;&lt;citation&gt;&lt;id&gt;2be17f3d-6ed5-4b53-bd6b-116cc582a37e&lt;/id&gt;&lt;/citation&gt;&lt;/metadata&gt;&lt;data&gt;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&lt;/data&gt; \* MERGEFORMAT</w:instrText>
        </w:r>
      </w:ins>
      <w:r>
        <w:fldChar w:fldCharType="separate"/>
      </w:r>
      <w:ins w:id="71" w:author="PHILIP ANTHONY MARTIN" w:date="2024-04-02T11:11:00Z">
        <w:r>
          <w:rPr>
            <w:noProof/>
          </w:rPr>
          <w:t>(Balmford, 1996; Kraft et al., 2015)</w:t>
        </w:r>
        <w:r>
          <w:fldChar w:fldCharType="end"/>
        </w:r>
      </w:ins>
      <w:ins w:id="72" w:author="PHILIP ANTHONY MARTIN" w:date="2024-04-02T10:58:00Z">
        <w:r w:rsidR="003934F9">
          <w:t xml:space="preserve">. </w:t>
        </w:r>
      </w:ins>
      <w:ins w:id="73" w:author="PHILIP ANTHONY MARTIN" w:date="2024-04-02T11:13:00Z">
        <w:r>
          <w:t>T</w:t>
        </w:r>
      </w:ins>
      <w:ins w:id="74" w:author="PHILIP ANTHONY MARTIN" w:date="2024-04-02T10:59:00Z">
        <w:r w:rsidR="003934F9">
          <w:t>his means that we might exp</w:t>
        </w:r>
      </w:ins>
      <w:ins w:id="75" w:author="PHILIP ANTHONY MARTIN" w:date="2024-04-02T11:00:00Z">
        <w:r w:rsidR="003934F9">
          <w:t xml:space="preserve">ect greater reductions in </w:t>
        </w:r>
      </w:ins>
      <w:ins w:id="76" w:author="PHILIP ANTHONY MARTIN" w:date="2024-04-02T11:13:00Z">
        <w:r>
          <w:t>the abundance of soil and litter fauna in humid</w:t>
        </w:r>
      </w:ins>
      <w:ins w:id="77" w:author="PHILIP ANTHONY MARTIN" w:date="2024-04-02T11:00:00Z">
        <w:r w:rsidR="003934F9">
          <w:t xml:space="preserve"> </w:t>
        </w:r>
      </w:ins>
      <w:ins w:id="78" w:author="PHILIP ANTHONY MARTIN" w:date="2024-04-02T11:13:00Z">
        <w:r>
          <w:t>forests</w:t>
        </w:r>
      </w:ins>
      <w:ins w:id="79" w:author="PHILIP ANTHONY MARTIN" w:date="2024-04-02T11:00:00Z">
        <w:r w:rsidR="003934F9">
          <w:t xml:space="preserve"> </w:t>
        </w:r>
      </w:ins>
      <w:ins w:id="80" w:author="PHILIP ANTHONY MARTIN" w:date="2024-04-02T11:01:00Z">
        <w:r w:rsidR="003934F9">
          <w:t>following precipitation reduction</w:t>
        </w:r>
      </w:ins>
      <w:ins w:id="81" w:author="PHILIP ANTHONY MARTIN" w:date="2024-04-02T11:02:00Z">
        <w:r w:rsidR="003934F9">
          <w:t>s</w:t>
        </w:r>
      </w:ins>
      <w:ins w:id="82" w:author="PHILIP ANTHONY MARTIN" w:date="2024-04-02T11:01:00Z">
        <w:r w:rsidR="003934F9">
          <w:t xml:space="preserve"> than in </w:t>
        </w:r>
      </w:ins>
      <w:ins w:id="83" w:author="PHILIP ANTHONY MARTIN" w:date="2024-04-02T11:13:00Z">
        <w:r>
          <w:t xml:space="preserve">relatively </w:t>
        </w:r>
      </w:ins>
      <w:ins w:id="84" w:author="PHILIP ANTHONY MARTIN" w:date="2024-04-02T11:01:00Z">
        <w:r w:rsidR="003934F9">
          <w:t xml:space="preserve">arid </w:t>
        </w:r>
      </w:ins>
      <w:ins w:id="85" w:author="PHILIP ANTHONY MARTIN" w:date="2024-04-02T11:13:00Z">
        <w:r>
          <w:t>f</w:t>
        </w:r>
      </w:ins>
      <w:ins w:id="86" w:author="PHILIP ANTHONY MARTIN" w:date="2024-04-02T11:14:00Z">
        <w:r>
          <w:t xml:space="preserve">orests. Equally, we might expect </w:t>
        </w:r>
      </w:ins>
      <w:ins w:id="87" w:author="PHILIP ANTHONY MARTIN" w:date="2024-04-02T11:01:00Z">
        <w:r w:rsidR="003934F9">
          <w:t xml:space="preserve">greater increases in abundance in arid forests </w:t>
        </w:r>
      </w:ins>
      <w:ins w:id="88" w:author="PHILIP ANTHONY MARTIN" w:date="2024-04-02T11:02:00Z">
        <w:r w:rsidR="003934F9">
          <w:t xml:space="preserve">following precipitation increases. </w:t>
        </w:r>
      </w:ins>
      <w:moveToRangeStart w:id="89" w:author="PHILIP ANTHONY MARTIN" w:date="2024-04-02T10:59:00Z" w:name="move162947975"/>
      <w:moveTo w:id="90" w:author="PHILIP ANTHONY MARTIN" w:date="2024-04-02T10:59:00Z">
        <w:r w:rsidR="003934F9">
          <w:t xml:space="preserve">Integrating information on </w:t>
        </w:r>
        <w:del w:id="91" w:author="PHILIP ANTHONY MARTIN" w:date="2024-04-02T11:02:00Z">
          <w:r w:rsidR="003934F9" w:rsidDel="003934F9">
            <w:delText xml:space="preserve">these </w:delText>
          </w:r>
        </w:del>
        <w:r w:rsidR="003934F9">
          <w:t xml:space="preserve">functional traits </w:t>
        </w:r>
      </w:moveTo>
      <w:ins w:id="92" w:author="PHILIP ANTHONY MARTIN" w:date="2024-04-02T11:02:00Z">
        <w:r w:rsidR="003934F9">
          <w:t xml:space="preserve">and ecosystem characteristics </w:t>
        </w:r>
      </w:ins>
      <w:moveTo w:id="93" w:author="PHILIP ANTHONY MARTIN" w:date="2024-04-02T10:59:00Z">
        <w:r w:rsidR="003934F9">
          <w:t>into research syntheses should allow for a mechanistic understanding as to why soil faunal responses to precipitation are heterogeneous.</w:t>
        </w:r>
      </w:moveTo>
      <w:moveToRangeEnd w:id="89"/>
    </w:p>
    <w:p w14:paraId="513C186B" w14:textId="77777777" w:rsidR="000B1119" w:rsidRDefault="000B1119" w:rsidP="003934F9">
      <w:pPr>
        <w:spacing w:line="480" w:lineRule="auto"/>
        <w:ind w:firstLine="720"/>
        <w:rPr>
          <w:ins w:id="94" w:author="PHILIP ANTHONY MARTIN" w:date="2024-04-02T11:10:00Z"/>
        </w:rPr>
      </w:pPr>
    </w:p>
    <w:p w14:paraId="60829D7C" w14:textId="3735FD60"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ins w:id="95" w:author="PHILIP ANTHONY MARTIN" w:date="2024-03-30T19:36:00Z">
        <w:r w:rsidR="00A45A19">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no_author&gt;true&lt;/no_author&gt;&lt;prefix&gt;Spake et al.&lt;/prefix&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ins>
      <w:del w:id="96" w:author="PHILIP ANTHONY MARTIN" w:date="2024-03-30T19:36:00Z">
        <w:r w:rsidR="002338B0" w:rsidDel="00A45A19">
          <w:del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delInstrText>
        </w:r>
      </w:del>
      <w:r w:rsidR="002338B0">
        <w:fldChar w:fldCharType="separate"/>
      </w:r>
      <w:ins w:id="97" w:author="PHILIP ANTHONY MARTIN" w:date="2024-03-30T19:36:00Z">
        <w:r w:rsidR="00A45A19">
          <w:rPr>
            <w:noProof/>
            <w:color w:val="000000"/>
          </w:rPr>
          <w:t>(Christie et al., 2019, 2020; Spake et al. 2021)</w:t>
        </w:r>
      </w:ins>
      <w:del w:id="98" w:author="PHILIP ANTHONY MARTIN" w:date="2024-03-30T19:36:00Z">
        <w:r w:rsidR="002338B0" w:rsidDel="00A45A19">
          <w:rPr>
            <w:noProof/>
            <w:color w:val="000000"/>
          </w:rPr>
          <w:delText>(Christie et al., 2019, 2020; Spake, Mori, Beckmann, Martin, et al., 2021)</w:delText>
        </w:r>
      </w:del>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6DFADF36" w:rsidR="009439DD" w:rsidRDefault="002813DB" w:rsidP="00AA7A9F">
      <w:pPr>
        <w:spacing w:after="240" w:line="480" w:lineRule="auto"/>
        <w:ind w:firstLine="720"/>
        <w:jc w:val="both"/>
        <w:rPr>
          <w:b/>
        </w:rPr>
      </w:pPr>
      <w:r>
        <w:t xml:space="preserve">For question 1, we hypothesised that precipitation reductions cause declines in the abundance and diversity of soil and litter fauna, whereas additional precipitation causes an increase in abundance and diversity (H1, Figure 1a). For question 2, we tested </w:t>
      </w:r>
      <w:del w:id="99" w:author="PHILIP ANTHONY MARTIN" w:date="2024-04-02T10:26:00Z">
        <w:r w:rsidDel="00E65474">
          <w:delText xml:space="preserve">four </w:delText>
        </w:r>
      </w:del>
      <w:ins w:id="100" w:author="PHILIP ANTHONY MARTIN" w:date="2024-04-02T10:26:00Z">
        <w:r w:rsidR="00E65474">
          <w:t xml:space="preserve">five </w:t>
        </w:r>
      </w:ins>
      <w:r>
        <w:t>hypotheses: (</w:t>
      </w:r>
      <w:proofErr w:type="spellStart"/>
      <w:r>
        <w:t>i</w:t>
      </w:r>
      <w:proofErr w:type="spellEnd"/>
      <w:r>
        <w:t xml:space="preserve">) an increased magnitude of changes in precipitation amplifies changes in </w:t>
      </w:r>
      <w:r>
        <w:lastRenderedPageBreak/>
        <w:t xml:space="preserve">abundance and diversity (H2, Figure 1b); or that the effect of precipitation magnitude is further amplified for organisms found in litter compared to soil dwellers (H3, Figure 1c), for organisms without an exoskeleton compared to those with </w:t>
      </w:r>
      <w:del w:id="101" w:author="PHILIP ANTHONY MARTIN" w:date="2024-04-02T10:27:00Z">
        <w:r w:rsidDel="00E65474">
          <w:delText xml:space="preserve">en </w:delText>
        </w:r>
      </w:del>
      <w:ins w:id="102" w:author="PHILIP ANTHONY MARTIN" w:date="2024-04-02T10:27:00Z">
        <w:r w:rsidR="00E65474">
          <w:t xml:space="preserve">an </w:t>
        </w:r>
      </w:ins>
      <w:r>
        <w:t xml:space="preserve">exoskeleton (H4, Figure 1d), </w:t>
      </w:r>
      <w:del w:id="103" w:author="PHILIP ANTHONY MARTIN" w:date="2024-04-02T10:26:00Z">
        <w:r w:rsidDel="00E65474">
          <w:delText xml:space="preserve">or </w:delText>
        </w:r>
      </w:del>
      <w:r>
        <w:t>for organisms with smaller body sizes (H5, Figure 1e)</w:t>
      </w:r>
      <w:ins w:id="104" w:author="PHILIP ANTHONY MARTIN" w:date="2024-04-02T10:26:00Z">
        <w:r w:rsidR="00E65474">
          <w:t xml:space="preserve">, or that </w:t>
        </w:r>
      </w:ins>
      <w:ins w:id="105" w:author="PHILIP ANTHONY MARTIN" w:date="2024-04-02T10:27:00Z">
        <w:r w:rsidR="00E65474">
          <w:t xml:space="preserve">organisms in moist forests are more sensitive to reductions in </w:t>
        </w:r>
      </w:ins>
      <w:ins w:id="106" w:author="PHILIP ANTHONY MARTIN" w:date="2024-04-02T10:28:00Z">
        <w:r w:rsidR="00E65474">
          <w:t>precipitation, while organisms in drier forests are sensitive to increases in precipitation (H6, Figure 1f)</w:t>
        </w:r>
      </w:ins>
      <w:r>
        <w:t>. There were no hypotheses for question 3.</w:t>
      </w:r>
    </w:p>
    <w:p w14:paraId="72153398" w14:textId="264DADA9" w:rsidR="009439DD" w:rsidRDefault="002813DB" w:rsidP="00AA7A9F">
      <w:pPr>
        <w:spacing w:before="240" w:after="240" w:line="480" w:lineRule="auto"/>
        <w:rPr>
          <w:b/>
        </w:rPr>
      </w:pPr>
      <w:del w:id="107" w:author="PHILIP ANTHONY MARTIN" w:date="2024-04-02T10:22:00Z">
        <w:r w:rsidDel="008A51B2">
          <w:rPr>
            <w:b/>
            <w:noProof/>
          </w:rPr>
          <w:drawing>
            <wp:inline distT="114300" distB="114300" distL="114300" distR="114300" wp14:anchorId="22722E7A" wp14:editId="5EE2F00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822700"/>
                      </a:xfrm>
                      <a:prstGeom prst="rect">
                        <a:avLst/>
                      </a:prstGeom>
                      <a:ln/>
                    </pic:spPr>
                  </pic:pic>
                </a:graphicData>
              </a:graphic>
            </wp:inline>
          </w:drawing>
        </w:r>
      </w:del>
      <w:ins w:id="108" w:author="PHILIP ANTHONY MARTIN" w:date="2024-04-02T10:23:00Z">
        <w:r w:rsidR="008A51B2">
          <w:rPr>
            <w:b/>
            <w:noProof/>
          </w:rPr>
          <w:drawing>
            <wp:inline distT="0" distB="0" distL="0" distR="0" wp14:anchorId="0D0BF4B4" wp14:editId="6BFAEB53">
              <wp:extent cx="5398019" cy="35996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ual_figure_multi_edit_review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8019" cy="3599695"/>
                      </a:xfrm>
                      <a:prstGeom prst="rect">
                        <a:avLst/>
                      </a:prstGeom>
                    </pic:spPr>
                  </pic:pic>
                </a:graphicData>
              </a:graphic>
            </wp:inline>
          </w:drawing>
        </w:r>
      </w:ins>
    </w:p>
    <w:p w14:paraId="326946A1" w14:textId="7EB2DA8E"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w:t>
      </w:r>
      <w:ins w:id="109" w:author="PHILIP ANTHONY MARTIN" w:date="2024-04-02T10:23:00Z">
        <w:r w:rsidR="00E65474">
          <w:t>; (f) the effects of changes in precipitation depend on the aridity of the forest ecosystem</w:t>
        </w:r>
      </w:ins>
      <w:r>
        <w:t xml:space="preserve">. Dashed lines represent points at which there is no change in precipitation or no change in effect </w:t>
      </w:r>
      <w:r>
        <w:lastRenderedPageBreak/>
        <w:t>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6845595F"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ins w:id="110" w:author="PHILIP ANTHONY MARTIN" w:date="2024-03-25T12:19:00Z">
        <w:r w:rsidR="009D05E4">
          <w:t xml:space="preserve">We chose to focus on precipitation change because </w:t>
        </w:r>
      </w:ins>
      <w:ins w:id="111" w:author="PHILIP ANTHONY MARTIN" w:date="2024-03-25T12:20:00Z">
        <w:r w:rsidR="009D05E4">
          <w:t>although there are numerous primary studies investigating its impact there is currently a lack of robust synthesis</w:t>
        </w:r>
      </w:ins>
      <w:ins w:id="112" w:author="PHILIP ANTHONY MARTIN" w:date="2024-03-25T12:21:00Z">
        <w:r w:rsidR="009D05E4">
          <w:t xml:space="preserve">. We </w:t>
        </w:r>
      </w:ins>
      <w:ins w:id="113" w:author="PHILIP ANTHONY MARTIN" w:date="2024-03-25T12:26:00Z">
        <w:r w:rsidR="009D05E4">
          <w:t>did not focus on the impacts of other important global change drivers such as temperature change due to exist</w:t>
        </w:r>
      </w:ins>
      <w:ins w:id="114" w:author="PHILIP ANTHONY MARTIN" w:date="2024-03-25T12:27:00Z">
        <w:r w:rsidR="009D05E4">
          <w:t xml:space="preserve">ing meta-analyses on this topic </w:t>
        </w:r>
        <w:r w:rsidR="009D05E4">
          <w:fldChar w:fldCharType="begin" w:fldLock="1"/>
        </w:r>
        <w:r w:rsidR="009D05E4">
          <w:instrText>ADDIN paperpile_citation &lt;clusterId&gt;N343U499Q781N574&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9D05E4">
        <w:fldChar w:fldCharType="separate"/>
      </w:r>
      <w:ins w:id="115" w:author="PHILIP ANTHONY MARTIN" w:date="2024-03-25T12:27:00Z">
        <w:r w:rsidR="009D05E4">
          <w:rPr>
            <w:noProof/>
          </w:rPr>
          <w:t>(Peng et al., 2022)</w:t>
        </w:r>
        <w:r w:rsidR="009D05E4">
          <w:fldChar w:fldCharType="end"/>
        </w:r>
        <w:r w:rsidR="00D06FAF">
          <w:t>.</w:t>
        </w:r>
      </w:ins>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650B2644" w:rsidR="009439DD" w:rsidRDefault="002813DB" w:rsidP="00AD6B82">
      <w:pPr>
        <w:spacing w:line="480" w:lineRule="auto"/>
        <w:ind w:firstLine="720"/>
      </w:pPr>
      <w:del w:id="116" w:author="PHILIP ANTHONY MARTIN" w:date="2024-03-25T14:36:00Z">
        <w:r w:rsidDel="00AD6B82">
          <w:lastRenderedPageBreak/>
          <w:delText xml:space="preserve">The </w:delText>
        </w:r>
      </w:del>
      <w:del w:id="117" w:author="PHILIP ANTHONY MARTIN" w:date="2024-03-25T14:40:00Z">
        <w:r w:rsidDel="00AD6B82">
          <w:delText xml:space="preserve">searches for this study were carried out on 25/11/2021 </w:delText>
        </w:r>
      </w:del>
      <w:del w:id="118" w:author="PHILIP ANTHONY MARTIN" w:date="2024-03-25T14:45:00Z">
        <w:r w:rsidDel="00AD6B82">
          <w:delText xml:space="preserve">as part of a systematic map on the impacts of natural disturbances on forest soil and litter fauna </w:delText>
        </w:r>
        <w:r w:rsidR="002338B0" w:rsidDel="00AD6B82">
          <w:fldChar w:fldCharType="begin" w:fldLock="1"/>
        </w:r>
      </w:del>
      <w:ins w:id="119" w:author="PHILIP ANTHONY MARTIN" w:date="2024-03-30T19:36:00Z">
        <w:r w:rsidR="00A45A19">
          <w:instrText>ADDIN paperpile_citation &lt;clusterId&gt;V372J339F729D434&lt;/clusterId&gt;&lt;metadata&gt;&lt;citation&gt;&lt;id&gt;C9D24B0C4BCB11EE88A479EBD2A92DCC&lt;/id&gt;&lt;/citation&gt;&lt;/metadata&gt;&lt;data&gt;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&lt;/data&gt; \* MERGEFORMAT</w:instrText>
        </w:r>
      </w:ins>
      <w:del w:id="120" w:author="PHILIP ANTHONY MARTIN" w:date="2024-03-25T14:45:00Z">
        <w:r w:rsidR="002338B0" w:rsidDel="00AD6B82">
          <w:del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delInstrText>
        </w:r>
        <w:r w:rsidR="002338B0" w:rsidDel="00AD6B82">
          <w:fldChar w:fldCharType="separate"/>
        </w:r>
        <w:r w:rsidR="002338B0" w:rsidDel="00AD6B82">
          <w:rPr>
            <w:noProof/>
            <w:color w:val="000000"/>
          </w:rPr>
          <w:delText>(Martin et al., 2021)</w:delText>
        </w:r>
        <w:r w:rsidR="002338B0" w:rsidDel="00AD6B82">
          <w:rPr>
            <w:color w:val="000000"/>
          </w:rPr>
          <w:fldChar w:fldCharType="end"/>
        </w:r>
        <w:r w:rsidDel="00AD6B82">
          <w:delText xml:space="preserve">. </w:delText>
        </w:r>
      </w:del>
      <w:ins w:id="121" w:author="PHILIP ANTHONY MARTIN" w:date="2024-03-25T14:42:00Z">
        <w:r w:rsidR="00AD6B82">
          <w:t xml:space="preserve">As part of a previous </w:t>
        </w:r>
      </w:ins>
      <w:ins w:id="122" w:author="PHILIP ANTHONY MARTIN" w:date="2024-03-25T14:43:00Z">
        <w:r w:rsidR="00AD6B82">
          <w:t>systematic map</w:t>
        </w:r>
      </w:ins>
      <w:ins w:id="123" w:author="PHILIP ANTHONY MARTIN" w:date="2024-03-25T14:45:00Z">
        <w:r w:rsidR="00AD6B82">
          <w:t xml:space="preserve"> </w:t>
        </w:r>
        <w:r w:rsidR="00AD6B82">
          <w:fldChar w:fldCharType="begin" w:fldLock="1"/>
        </w:r>
      </w:ins>
      <w:ins w:id="124" w:author="PHILIP ANTHONY MARTIN" w:date="2024-04-02T11:05:00Z">
        <w:r w:rsidR="000B1119">
          <w:instrText>ADDIN paperpile_citation &lt;clusterId&gt;N396B355X746U467&lt;/clusterId&gt;&lt;metadata&gt;&lt;citation&gt;&lt;id&gt;C9D24B0C4BCB11EE88A479EBD2A92DCC&lt;/id&gt;&lt;/citation&gt;&lt;/metadata&gt;&lt;data&gt;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&lt;/data&gt; \* MERGEFORMAT</w:instrText>
        </w:r>
      </w:ins>
      <w:ins w:id="125" w:author="PHILIP ANTHONY MARTIN" w:date="2024-03-25T14:45:00Z">
        <w:r w:rsidR="00AD6B82">
          <w:fldChar w:fldCharType="separate"/>
        </w:r>
        <w:r w:rsidR="00AD6B82">
          <w:rPr>
            <w:noProof/>
            <w:color w:val="000000"/>
          </w:rPr>
          <w:t>(Martin et al., 2021)</w:t>
        </w:r>
        <w:r w:rsidR="00AD6B82">
          <w:rPr>
            <w:color w:val="000000"/>
          </w:rPr>
          <w:fldChar w:fldCharType="end"/>
        </w:r>
      </w:ins>
      <w:ins w:id="126" w:author="PHILIP ANTHONY MARTIN" w:date="2024-03-25T14:43:00Z">
        <w:r w:rsidR="00AD6B82">
          <w:t xml:space="preserve">, we screened a large number of papers to identify those that assessed the impact of </w:t>
        </w:r>
      </w:ins>
      <w:ins w:id="127" w:author="PHILIP ANTHONY MARTIN" w:date="2024-03-25T14:44:00Z">
        <w:r w:rsidR="00AD6B82">
          <w:t xml:space="preserve">natural disturbances on soil and litter invertebrate fauna in forests (see Supplementary </w:t>
        </w:r>
      </w:ins>
      <w:ins w:id="128" w:author="PHILIP ANTHONY MARTIN" w:date="2024-03-25T14:49:00Z">
        <w:r w:rsidR="00AD6B82">
          <w:t>methods</w:t>
        </w:r>
      </w:ins>
      <w:ins w:id="129" w:author="PHILIP ANTHONY MARTIN" w:date="2024-03-25T14:44:00Z">
        <w:r w:rsidR="00AD6B82">
          <w:t xml:space="preserve"> for a summary of systematic map methods). </w:t>
        </w:r>
      </w:ins>
      <w:ins w:id="130" w:author="PHILIP ANTHONY MARTIN" w:date="2024-03-25T14:45:00Z">
        <w:r w:rsidR="00AD6B82">
          <w:t>From the systematic map w</w:t>
        </w:r>
      </w:ins>
      <w:ins w:id="131" w:author="PHILIP ANTHONY MARTIN" w:date="2024-03-25T14:46:00Z">
        <w:r w:rsidR="00AD6B82">
          <w:t xml:space="preserve">e identified 320 articles that could potentially relate to precipitation change. </w:t>
        </w:r>
      </w:ins>
      <w:ins w:id="132" w:author="PHILIP ANTHONY MARTIN" w:date="2024-03-25T14:47:00Z">
        <w:r w:rsidR="00AD6B82">
          <w:t>On 22</w:t>
        </w:r>
        <w:r w:rsidR="00AD6B82" w:rsidRPr="00AD6B82">
          <w:rPr>
            <w:vertAlign w:val="superscript"/>
            <w:rPrChange w:id="133" w:author="PHILIP ANTHONY MARTIN" w:date="2024-03-25T14:47:00Z">
              <w:rPr/>
            </w:rPrChange>
          </w:rPr>
          <w:t>nd</w:t>
        </w:r>
        <w:r w:rsidR="00AD6B82">
          <w:t xml:space="preserve"> February 2024, we </w:t>
        </w:r>
      </w:ins>
      <w:ins w:id="134" w:author="PHILIP ANTHONY MARTIN" w:date="2024-03-25T14:48:00Z">
        <w:r w:rsidR="00AD6B82">
          <w:t>updated our search by searching in three bibliographic platforms: Web of Science, Scopus, and Open Access Theses and Dissertations.</w:t>
        </w:r>
      </w:ins>
      <w:ins w:id="135" w:author="PHILIP ANTHONY MARTIN" w:date="2024-03-25T14:52:00Z">
        <w:r w:rsidR="00AD6B82">
          <w:t xml:space="preserve"> </w:t>
        </w:r>
      </w:ins>
      <w:del w:id="136" w:author="PHILIP ANTHONY MARTIN" w:date="2024-03-25T14:52:00Z">
        <w:r w:rsidDel="00AD6B82">
          <w:delText xml:space="preserve">To identify search terms, we used Grames et al’s </w:delText>
        </w:r>
        <w:r w:rsidR="002338B0" w:rsidDel="00AD6B82">
          <w:fldChar w:fldCharType="begin" w:fldLock="1"/>
        </w:r>
        <w:r w:rsidR="002338B0" w:rsidDel="00AD6B82">
          <w:del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delInstrText>
        </w:r>
        <w:r w:rsidR="002338B0" w:rsidDel="00AD6B82">
          <w:fldChar w:fldCharType="separate"/>
        </w:r>
        <w:r w:rsidR="002338B0" w:rsidDel="00AD6B82">
          <w:rPr>
            <w:noProof/>
            <w:color w:val="000000"/>
          </w:rPr>
          <w:delText>(2019)</w:delText>
        </w:r>
        <w:r w:rsidR="002338B0" w:rsidDel="00AD6B82">
          <w:rPr>
            <w:color w:val="000000"/>
          </w:rPr>
          <w:fldChar w:fldCharType="end"/>
        </w:r>
        <w:r w:rsidDel="00AD6B82">
          <w:delText xml:space="preserve"> method by creating search terms, using the R package litsearchr to suggest useful terms, and refining final search terms based on these suggestions (see supplementary methods for more details). </w:delText>
        </w:r>
        <w:bookmarkStart w:id="137" w:name="_Hlk162270704"/>
        <w:r w:rsidDel="00AD6B82">
          <w:delText xml:space="preserve">Once search terms were identified, we searched four bibliographic platforms: Web of Science, Scopus, Google Scholar, and Open Access Theses and Dissertations. </w:delText>
        </w:r>
      </w:del>
      <w:r>
        <w:t xml:space="preserve">Since different bibliographic platforms </w:t>
      </w:r>
      <w:del w:id="138" w:author="PHILIP ANTHONY MARTIN" w:date="2024-03-25T14:52:00Z">
        <w:r w:rsidDel="00AD6B82">
          <w:delText xml:space="preserve">and databases </w:delText>
        </w:r>
      </w:del>
      <w:r>
        <w:t xml:space="preserve">have different rules for the formatting of searches, we developed platform-specific searches (see Table S2). </w:t>
      </w:r>
      <w:del w:id="139" w:author="PHILIP ANTHONY MARTIN" w:date="2024-03-25T14:52:00Z">
        <w:r w:rsidDel="00AD6B82">
          <w:delText xml:space="preserve">When searching Google Scholar, we used the R package gsscraper </w:delText>
        </w:r>
        <w:r w:rsidR="002338B0" w:rsidDel="00AD6B82">
          <w:fldChar w:fldCharType="begin" w:fldLock="1"/>
        </w:r>
        <w:r w:rsidR="002338B0" w:rsidDel="00AD6B82">
          <w:del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delInstrText>
        </w:r>
        <w:r w:rsidR="002338B0" w:rsidDel="00AD6B82">
          <w:fldChar w:fldCharType="separate"/>
        </w:r>
        <w:r w:rsidR="002338B0" w:rsidDel="00AD6B82">
          <w:rPr>
            <w:noProof/>
            <w:color w:val="000000"/>
          </w:rPr>
          <w:delText>(Haddaway, 2020)</w:delText>
        </w:r>
        <w:r w:rsidR="002338B0" w:rsidDel="00AD6B82">
          <w:rPr>
            <w:color w:val="000000"/>
          </w:rPr>
          <w:fldChar w:fldCharType="end"/>
        </w:r>
        <w:r w:rsidDel="00AD6B82">
          <w:delText xml:space="preserve"> to download the first 1000 relevant references we found. </w:delText>
        </w:r>
      </w:del>
      <w:bookmarkEnd w:id="137"/>
      <w:r>
        <w:t xml:space="preserve">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w:t>
      </w:r>
      <w:bookmarkStart w:id="140" w:name="_Hlk162270795"/>
      <w:r>
        <w:t>In addition to formal searches, we contacted expert researchers to help identify potentially relevant studies</w:t>
      </w:r>
      <w:del w:id="141" w:author="PHILIP ANTHONY MARTIN" w:date="2024-03-25T14:53:00Z">
        <w:r w:rsidDel="00AD6B82">
          <w:delText xml:space="preserve"> and included references from primary studies that met our inclusion criteria using the R package citationchaser (Haddaway, Grainger &amp; Gray 2021)</w:delText>
        </w:r>
      </w:del>
      <w:r>
        <w:t xml:space="preserve">. </w:t>
      </w:r>
    </w:p>
    <w:p w14:paraId="4F5D1253" w14:textId="77777777" w:rsidR="009439DD" w:rsidRDefault="002813DB" w:rsidP="00AA7A9F">
      <w:pPr>
        <w:spacing w:line="480" w:lineRule="auto"/>
        <w:ind w:firstLine="720"/>
      </w:pPr>
      <w:bookmarkStart w:id="142" w:name="_Hlk162270872"/>
      <w:bookmarkEnd w:id="140"/>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bookmarkStart w:id="143" w:name="_Hlk162270962"/>
      <w:bookmarkEnd w:id="142"/>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0119C568" w:rsidR="009439DD" w:rsidRDefault="002813DB" w:rsidP="00AA7A9F">
      <w:pPr>
        <w:spacing w:line="480" w:lineRule="auto"/>
        <w:ind w:firstLine="720"/>
      </w:pPr>
      <w:bookmarkStart w:id="144" w:name="_Hlk162271003"/>
      <w:bookmarkEnd w:id="143"/>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xml:space="preserve">.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w:t>
      </w:r>
      <w:del w:id="145" w:author="PHILIP ANTHONY MARTIN" w:date="2024-03-25T14:59:00Z">
        <w:r w:rsidDel="006E1E18">
          <w:delText>96</w:delText>
        </w:r>
      </w:del>
      <w:ins w:id="146" w:author="PHILIP ANTHONY MARTIN" w:date="2024-03-25T14:59:00Z">
        <w:r w:rsidR="006E1E18">
          <w:t>98.7</w:t>
        </w:r>
      </w:ins>
      <w:r>
        <w:t>.6% and the Kappa score was 0.</w:t>
      </w:r>
      <w:del w:id="147" w:author="PHILIP ANTHONY MARTIN" w:date="2024-03-25T14:59:00Z">
        <w:r w:rsidDel="006E1E18">
          <w:delText>84</w:delText>
        </w:r>
      </w:del>
      <w:ins w:id="148" w:author="PHILIP ANTHONY MARTIN" w:date="2024-03-25T14:59:00Z">
        <w:r w:rsidR="006E1E18">
          <w:t>93</w:t>
        </w:r>
      </w:ins>
      <w:r>
        <w:t xml:space="preserve">. For full text screening agreement was </w:t>
      </w:r>
      <w:del w:id="149" w:author="PHILIP ANTHONY MARTIN" w:date="2024-03-25T15:00:00Z">
        <w:r w:rsidDel="006E1E18">
          <w:delText>96.6</w:delText>
        </w:r>
      </w:del>
      <w:ins w:id="150" w:author="PHILIP ANTHONY MARTIN" w:date="2024-03-25T15:00:00Z">
        <w:r w:rsidR="006E1E18">
          <w:t>100</w:t>
        </w:r>
      </w:ins>
      <w:r>
        <w:t xml:space="preserve">% and the Kappa score was </w:t>
      </w:r>
      <w:del w:id="151" w:author="PHILIP ANTHONY MARTIN" w:date="2024-03-25T15:00:00Z">
        <w:r w:rsidDel="006E1E18">
          <w:delText>0.92</w:delText>
        </w:r>
      </w:del>
      <w:ins w:id="152" w:author="PHILIP ANTHONY MARTIN" w:date="2024-03-25T15:00:00Z">
        <w:r w:rsidR="006E1E18">
          <w:t>1.0</w:t>
        </w:r>
      </w:ins>
      <w:r>
        <w:t xml:space="preserve">. We found </w:t>
      </w:r>
      <w:del w:id="153" w:author="PHILIP ANTHONY MARTIN" w:date="2024-03-25T15:00:00Z">
        <w:r w:rsidDel="006E1E18">
          <w:delText xml:space="preserve">19296 </w:delText>
        </w:r>
      </w:del>
      <w:ins w:id="154" w:author="PHILIP ANTHONY MARTIN" w:date="2024-03-25T15:00:00Z">
        <w:r w:rsidR="006E1E18">
          <w:t>196</w:t>
        </w:r>
      </w:ins>
      <w:ins w:id="155" w:author="PHILIP ANTHONY MARTIN" w:date="2024-03-26T14:22:00Z">
        <w:r w:rsidR="005D39FD">
          <w:t>5</w:t>
        </w:r>
      </w:ins>
      <w:ins w:id="156" w:author="PHILIP ANTHONY MARTIN" w:date="2024-03-25T15:00:00Z">
        <w:r w:rsidR="006E1E18">
          <w:t xml:space="preserve"> </w:t>
        </w:r>
      </w:ins>
      <w:r>
        <w:t xml:space="preserve">papers during </w:t>
      </w:r>
      <w:ins w:id="157" w:author="PHILIP ANTHONY MARTIN" w:date="2024-03-25T15:00:00Z">
        <w:r w:rsidR="006E1E18">
          <w:t xml:space="preserve">our updated </w:t>
        </w:r>
      </w:ins>
      <w:r>
        <w:t xml:space="preserve">searches, </w:t>
      </w:r>
      <w:del w:id="158" w:author="PHILIP ANTHONY MARTIN" w:date="2024-03-25T15:01:00Z">
        <w:r w:rsidDel="006E1E18">
          <w:delText xml:space="preserve">1020 </w:delText>
        </w:r>
      </w:del>
      <w:ins w:id="159" w:author="PHILIP ANTHONY MARTIN" w:date="2024-03-25T15:01:00Z">
        <w:r w:rsidR="006E1E18">
          <w:t>8</w:t>
        </w:r>
      </w:ins>
      <w:ins w:id="160" w:author="PHILIP ANTHONY MARTIN" w:date="2024-03-26T14:22:00Z">
        <w:r w:rsidR="005D39FD">
          <w:t>2</w:t>
        </w:r>
      </w:ins>
      <w:ins w:id="161" w:author="PHILIP ANTHONY MARTIN" w:date="2024-03-25T15:01:00Z">
        <w:r w:rsidR="006E1E18">
          <w:t xml:space="preserve"> </w:t>
        </w:r>
      </w:ins>
      <w:r>
        <w:t xml:space="preserve">of which were retained after screening of titles and abstracts, and </w:t>
      </w:r>
      <w:del w:id="162" w:author="PHILIP ANTHONY MARTIN" w:date="2024-03-25T15:01:00Z">
        <w:r w:rsidDel="006E1E18">
          <w:delText xml:space="preserve">30 </w:delText>
        </w:r>
      </w:del>
      <w:ins w:id="163" w:author="PHILIP ANTHONY MARTIN" w:date="2024-03-25T15:01:00Z">
        <w:r w:rsidR="006E1E18">
          <w:t>3</w:t>
        </w:r>
      </w:ins>
      <w:ins w:id="164" w:author="PHILIP ANTHONY MARTIN" w:date="2024-03-26T14:22:00Z">
        <w:r w:rsidR="005D39FD">
          <w:t>8</w:t>
        </w:r>
      </w:ins>
      <w:ins w:id="165" w:author="PHILIP ANTHONY MARTIN" w:date="2024-03-25T15:01:00Z">
        <w:r w:rsidR="006E1E18">
          <w:t xml:space="preserve"> </w:t>
        </w:r>
      </w:ins>
      <w:r>
        <w:t xml:space="preserve">of which were used for critical appraisal and data extraction. </w:t>
      </w:r>
      <w:commentRangeStart w:id="166"/>
      <w:r>
        <w:t>We used 352 comparisons between control and treatment groups extracted from these studies.</w:t>
      </w:r>
      <w:commentRangeEnd w:id="166"/>
      <w:r w:rsidR="006E1E18">
        <w:rPr>
          <w:rStyle w:val="CommentReference"/>
        </w:rPr>
        <w:commentReference w:id="166"/>
      </w:r>
      <w:del w:id="167" w:author="PHILIP ANTHONY MARTIN" w:date="2024-03-25T14:57:00Z">
        <w:r w:rsidDel="00AD6B82">
          <w:delText xml:space="preserve"> This process is summarised in more detail in Figure S1</w:delText>
        </w:r>
      </w:del>
      <w:r>
        <w:t>.</w:t>
      </w:r>
    </w:p>
    <w:bookmarkEnd w:id="144"/>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xml:space="preserve">) consisted of both spatial </w:t>
      </w:r>
      <w:ins w:id="168" w:author="PHILIP ANTHONY MARTIN" w:date="2024-03-21T16:15:00Z">
        <w:r w:rsidR="00C82C28">
          <w:t>(i.e. comparisons between control and treatment</w:t>
        </w:r>
      </w:ins>
      <w:ins w:id="169" w:author="PHILIP ANTHONY MARTIN" w:date="2024-03-21T16:16:00Z">
        <w:r w:rsidR="00C82C28">
          <w:t xml:space="preserve"> groups) </w:t>
        </w:r>
      </w:ins>
      <w:r>
        <w:t>and temporal comparisons</w:t>
      </w:r>
      <w:ins w:id="170"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171" w:author="PHILIP ANTHONY MARTIN" w:date="2024-03-21T16:22:00Z">
        <w:r w:rsidDel="00C82C28">
          <w:delText>statistical analyses</w:delText>
        </w:r>
      </w:del>
      <w:ins w:id="172"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metadigitise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08AC62F8" w:rsidR="009439DD" w:rsidRDefault="002813DB" w:rsidP="00AA7A9F">
      <w:pPr>
        <w:spacing w:after="240" w:line="480" w:lineRule="auto"/>
        <w:ind w:firstLine="720"/>
        <w:rPr>
          <w:b/>
          <w:highlight w:val="yellow"/>
        </w:rPr>
      </w:pPr>
      <w:r>
        <w:t xml:space="preserve">Regarding explanatory variables and contextual data, we extracted information on the geographic location of studies, the perturbation type (precipitation reduction or precipitation increase), the magnitude of precipitation change (% change compared to </w:t>
      </w:r>
      <w:r>
        <w:lastRenderedPageBreak/>
        <w:t>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ins w:id="173" w:author="PHILIP ANTHONY MARTIN" w:date="2024-03-30T19:36:00Z">
        <w:r w:rsidR="00A45A19">
          <w:rPr>
            <w:noProof/>
            <w:color w:val="000000"/>
          </w:rPr>
          <w:t>(2019, 2020)</w:t>
        </w:r>
      </w:ins>
      <w:del w:id="174" w:author="PHILIP ANTHONY MARTIN" w:date="2024-03-30T19:36:00Z">
        <w:r w:rsidR="002338B0" w:rsidDel="00A45A19">
          <w:rPr>
            <w:noProof/>
            <w:color w:val="000000"/>
          </w:rPr>
          <w:delText>(2019)</w:delText>
        </w:r>
      </w:del>
      <w:r w:rsidR="002338B0">
        <w:rPr>
          <w:color w:val="000000"/>
        </w:rPr>
        <w:fldChar w:fldCharType="end"/>
      </w:r>
      <w:r>
        <w:t xml:space="preserve">, the kind of </w:t>
      </w:r>
      <w:ins w:id="175" w:author="PHILIP ANTHONY MARTIN" w:date="2024-04-02T11:04:00Z">
        <w:r w:rsidR="003934F9">
          <w:t xml:space="preserve">biodiversity </w:t>
        </w:r>
      </w:ins>
      <w:r>
        <w:t xml:space="preserve">outcome measured (abundance, </w:t>
      </w:r>
      <w:ins w:id="176"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xml:space="preserve">, the sampling method (e.g. soil core, soil monolith, pitfall trap), the duration of study, the time after the beginning of perturbation in precipitation at which fauna was sampled, and whether the fauna sampled possessed an exoskeleton. </w:t>
      </w:r>
      <w:ins w:id="177" w:author="PHILIP ANTHONY MARTIN" w:date="2024-04-02T11:04:00Z">
        <w:r w:rsidR="003934F9">
          <w:t xml:space="preserve">Using study location data we </w:t>
        </w:r>
      </w:ins>
      <w:ins w:id="178" w:author="PHILIP ANTHONY MARTIN" w:date="2024-04-02T11:05:00Z">
        <w:r w:rsidR="003934F9">
          <w:t xml:space="preserve">extracted information on site aridity </w:t>
        </w:r>
        <w:r w:rsidR="000B1119">
          <w:t xml:space="preserve">using the data of </w:t>
        </w:r>
        <w:proofErr w:type="spellStart"/>
        <w:r w:rsidR="000B1119">
          <w:t>Zomer</w:t>
        </w:r>
        <w:proofErr w:type="spellEnd"/>
        <w:r w:rsidR="000B1119">
          <w:t xml:space="preserve"> et al. </w:t>
        </w:r>
        <w:r w:rsidR="000B1119">
          <w:fldChar w:fldCharType="begin" w:fldLock="1"/>
        </w:r>
        <w:r w:rsidR="000B1119">
          <w:instrText>ADDIN paperpile_citation &lt;clusterId&gt;O316B466X756V467&lt;/clusterId&gt;&lt;metadata&gt;&lt;citation&gt;&lt;id&gt;206945e2-b8b6-45ad-bc2f-21f9723e7ef5&lt;/id&gt;&lt;no_author&gt;true&lt;/no_author&gt;&lt;/citation&gt;&lt;/metadata&gt;&lt;data&gt;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&lt;/data&gt; \* MERGEFORMAT</w:instrText>
        </w:r>
      </w:ins>
      <w:r w:rsidR="000B1119">
        <w:fldChar w:fldCharType="separate"/>
      </w:r>
      <w:ins w:id="179" w:author="PHILIP ANTHONY MARTIN" w:date="2024-04-02T11:05:00Z">
        <w:r w:rsidR="000B1119">
          <w:rPr>
            <w:noProof/>
          </w:rPr>
          <w:t>(2022)</w:t>
        </w:r>
        <w:r w:rsidR="000B1119">
          <w:fldChar w:fldCharType="end"/>
        </w:r>
      </w:ins>
      <w:ins w:id="180" w:author="PHILIP ANTHONY MARTIN" w:date="2024-04-02T11:06:00Z">
        <w:r w:rsidR="000B1119">
          <w:t>. We turned aridity scores into a categorial variable</w:t>
        </w:r>
      </w:ins>
      <w:ins w:id="181" w:author="PHILIP ANTHONY MARTIN" w:date="2024-04-02T11:07:00Z">
        <w:r w:rsidR="000B1119">
          <w:t xml:space="preserve"> based on the recommended categories of </w:t>
        </w:r>
        <w:proofErr w:type="spellStart"/>
        <w:r w:rsidR="000B1119">
          <w:t>Zomer</w:t>
        </w:r>
        <w:proofErr w:type="spellEnd"/>
        <w:r w:rsidR="000B1119">
          <w:t xml:space="preserve"> et al. </w:t>
        </w:r>
        <w:r w:rsidR="000B1119">
          <w:fldChar w:fldCharType="begin" w:fldLock="1"/>
        </w:r>
        <w:r w:rsidR="000B1119">
          <w:instrText>ADDIN paperpile_citation &lt;clusterId&gt;D998K956G446D139&lt;/clusterId&gt;&lt;metadata&gt;&lt;citation&gt;&lt;id&gt;206945e2-b8b6-45ad-bc2f-21f9723e7ef5&lt;/id&gt;&lt;no_author&gt;true&lt;/no_author&gt;&lt;/citation&gt;&lt;/metadata&gt;&lt;data&gt;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&lt;/data&gt; \* MERGEFORMAT</w:instrText>
        </w:r>
      </w:ins>
      <w:r w:rsidR="000B1119">
        <w:fldChar w:fldCharType="separate"/>
      </w:r>
      <w:ins w:id="182" w:author="PHILIP ANTHONY MARTIN" w:date="2024-04-02T11:07:00Z">
        <w:r w:rsidR="000B1119">
          <w:rPr>
            <w:noProof/>
          </w:rPr>
          <w:t>(2022)</w:t>
        </w:r>
        <w:r w:rsidR="000B1119">
          <w:fldChar w:fldCharType="end"/>
        </w:r>
        <w:r w:rsidR="000B1119">
          <w:t xml:space="preserve">, classifying sites with a score &gt;0.65 as humid, and those &lt;0.65 as arid. </w:t>
        </w:r>
      </w:ins>
      <w:r>
        <w:t>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BFA8E4A" w:rsidR="009439DD" w:rsidRDefault="002813DB" w:rsidP="00AA7A9F">
      <w:pPr>
        <w:spacing w:line="480" w:lineRule="auto"/>
      </w:pPr>
      <w:r>
        <w:tab/>
        <w:t xml:space="preserve">To test our hypotheses about how precipitation change alters soil and litter fauna biodiversity, we ran models that included the percentage change in annual precipitation (Figure 1b). All of our other hypotheses involved interactions between changes in </w:t>
      </w:r>
      <w:r>
        <w:lastRenderedPageBreak/>
        <w:t>precipitation and other variables, and so we also ran models including interactions with the traits: (</w:t>
      </w:r>
      <w:proofErr w:type="spellStart"/>
      <w:r>
        <w:t>i</w:t>
      </w:r>
      <w:proofErr w:type="spellEnd"/>
      <w:r>
        <w:t xml:space="preserve">) microhabitat (litter or soil, Figure 1c), (ii) presence of an exoskeleton (Figure 1d); </w:t>
      </w:r>
      <w:del w:id="183" w:author="PHILIP ANTHONY MARTIN" w:date="2024-04-02T11:03:00Z">
        <w:r w:rsidDel="003934F9">
          <w:delText xml:space="preserve">and </w:delText>
        </w:r>
      </w:del>
      <w:r>
        <w:t>(iii) body size of study taxon (Figure 1e)</w:t>
      </w:r>
      <w:ins w:id="184" w:author="PHILIP ANTHONY MARTIN" w:date="2024-04-02T11:03:00Z">
        <w:r w:rsidR="003934F9">
          <w:t>, and aridity of the study forest (Figure 1f)</w:t>
        </w:r>
      </w:ins>
      <w:r>
        <w:t xml:space="preserve">. To account for the potential impacts of 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38DB53F0"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ins w:id="185" w:author="PHILIP ANTHONY MARTIN" w:date="2024-03-30T19:36:00Z">
        <w:r w:rsidR="00A45A19">
          <w:rPr>
            <w:noProof/>
            <w:color w:val="000000"/>
          </w:rPr>
          <w:t>(Chase &amp; Knight, 2013; Spake, Mori, Beckmann, &amp; Martin, 2021)</w:t>
        </w:r>
      </w:ins>
      <w:del w:id="186" w:author="PHILIP ANTHONY MARTIN" w:date="2024-03-30T19:36:00Z">
        <w:r w:rsidR="002338B0" w:rsidDel="00A45A19">
          <w:rPr>
            <w:noProof/>
            <w:color w:val="000000"/>
          </w:rPr>
          <w:delText>(Ștefan &amp; Levin, 2018)</w:delText>
        </w:r>
      </w:del>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w:t>
      </w:r>
      <w:commentRangeStart w:id="187"/>
      <w:r>
        <w:t>To do this we calculated the change in precipitation imposed by experiments and compared this to projected values for the same location using the HadGEM3-GC31-LL climate model for the period 2041-2060 for pathway ssp245 - a medium carbon emissions scenario</w:t>
      </w:r>
      <w:commentRangeEnd w:id="187"/>
      <w:r w:rsidR="00AD0B88">
        <w:rPr>
          <w:rStyle w:val="CommentReference"/>
        </w:rPr>
        <w:commentReference w:id="187"/>
      </w:r>
      <w:r>
        <w:t xml:space="preserve">.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w:t>
      </w:r>
      <w:r>
        <w:lastRenderedPageBreak/>
        <w:t xml:space="preserve">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188" w:author="PHILIP ANTHONY MARTIN" w:date="2024-03-22T14:21:00Z"/>
          <w:b/>
        </w:rPr>
      </w:pPr>
      <w:ins w:id="189" w:author="PHILIP ANTHONY MARTIN" w:date="2024-03-22T14:20:00Z">
        <w:r>
          <w:rPr>
            <w:b/>
          </w:rPr>
          <w:t>Description of data</w:t>
        </w:r>
      </w:ins>
      <w:ins w:id="190" w:author="PHILIP ANTHONY MARTIN" w:date="2024-03-22T14:21:00Z">
        <w:r>
          <w:rPr>
            <w:b/>
          </w:rPr>
          <w:t xml:space="preserve"> </w:t>
        </w:r>
      </w:ins>
      <w:ins w:id="191" w:author="PHILIP ANTHONY MARTIN" w:date="2024-03-22T14:20:00Z">
        <w:r>
          <w:rPr>
            <w:b/>
          </w:rPr>
          <w:t>set</w:t>
        </w:r>
      </w:ins>
    </w:p>
    <w:p w14:paraId="545A1181" w14:textId="4B15D1D9" w:rsidR="008B204B" w:rsidRDefault="008B204B">
      <w:pPr>
        <w:spacing w:before="240" w:line="480" w:lineRule="auto"/>
        <w:rPr>
          <w:ins w:id="192" w:author="PHILIP ANTHONY MARTIN" w:date="2024-03-22T21:57:00Z"/>
        </w:rPr>
        <w:pPrChange w:id="193" w:author="PHILIP ANTHONY MARTIN" w:date="2024-03-22T21:57:00Z">
          <w:pPr>
            <w:spacing w:before="240" w:after="240" w:line="480" w:lineRule="auto"/>
          </w:pPr>
        </w:pPrChange>
      </w:pPr>
      <w:ins w:id="194" w:author="PHILIP ANTHONY MARTIN" w:date="2024-03-22T21:55:00Z">
        <w:r>
          <w:t>Our</w:t>
        </w:r>
      </w:ins>
      <w:ins w:id="195" w:author="PHILIP ANTHONY MARTIN" w:date="2024-03-22T14:57:00Z">
        <w:r w:rsidR="00766030">
          <w:t xml:space="preserve"> </w:t>
        </w:r>
      </w:ins>
      <w:ins w:id="196" w:author="PHILIP ANTHONY MARTIN" w:date="2024-03-22T14:58:00Z">
        <w:r w:rsidR="00766030">
          <w:t>dataset comprises</w:t>
        </w:r>
      </w:ins>
      <w:ins w:id="197" w:author="PHILIP ANTHONY MARTIN" w:date="2024-03-22T14:57:00Z">
        <w:r w:rsidR="00766030">
          <w:t xml:space="preserve"> 3</w:t>
        </w:r>
      </w:ins>
      <w:ins w:id="198" w:author="PHILIP ANTHONY MARTIN" w:date="2024-03-26T14:22:00Z">
        <w:r w:rsidR="005D39FD">
          <w:t>8</w:t>
        </w:r>
      </w:ins>
      <w:ins w:id="199" w:author="PHILIP ANTHONY MARTIN" w:date="2024-03-22T14:57:00Z">
        <w:r w:rsidR="00766030">
          <w:t xml:space="preserve"> primary </w:t>
        </w:r>
      </w:ins>
      <w:ins w:id="200" w:author="PHILIP ANTHONY MARTIN" w:date="2024-03-22T14:58:00Z">
        <w:r w:rsidR="00766030">
          <w:t>studies</w:t>
        </w:r>
      </w:ins>
      <w:ins w:id="201" w:author="PHILIP ANTHONY MARTIN" w:date="2024-03-22T15:03:00Z">
        <w:r w:rsidR="00C443DB">
          <w:t>, re</w:t>
        </w:r>
      </w:ins>
      <w:ins w:id="202" w:author="PHILIP ANTHONY MARTIN" w:date="2024-03-22T15:04:00Z">
        <w:r w:rsidR="00C443DB">
          <w:t>presenting 46 sites</w:t>
        </w:r>
      </w:ins>
      <w:ins w:id="203" w:author="PHILIP ANTHONY MARTIN" w:date="2024-03-22T15:35:00Z">
        <w:r w:rsidR="00792104">
          <w:t>, and 429 effect sizes</w:t>
        </w:r>
      </w:ins>
      <w:ins w:id="204" w:author="PHILIP ANTHONY MARTIN" w:date="2024-03-22T14:58:00Z">
        <w:r w:rsidR="00766030">
          <w:t xml:space="preserve">. </w:t>
        </w:r>
      </w:ins>
      <w:ins w:id="205" w:author="PHILIP ANTHONY MARTIN" w:date="2024-03-22T15:02:00Z">
        <w:r w:rsidR="00C443DB">
          <w:t>Almost half</w:t>
        </w:r>
      </w:ins>
      <w:ins w:id="206" w:author="PHILIP ANTHONY MARTIN" w:date="2024-03-22T14:58:00Z">
        <w:r w:rsidR="00766030">
          <w:t xml:space="preserve"> of </w:t>
        </w:r>
      </w:ins>
      <w:ins w:id="207" w:author="PHILIP ANTHONY MARTIN" w:date="2024-03-22T15:05:00Z">
        <w:r w:rsidR="00C443DB">
          <w:t>sites</w:t>
        </w:r>
      </w:ins>
      <w:ins w:id="208" w:author="PHILIP ANTHONY MARTIN" w:date="2024-03-22T14:58:00Z">
        <w:r w:rsidR="00766030">
          <w:t xml:space="preserve"> </w:t>
        </w:r>
      </w:ins>
      <w:ins w:id="209" w:author="PHILIP ANTHONY MARTIN" w:date="2024-03-22T15:02:00Z">
        <w:r w:rsidR="00C443DB">
          <w:t>were</w:t>
        </w:r>
      </w:ins>
      <w:ins w:id="210" w:author="PHILIP ANTHONY MARTIN" w:date="2024-03-22T14:58:00Z">
        <w:r w:rsidR="00766030">
          <w:t xml:space="preserve"> </w:t>
        </w:r>
      </w:ins>
      <w:ins w:id="211" w:author="PHILIP ANTHONY MARTIN" w:date="2024-03-22T15:01:00Z">
        <w:r w:rsidR="00C443DB">
          <w:t xml:space="preserve">found in </w:t>
        </w:r>
      </w:ins>
      <w:ins w:id="212" w:author="PHILIP ANTHONY MARTIN" w:date="2024-03-22T15:02:00Z">
        <w:r w:rsidR="00C443DB">
          <w:t>Europe (</w:t>
        </w:r>
      </w:ins>
      <w:ins w:id="213" w:author="PHILIP ANTHONY MARTIN" w:date="2024-03-22T15:04:00Z">
        <w:r w:rsidR="00C443DB">
          <w:t xml:space="preserve">22 sites, </w:t>
        </w:r>
      </w:ins>
      <w:ins w:id="214" w:author="PHILIP ANTHONY MARTIN" w:date="2024-03-22T15:02:00Z">
        <w:r w:rsidR="00C443DB">
          <w:t xml:space="preserve">47%), </w:t>
        </w:r>
      </w:ins>
      <w:ins w:id="215" w:author="PHILIP ANTHONY MARTIN" w:date="2024-03-22T21:56:00Z">
        <w:r>
          <w:t>followed by</w:t>
        </w:r>
      </w:ins>
      <w:ins w:id="216" w:author="PHILIP ANTHONY MARTIN" w:date="2024-03-22T15:03:00Z">
        <w:r w:rsidR="00C443DB">
          <w:t xml:space="preserve"> North America (</w:t>
        </w:r>
      </w:ins>
      <w:ins w:id="217" w:author="PHILIP ANTHONY MARTIN" w:date="2024-03-22T15:04:00Z">
        <w:r w:rsidR="00C443DB">
          <w:t>10 sites, 22%)</w:t>
        </w:r>
      </w:ins>
      <w:ins w:id="218" w:author="PHILIP ANTHONY MARTIN" w:date="2024-03-22T15:05:00Z">
        <w:r w:rsidR="00C443DB">
          <w:t>, and Asia (7 sites, 15%)</w:t>
        </w:r>
      </w:ins>
      <w:ins w:id="219" w:author="PHILIP ANTHONY MARTIN" w:date="2024-03-22T15:06:00Z">
        <w:r w:rsidR="00C443DB">
          <w:t xml:space="preserve">, </w:t>
        </w:r>
      </w:ins>
      <w:ins w:id="220" w:author="PHILIP ANTHONY MARTIN" w:date="2024-03-22T21:56:00Z">
        <w:r>
          <w:t xml:space="preserve">with </w:t>
        </w:r>
      </w:ins>
      <w:ins w:id="221" w:author="PHILIP ANTHONY MARTIN" w:date="2024-03-22T15:05:00Z">
        <w:r w:rsidR="00C443DB">
          <w:t>relatively few in South America (</w:t>
        </w:r>
      </w:ins>
      <w:ins w:id="222" w:author="PHILIP ANTHONY MARTIN" w:date="2024-03-22T15:06:00Z">
        <w:r w:rsidR="00C443DB">
          <w:t>4 sites, 8%) and Oceania (3 sites, 7%) and no sit</w:t>
        </w:r>
      </w:ins>
      <w:ins w:id="223" w:author="PHILIP ANTHONY MARTIN" w:date="2024-03-22T15:15:00Z">
        <w:r w:rsidR="00C443DB">
          <w:t>e</w:t>
        </w:r>
      </w:ins>
      <w:ins w:id="224" w:author="PHILIP ANTHONY MARTIN" w:date="2024-03-22T15:06:00Z">
        <w:r w:rsidR="00C443DB">
          <w:t>s in Africa</w:t>
        </w:r>
      </w:ins>
      <w:ins w:id="225" w:author="PHILIP ANTHONY MARTIN" w:date="2024-03-22T15:07:00Z">
        <w:r w:rsidR="00C443DB">
          <w:t>.</w:t>
        </w:r>
      </w:ins>
      <w:ins w:id="226" w:author="PHILIP ANTHONY MARTIN" w:date="2024-03-22T15:12:00Z">
        <w:r w:rsidR="00C443DB">
          <w:t xml:space="preserve"> </w:t>
        </w:r>
      </w:ins>
      <w:proofErr w:type="spellStart"/>
      <w:ins w:id="227" w:author="PHILIP ANTHONY MARTIN" w:date="2024-03-22T15:13:00Z">
        <w:r w:rsidR="00C443DB">
          <w:t>Acari</w:t>
        </w:r>
        <w:proofErr w:type="spellEnd"/>
        <w:r w:rsidR="00C443DB">
          <w:t xml:space="preserve"> were the most studied taxonomic group (</w:t>
        </w:r>
      </w:ins>
      <w:ins w:id="228" w:author="PHILIP ANTHONY MARTIN" w:date="2024-03-22T15:14:00Z">
        <w:r w:rsidR="00C443DB">
          <w:t>3</w:t>
        </w:r>
      </w:ins>
      <w:ins w:id="229" w:author="PHILIP ANTHONY MARTIN" w:date="2024-03-22T15:22:00Z">
        <w:r w:rsidR="00792104">
          <w:t>3</w:t>
        </w:r>
      </w:ins>
      <w:ins w:id="230" w:author="PHILIP ANTHONY MARTIN" w:date="2024-03-22T15:14:00Z">
        <w:r w:rsidR="00C443DB">
          <w:t xml:space="preserve">% of effect sizes), followed by Collembola </w:t>
        </w:r>
      </w:ins>
      <w:ins w:id="231" w:author="PHILIP ANTHONY MARTIN" w:date="2024-03-22T15:15:00Z">
        <w:r w:rsidR="00C443DB">
          <w:t>(21%), Nematoda (7%) and Diplopoda (3%).</w:t>
        </w:r>
      </w:ins>
      <w:ins w:id="232" w:author="PHILIP ANTHONY MARTIN" w:date="2024-03-22T15:24:00Z">
        <w:r w:rsidR="00792104">
          <w:t xml:space="preserve"> The remaining </w:t>
        </w:r>
      </w:ins>
      <w:ins w:id="233" w:author="PHILIP ANTHONY MARTIN" w:date="2024-03-22T15:25:00Z">
        <w:r w:rsidR="00792104">
          <w:t>31 taxonomic groups</w:t>
        </w:r>
      </w:ins>
      <w:ins w:id="234" w:author="PHILIP ANTHONY MARTIN" w:date="2024-03-22T15:31:00Z">
        <w:r w:rsidR="00792104">
          <w:t xml:space="preserve"> </w:t>
        </w:r>
      </w:ins>
      <w:ins w:id="235" w:author="PHILIP ANTHONY MARTIN" w:date="2024-03-22T21:56:00Z">
        <w:r>
          <w:t xml:space="preserve">for which </w:t>
        </w:r>
      </w:ins>
      <w:ins w:id="236" w:author="PHILIP ANTHONY MARTIN" w:date="2024-03-22T15:31:00Z">
        <w:r w:rsidR="00792104">
          <w:t xml:space="preserve">we found data </w:t>
        </w:r>
      </w:ins>
      <w:ins w:id="237" w:author="PHILIP ANTHONY MARTIN" w:date="2024-03-22T15:25:00Z">
        <w:r w:rsidR="00792104">
          <w:t xml:space="preserve">make up 37% </w:t>
        </w:r>
      </w:ins>
      <w:ins w:id="238" w:author="PHILIP ANTHONY MARTIN" w:date="2024-03-22T15:31:00Z">
        <w:r w:rsidR="00792104">
          <w:t xml:space="preserve">of our </w:t>
        </w:r>
      </w:ins>
      <w:ins w:id="239" w:author="PHILIP ANTHONY MARTIN" w:date="2024-03-22T15:25:00Z">
        <w:r w:rsidR="00792104">
          <w:t>effect sizes.</w:t>
        </w:r>
      </w:ins>
      <w:ins w:id="240" w:author="PHILIP ANTHONY MARTIN" w:date="2024-03-22T15:35:00Z">
        <w:r w:rsidR="00792104">
          <w:t xml:space="preserve"> The vast majority of </w:t>
        </w:r>
      </w:ins>
      <w:ins w:id="241" w:author="PHILIP ANTHONY MARTIN" w:date="2024-03-22T15:36:00Z">
        <w:r w:rsidR="00792104">
          <w:t>effect sizes related to faunal abundance (328 effect sizes, 77%), with relatively few effect sizes fo</w:t>
        </w:r>
      </w:ins>
      <w:ins w:id="242" w:author="PHILIP ANTHONY MARTIN" w:date="2024-03-22T15:37:00Z">
        <w:r w:rsidR="00792104">
          <w:t>r the Shannon-Weiner index (48, 11%) and taxonomic richness (53, 12%).</w:t>
        </w:r>
      </w:ins>
      <w:ins w:id="243" w:author="PHILIP ANTHONY MARTIN" w:date="2024-03-22T15:43:00Z">
        <w:r w:rsidR="00B17449">
          <w:t xml:space="preserve"> </w:t>
        </w:r>
      </w:ins>
    </w:p>
    <w:p w14:paraId="77ECF67F" w14:textId="47C51861" w:rsidR="00766030" w:rsidRPr="00292353" w:rsidRDefault="00B17449">
      <w:pPr>
        <w:spacing w:after="240" w:line="480" w:lineRule="auto"/>
        <w:rPr>
          <w:ins w:id="244" w:author="PHILIP ANTHONY MARTIN" w:date="2024-03-22T14:20:00Z"/>
          <w:rPrChange w:id="245" w:author="PHILIP ANTHONY MARTIN" w:date="2024-03-22T14:21:00Z">
            <w:rPr>
              <w:ins w:id="246" w:author="PHILIP ANTHONY MARTIN" w:date="2024-03-22T14:20:00Z"/>
              <w:b/>
            </w:rPr>
          </w:rPrChange>
        </w:rPr>
        <w:pPrChange w:id="247" w:author="PHILIP ANTHONY MARTIN" w:date="2024-03-22T21:57:00Z">
          <w:pPr>
            <w:spacing w:before="240" w:after="240" w:line="480" w:lineRule="auto"/>
          </w:pPr>
        </w:pPrChange>
      </w:pPr>
      <w:ins w:id="248" w:author="PHILIP ANTHONY MARTIN" w:date="2024-03-22T15:43:00Z">
        <w:r>
          <w:t xml:space="preserve">Most studies were experimental manipulations </w:t>
        </w:r>
      </w:ins>
      <w:ins w:id="249" w:author="PHILIP ANTHONY MARTIN" w:date="2024-03-22T15:44:00Z">
        <w:r>
          <w:t>(87%) while there were relatively few observational studies (13%).</w:t>
        </w:r>
      </w:ins>
      <w:ins w:id="250" w:author="PHILIP ANTHONY MARTIN" w:date="2024-03-22T21:35:00Z">
        <w:r w:rsidR="0069312D">
          <w:t xml:space="preserve"> </w:t>
        </w:r>
      </w:ins>
      <w:ins w:id="251" w:author="PHILIP ANTHONY MARTIN" w:date="2024-04-02T11:47:00Z">
        <w:r w:rsidR="007D5215">
          <w:t>The majority of studies used spatia</w:t>
        </w:r>
      </w:ins>
      <w:ins w:id="252" w:author="PHILIP ANTHONY MARTIN" w:date="2024-04-02T11:48:00Z">
        <w:r w:rsidR="007D5215">
          <w:t>l comparisons (8</w:t>
        </w:r>
      </w:ins>
      <w:ins w:id="253" w:author="PHILIP ANTHONY MARTIN" w:date="2024-04-02T11:49:00Z">
        <w:r w:rsidR="00FB0153">
          <w:t>5</w:t>
        </w:r>
      </w:ins>
      <w:ins w:id="254" w:author="PHILIP ANTHONY MARTIN" w:date="2024-04-02T11:48:00Z">
        <w:r w:rsidR="007D5215">
          <w:t xml:space="preserve">%), </w:t>
        </w:r>
      </w:ins>
      <w:ins w:id="255" w:author="PHILIP ANTHONY MARTIN" w:date="2024-04-02T11:49:00Z">
        <w:r w:rsidR="00FB0153">
          <w:t xml:space="preserve">with 10% using temporal comparisons, and only 4% using both temporal and spatial comparisons. </w:t>
        </w:r>
      </w:ins>
      <w:ins w:id="256" w:author="PHILIP ANTHONY MARTIN" w:date="2024-03-22T21:35:00Z">
        <w:r w:rsidR="0069312D">
          <w:t xml:space="preserve">Most effect sizes came from sampling carried out less than three years after </w:t>
        </w:r>
      </w:ins>
      <w:ins w:id="257" w:author="PHILIP ANTHONY MARTIN" w:date="2024-03-22T21:36:00Z">
        <w:r w:rsidR="0069312D">
          <w:t xml:space="preserve">initial precipitation changes (60%) while </w:t>
        </w:r>
      </w:ins>
      <w:ins w:id="258" w:author="PHILIP ANTHONY MARTIN" w:date="2024-03-22T21:37:00Z">
        <w:r w:rsidR="0069312D">
          <w:t>15% of effect sizes were from samples &gt;10 years after precipitation changes occurred.</w:t>
        </w:r>
      </w:ins>
      <w:ins w:id="259" w:author="PHILIP ANTHONY MARTIN" w:date="2024-03-22T21:40:00Z">
        <w:r w:rsidR="0069312D">
          <w:t xml:space="preserve"> </w:t>
        </w:r>
      </w:ins>
      <w:commentRangeStart w:id="260"/>
      <w:ins w:id="261" w:author="PHILIP ANTHONY MARTIN" w:date="2024-03-22T21:41:00Z">
        <w:r w:rsidR="0069312D">
          <w:t xml:space="preserve">Following critical appraisal, only one study was classified as having high validity, 16 had medium validity, and 16 </w:t>
        </w:r>
      </w:ins>
      <w:ins w:id="262" w:author="PHILIP ANTHONY MARTIN" w:date="2024-03-22T21:42:00Z">
        <w:r w:rsidR="0069312D">
          <w:t>had low validity.</w:t>
        </w:r>
      </w:ins>
      <w:commentRangeEnd w:id="260"/>
      <w:ins w:id="263" w:author="PHILIP ANTHONY MARTIN" w:date="2024-03-22T21:48:00Z">
        <w:r w:rsidR="008B204B">
          <w:rPr>
            <w:rStyle w:val="CommentReference"/>
          </w:rPr>
          <w:commentReference w:id="260"/>
        </w:r>
      </w:ins>
      <w:ins w:id="265" w:author="PHILIP ANTHONY MARTIN" w:date="2024-03-22T21:42:00Z">
        <w:r w:rsidR="0069312D">
          <w:t xml:space="preserve"> The major reason</w:t>
        </w:r>
      </w:ins>
      <w:ins w:id="266" w:author="PHILIP ANTHONY MARTIN" w:date="2024-03-22T21:49:00Z">
        <w:r w:rsidR="008B204B">
          <w:t>s</w:t>
        </w:r>
      </w:ins>
      <w:ins w:id="267" w:author="PHILIP ANTHONY MARTIN" w:date="2024-03-22T21:42:00Z">
        <w:r w:rsidR="0069312D">
          <w:t xml:space="preserve"> for stu</w:t>
        </w:r>
      </w:ins>
      <w:ins w:id="268" w:author="PHILIP ANTHONY MARTIN" w:date="2024-03-22T21:43:00Z">
        <w:r w:rsidR="0069312D">
          <w:t xml:space="preserve">dies </w:t>
        </w:r>
      </w:ins>
      <w:ins w:id="269" w:author="PHILIP ANTHONY MARTIN" w:date="2024-03-22T21:49:00Z">
        <w:r w:rsidR="008B204B">
          <w:t>failing to achieve high validity were a lack of randomisation of treatments</w:t>
        </w:r>
      </w:ins>
      <w:ins w:id="270" w:author="PHILIP ANTHONY MARTIN" w:date="2024-03-22T21:50:00Z">
        <w:r w:rsidR="008B204B">
          <w:t xml:space="preserve"> </w:t>
        </w:r>
      </w:ins>
      <w:ins w:id="271" w:author="PHILIP ANTHONY MARTIN" w:date="2024-03-22T21:51:00Z">
        <w:r w:rsidR="008B204B">
          <w:t xml:space="preserve">and </w:t>
        </w:r>
      </w:ins>
      <w:ins w:id="272" w:author="PHILIP ANTHONY MARTIN" w:date="2024-03-22T21:52:00Z">
        <w:r w:rsidR="008B204B">
          <w:t xml:space="preserve">risk of </w:t>
        </w:r>
      </w:ins>
      <w:ins w:id="273" w:author="PHILIP ANTHONY MARTIN" w:date="2024-03-22T21:51:00Z">
        <w:r w:rsidR="008B204B">
          <w:t>co</w:t>
        </w:r>
      </w:ins>
      <w:ins w:id="274" w:author="PHILIP ANTHONY MARTIN" w:date="2024-03-22T21:52:00Z">
        <w:r w:rsidR="008B204B">
          <w:t>nfounding variables.</w:t>
        </w:r>
      </w:ins>
      <w:ins w:id="275" w:author="PHILIP ANTHONY MARTIN" w:date="2024-03-22T21:53:00Z">
        <w:r w:rsidR="008B204B">
          <w:t xml:space="preserve"> </w:t>
        </w:r>
      </w:ins>
      <w:ins w:id="276" w:author="PHILIP ANTHONY MARTIN" w:date="2024-03-22T21:54:00Z">
        <w:r w:rsidR="008B204B">
          <w:t xml:space="preserve">Samples were mainly taken during Autumn (132 effect sizes, 31%) or Summer (92, 21%), with relatively few in </w:t>
        </w:r>
      </w:ins>
      <w:ins w:id="277" w:author="PHILIP ANTHONY MARTIN" w:date="2024-03-22T21:55:00Z">
        <w:r w:rsidR="008B204B">
          <w:t>Winter (55, 13%) and Spring (38, 9%).</w:t>
        </w:r>
      </w:ins>
    </w:p>
    <w:p w14:paraId="45BA85ED" w14:textId="3D042285" w:rsidR="009439DD" w:rsidRDefault="002813DB" w:rsidP="00AA7A9F">
      <w:pPr>
        <w:spacing w:before="240" w:after="240" w:line="480" w:lineRule="auto"/>
        <w:rPr>
          <w:b/>
        </w:rPr>
      </w:pPr>
      <w:r>
        <w:rPr>
          <w:b/>
        </w:rPr>
        <w:t>Impacts of precipitation change</w:t>
      </w:r>
    </w:p>
    <w:p w14:paraId="1FB0A426" w14:textId="612E3A7B" w:rsidR="009439DD" w:rsidRDefault="002813DB" w:rsidP="00AA7A9F">
      <w:pPr>
        <w:spacing w:line="480" w:lineRule="auto"/>
        <w:rPr>
          <w:b/>
        </w:rPr>
      </w:pPr>
      <w:del w:id="278" w:author="PHILIP ANTHONY MARTIN" w:date="2024-03-25T15:29:00Z">
        <w:r w:rsidDel="00561700">
          <w:rPr>
            <w:b/>
            <w:noProof/>
          </w:rPr>
          <w:lastRenderedPageBreak/>
          <w:drawing>
            <wp:inline distT="114300" distB="114300" distL="114300" distR="114300" wp14:anchorId="3C4A02BE" wp14:editId="6E811222">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40000" cy="4989600"/>
                      </a:xfrm>
                      <a:prstGeom prst="rect">
                        <a:avLst/>
                      </a:prstGeom>
                      <a:ln/>
                    </pic:spPr>
                  </pic:pic>
                </a:graphicData>
              </a:graphic>
            </wp:inline>
          </w:drawing>
        </w:r>
      </w:del>
      <w:ins w:id="279" w:author="PHILIP ANTHONY MARTIN" w:date="2024-03-25T15:30:00Z">
        <w:r w:rsidR="00561700">
          <w:rPr>
            <w:b/>
            <w:noProof/>
          </w:rPr>
          <w:drawing>
            <wp:inline distT="0" distB="0" distL="0" distR="0" wp14:anchorId="45866802" wp14:editId="6B1704CB">
              <wp:extent cx="3686235" cy="52673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un_div_summary_fac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8639" cy="5270760"/>
                      </a:xfrm>
                      <a:prstGeom prst="rect">
                        <a:avLst/>
                      </a:prstGeom>
                    </pic:spPr>
                  </pic:pic>
                </a:graphicData>
              </a:graphic>
            </wp:inline>
          </w:drawing>
        </w:r>
      </w:ins>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283BF506" w:rsidR="009439DD" w:rsidRDefault="002813DB" w:rsidP="00AA7A9F">
      <w:pPr>
        <w:spacing w:before="240" w:line="480" w:lineRule="auto"/>
      </w:pPr>
      <w:r>
        <w:t xml:space="preserve">Precipitation reductions led to a </w:t>
      </w:r>
      <w:del w:id="280" w:author="PHILIP ANTHONY MARTIN" w:date="2024-03-25T15:32:00Z">
        <w:r w:rsidDel="00561700">
          <w:delText>38</w:delText>
        </w:r>
      </w:del>
      <w:ins w:id="281" w:author="PHILIP ANTHONY MARTIN" w:date="2024-03-25T15:32:00Z">
        <w:r w:rsidR="00561700">
          <w:t>35</w:t>
        </w:r>
      </w:ins>
      <w:r>
        <w:t>% reduction in soil and litter fauna abundance (Figure 2a, coefficient = -0.</w:t>
      </w:r>
      <w:del w:id="282" w:author="PHILIP ANTHONY MARTIN" w:date="2024-03-25T15:33:00Z">
        <w:r w:rsidDel="00561700">
          <w:delText>48</w:delText>
        </w:r>
      </w:del>
      <w:ins w:id="283" w:author="PHILIP ANTHONY MARTIN" w:date="2024-03-25T15:33:00Z">
        <w:r w:rsidR="00561700">
          <w:t>43</w:t>
        </w:r>
      </w:ins>
      <w:r>
        <w:t>, confidence intervals = -0.</w:t>
      </w:r>
      <w:ins w:id="284" w:author="PHILIP ANTHONY MARTIN" w:date="2024-03-25T15:33:00Z">
        <w:r w:rsidR="00561700">
          <w:t>71</w:t>
        </w:r>
      </w:ins>
      <w:del w:id="285" w:author="PHILIP ANTHONY MARTIN" w:date="2024-03-25T15:33:00Z">
        <w:r w:rsidDel="00561700">
          <w:delText>78</w:delText>
        </w:r>
      </w:del>
      <w:r>
        <w:t>, -0.17, p-value = 0.00</w:t>
      </w:r>
      <w:ins w:id="286" w:author="PHILIP ANTHONY MARTIN" w:date="2024-03-25T15:34:00Z">
        <w:r w:rsidR="00561700">
          <w:t>1</w:t>
        </w:r>
      </w:ins>
      <w:del w:id="287" w:author="PHILIP ANTHONY MARTIN" w:date="2024-03-25T15:34:00Z">
        <w:r w:rsidDel="00561700">
          <w:delText>2</w:delText>
        </w:r>
      </w:del>
      <w:r>
        <w:t xml:space="preserve">, k = </w:t>
      </w:r>
      <w:del w:id="288" w:author="PHILIP ANTHONY MARTIN" w:date="2024-03-25T15:34:00Z">
        <w:r w:rsidDel="00561700">
          <w:delText>170</w:delText>
        </w:r>
      </w:del>
      <w:ins w:id="289" w:author="PHILIP ANTHONY MARTIN" w:date="2024-03-25T15:34:00Z">
        <w:r w:rsidR="00561700">
          <w:t>187</w:t>
        </w:r>
      </w:ins>
      <w:r>
        <w:t>). There was significant between-study heterogeneity (</w:t>
      </w:r>
      <w:r>
        <w:rPr>
          <w:i/>
        </w:rPr>
        <w:t xml:space="preserve">Q </w:t>
      </w:r>
      <w:r>
        <w:t xml:space="preserve">= </w:t>
      </w:r>
      <w:ins w:id="290" w:author="PHILIP ANTHONY MARTIN" w:date="2024-03-25T15:34:00Z">
        <w:r w:rsidR="00561700" w:rsidRPr="00561700">
          <w:t>2767</w:t>
        </w:r>
      </w:ins>
      <w:del w:id="291" w:author="PHILIP ANTHONY MARTIN" w:date="2024-03-25T15:34:00Z">
        <w:r w:rsidDel="00561700">
          <w:delText>1059</w:delText>
        </w:r>
      </w:del>
      <w:r>
        <w:t>, p-value = &lt;0.001) and the proportion of this heterogeneity that was due between-study differences was high (</w:t>
      </w:r>
      <w:r>
        <w:rPr>
          <w:i/>
        </w:rPr>
        <w:t>I</w:t>
      </w:r>
      <w:r>
        <w:rPr>
          <w:i/>
          <w:vertAlign w:val="superscript"/>
        </w:rPr>
        <w:t>2</w:t>
      </w:r>
      <w:r>
        <w:rPr>
          <w:i/>
        </w:rPr>
        <w:t xml:space="preserve"> </w:t>
      </w:r>
      <w:r>
        <w:t xml:space="preserve">= </w:t>
      </w:r>
      <w:del w:id="292" w:author="PHILIP ANTHONY MARTIN" w:date="2024-03-25T15:36:00Z">
        <w:r w:rsidDel="00561700">
          <w:delText>84</w:delText>
        </w:r>
      </w:del>
      <w:ins w:id="293" w:author="PHILIP ANTHONY MARTIN" w:date="2024-03-25T15:36:00Z">
        <w:r w:rsidR="00561700">
          <w:t>98</w:t>
        </w:r>
      </w:ins>
      <w:r>
        <w:t xml:space="preserve">%). Precipitation increases led to a </w:t>
      </w:r>
      <w:del w:id="294" w:author="PHILIP ANTHONY MARTIN" w:date="2024-03-25T15:35:00Z">
        <w:r w:rsidDel="00561700">
          <w:delText>35</w:delText>
        </w:r>
      </w:del>
      <w:ins w:id="295" w:author="PHILIP ANTHONY MARTIN" w:date="2024-03-25T15:35:00Z">
        <w:r w:rsidR="00561700">
          <w:t>38</w:t>
        </w:r>
      </w:ins>
      <w:r>
        <w:t>% increase in abundance in soil and litter fauna (Figure 2a, coefficient = 0.</w:t>
      </w:r>
      <w:del w:id="296" w:author="PHILIP ANTHONY MARTIN" w:date="2024-03-25T15:35:00Z">
        <w:r w:rsidDel="00561700">
          <w:delText>31</w:delText>
        </w:r>
      </w:del>
      <w:ins w:id="297" w:author="PHILIP ANTHONY MARTIN" w:date="2024-03-25T15:35:00Z">
        <w:r w:rsidR="00561700">
          <w:t>33</w:t>
        </w:r>
      </w:ins>
      <w:r>
        <w:t>, confidence intervals = 0.</w:t>
      </w:r>
      <w:del w:id="298" w:author="PHILIP ANTHONY MARTIN" w:date="2024-03-25T15:35:00Z">
        <w:r w:rsidDel="00561700">
          <w:delText>19</w:delText>
        </w:r>
      </w:del>
      <w:ins w:id="299" w:author="PHILIP ANTHONY MARTIN" w:date="2024-03-25T15:35:00Z">
        <w:r w:rsidR="00561700">
          <w:t>06</w:t>
        </w:r>
      </w:ins>
      <w:r>
        <w:t>, 0.59, p-value = 0.</w:t>
      </w:r>
      <w:del w:id="300" w:author="PHILIP ANTHONY MARTIN" w:date="2024-03-25T15:36:00Z">
        <w:r w:rsidDel="00561700">
          <w:delText>037</w:delText>
        </w:r>
      </w:del>
      <w:ins w:id="301" w:author="PHILIP ANTHONY MARTIN" w:date="2024-03-25T15:36:00Z">
        <w:r w:rsidR="00561700">
          <w:t>016</w:t>
        </w:r>
      </w:ins>
      <w:r>
        <w:t xml:space="preserve">, k = </w:t>
      </w:r>
      <w:del w:id="302" w:author="PHILIP ANTHONY MARTIN" w:date="2024-03-25T15:36:00Z">
        <w:r w:rsidDel="00561700">
          <w:delText>105</w:delText>
        </w:r>
      </w:del>
      <w:ins w:id="303" w:author="PHILIP ANTHONY MARTIN" w:date="2024-03-25T15:36:00Z">
        <w:r w:rsidR="00561700">
          <w:t>141</w:t>
        </w:r>
      </w:ins>
      <w:r>
        <w:t>). Variation in effect size was again significant (</w:t>
      </w:r>
      <w:r>
        <w:rPr>
          <w:i/>
        </w:rPr>
        <w:t xml:space="preserve">Q </w:t>
      </w:r>
      <w:r>
        <w:t xml:space="preserve">= </w:t>
      </w:r>
      <w:ins w:id="304" w:author="PHILIP ANTHONY MARTIN" w:date="2024-03-25T15:36:00Z">
        <w:r w:rsidR="00561700" w:rsidRPr="00561700">
          <w:t>1636</w:t>
        </w:r>
      </w:ins>
      <w:del w:id="305" w:author="PHILIP ANTHONY MARTIN" w:date="2024-03-25T15:36:00Z">
        <w:r w:rsidDel="00561700">
          <w:delText>1542</w:delText>
        </w:r>
      </w:del>
      <w:r>
        <w:t>, p-value = &lt;0.001) and a large amount of this was due to real heterogeneity (</w:t>
      </w:r>
      <w:r>
        <w:rPr>
          <w:i/>
        </w:rPr>
        <w:t>I</w:t>
      </w:r>
      <w:r>
        <w:rPr>
          <w:i/>
          <w:vertAlign w:val="superscript"/>
        </w:rPr>
        <w:t>2</w:t>
      </w:r>
      <w:r>
        <w:rPr>
          <w:i/>
        </w:rPr>
        <w:t xml:space="preserve"> </w:t>
      </w:r>
      <w:r>
        <w:t xml:space="preserve">= </w:t>
      </w:r>
      <w:del w:id="306" w:author="PHILIP ANTHONY MARTIN" w:date="2024-03-25T15:37:00Z">
        <w:r w:rsidDel="00561700">
          <w:delText>82</w:delText>
        </w:r>
      </w:del>
      <w:ins w:id="307" w:author="PHILIP ANTHONY MARTIN" w:date="2024-03-25T15:37:00Z">
        <w:r w:rsidR="00561700">
          <w:t>78</w:t>
        </w:r>
      </w:ins>
      <w:r>
        <w:t>).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2C28BB46" w:rsidR="009439DD" w:rsidRDefault="002813DB" w:rsidP="00AA7A9F">
      <w:pPr>
        <w:spacing w:line="480" w:lineRule="auto"/>
        <w:ind w:firstLine="720"/>
      </w:pPr>
      <w:r>
        <w:t>The impacts of precipitation changes on both taxonomic richness and Shannon-Wiener diversity were less pronounced than those seen for abundance</w:t>
      </w:r>
      <w:del w:id="308" w:author="PHILIP ANTHONY MARTIN" w:date="2024-03-25T15:41:00Z">
        <w:r w:rsidDel="00561700">
          <w:delText>. Precipitation reduction reduced taxonomic richness by 3%, but this effect was not statistically significant (Figure 2c, coefficient = -0.03, confidence intervals = -0.10, 0.04, p-value = 0.</w:delText>
        </w:r>
      </w:del>
      <w:del w:id="309" w:author="PHILIP ANTHONY MARTIN" w:date="2024-03-25T15:38:00Z">
        <w:r w:rsidDel="00561700">
          <w:delText>352</w:delText>
        </w:r>
      </w:del>
      <w:del w:id="310" w:author="PHILIP ANTHONY MARTIN" w:date="2024-03-25T15:41:00Z">
        <w:r w:rsidDel="00561700">
          <w:delText>, k = 3</w:delText>
        </w:r>
      </w:del>
      <w:del w:id="311" w:author="PHILIP ANTHONY MARTIN" w:date="2024-03-25T15:38:00Z">
        <w:r w:rsidDel="00561700">
          <w:delText>7</w:delText>
        </w:r>
      </w:del>
      <w:del w:id="312" w:author="PHILIP ANTHONY MARTIN" w:date="2024-03-25T15:41:00Z">
        <w:r w:rsidDel="00561700">
          <w:delText xml:space="preserve">). Precipitation increase </w:delText>
        </w:r>
      </w:del>
      <w:del w:id="313" w:author="PHILIP ANTHONY MARTIN" w:date="2024-03-25T15:39:00Z">
        <w:r w:rsidDel="00561700">
          <w:delText xml:space="preserve">caused an increase in </w:delText>
        </w:r>
      </w:del>
      <w:del w:id="314" w:author="PHILIP ANTHONY MARTIN" w:date="2024-03-25T15:41:00Z">
        <w:r w:rsidDel="00561700">
          <w:delText xml:space="preserve">taxonomic richness of </w:delText>
        </w:r>
      </w:del>
      <w:del w:id="315" w:author="PHILIP ANTHONY MARTIN" w:date="2024-03-25T15:39:00Z">
        <w:r w:rsidDel="00561700">
          <w:delText>5</w:delText>
        </w:r>
      </w:del>
      <w:del w:id="316" w:author="PHILIP ANTHONY MARTIN" w:date="2024-03-25T15:41:00Z">
        <w:r w:rsidDel="00561700">
          <w:delText xml:space="preserve">%, but this effect was again not statistically significant (Figure 2c, coefficient = </w:delText>
        </w:r>
      </w:del>
      <w:del w:id="317" w:author="PHILIP ANTHONY MARTIN" w:date="2024-03-25T15:39:00Z">
        <w:r w:rsidDel="00561700">
          <w:delText>0.05</w:delText>
        </w:r>
      </w:del>
      <w:del w:id="318" w:author="PHILIP ANTHONY MARTIN" w:date="2024-03-25T15:41:00Z">
        <w:r w:rsidDel="00561700">
          <w:delText>, confidence intervals = -</w:delText>
        </w:r>
      </w:del>
      <w:del w:id="319" w:author="PHILIP ANTHONY MARTIN" w:date="2024-03-25T15:40:00Z">
        <w:r w:rsidDel="00561700">
          <w:delText>0.17</w:delText>
        </w:r>
      </w:del>
      <w:del w:id="320" w:author="PHILIP ANTHONY MARTIN" w:date="2024-03-25T15:41:00Z">
        <w:r w:rsidDel="00561700">
          <w:delText xml:space="preserve">, </w:delText>
        </w:r>
      </w:del>
      <w:del w:id="321" w:author="PHILIP ANTHONY MARTIN" w:date="2024-03-25T15:40:00Z">
        <w:r w:rsidDel="00561700">
          <w:delText>0.26</w:delText>
        </w:r>
      </w:del>
      <w:del w:id="322" w:author="PHILIP ANTHONY MARTIN" w:date="2024-03-25T15:41:00Z">
        <w:r w:rsidDel="00561700">
          <w:delText>, p-value = 0.664, k = 11).</w:delText>
        </w:r>
      </w:del>
      <w:r>
        <w:t xml:space="preserve"> Shannon-Weiner diversity showed </w:t>
      </w:r>
      <w:ins w:id="323" w:author="PHILIP ANTHONY MARTIN" w:date="2024-03-25T15:43:00Z">
        <w:r w:rsidR="00561700">
          <w:t xml:space="preserve">significant reductions </w:t>
        </w:r>
      </w:ins>
      <w:del w:id="324" w:author="PHILIP ANTHONY MARTIN" w:date="2024-03-25T15:43:00Z">
        <w:r w:rsidDel="00561700">
          <w:delText xml:space="preserve">a non-significant reduction </w:delText>
        </w:r>
      </w:del>
      <w:r>
        <w:t xml:space="preserve">with </w:t>
      </w:r>
      <w:ins w:id="325" w:author="PHILIP ANTHONY MARTIN" w:date="2024-03-25T15:43:00Z">
        <w:r w:rsidR="00561700">
          <w:t xml:space="preserve">both </w:t>
        </w:r>
      </w:ins>
      <w:r>
        <w:t>decreased precipitation (Figure 2b, coefficient = -0.0</w:t>
      </w:r>
      <w:ins w:id="326" w:author="PHILIP ANTHONY MARTIN" w:date="2024-03-25T15:42:00Z">
        <w:r w:rsidR="00561700">
          <w:t>7</w:t>
        </w:r>
      </w:ins>
      <w:del w:id="327" w:author="PHILIP ANTHONY MARTIN" w:date="2024-03-25T15:42:00Z">
        <w:r w:rsidDel="00561700">
          <w:delText>6</w:delText>
        </w:r>
      </w:del>
      <w:r>
        <w:t>, confidence intervals= -0.</w:t>
      </w:r>
      <w:del w:id="328" w:author="PHILIP ANTHONY MARTIN" w:date="2024-03-25T15:42:00Z">
        <w:r w:rsidDel="00561700">
          <w:delText>13</w:delText>
        </w:r>
      </w:del>
      <w:ins w:id="329" w:author="PHILIP ANTHONY MARTIN" w:date="2024-03-25T15:42:00Z">
        <w:r w:rsidR="00561700">
          <w:t>14</w:t>
        </w:r>
      </w:ins>
      <w:r>
        <w:t>, 0.</w:t>
      </w:r>
      <w:del w:id="330" w:author="PHILIP ANTHONY MARTIN" w:date="2024-03-25T15:43:00Z">
        <w:r w:rsidDel="00561700">
          <w:delText>02</w:delText>
        </w:r>
      </w:del>
      <w:ins w:id="331" w:author="PHILIP ANTHONY MARTIN" w:date="2024-03-25T15:43:00Z">
        <w:r w:rsidR="00561700">
          <w:t>00</w:t>
        </w:r>
      </w:ins>
      <w:r>
        <w:t>, p-value = 0.</w:t>
      </w:r>
      <w:del w:id="332" w:author="PHILIP ANTHONY MARTIN" w:date="2024-03-25T15:43:00Z">
        <w:r w:rsidDel="00561700">
          <w:delText>097</w:delText>
        </w:r>
      </w:del>
      <w:ins w:id="333" w:author="PHILIP ANTHONY MARTIN" w:date="2024-03-25T15:43:00Z">
        <w:r w:rsidR="00561700">
          <w:t>036</w:t>
        </w:r>
      </w:ins>
      <w:r>
        <w:t xml:space="preserve">, k = 31) </w:t>
      </w:r>
      <w:del w:id="334" w:author="PHILIP ANTHONY MARTIN" w:date="2024-03-25T15:44:00Z">
        <w:r w:rsidDel="00561700">
          <w:delText>but a significant decrease with</w:delText>
        </w:r>
      </w:del>
      <w:ins w:id="335" w:author="PHILIP ANTHONY MARTIN" w:date="2024-03-25T15:44:00Z">
        <w:r w:rsidR="00561700">
          <w:t>and</w:t>
        </w:r>
      </w:ins>
      <w:r>
        <w:t xml:space="preserve"> increased precipitation (Figure 2b, coefficient = -0.08, confidence intervals = -0.14, -0.02, p-value = 0.</w:t>
      </w:r>
      <w:del w:id="336" w:author="PHILIP ANTHONY MARTIN" w:date="2024-03-25T15:44:00Z">
        <w:r w:rsidDel="00AC53D4">
          <w:delText>014</w:delText>
        </w:r>
      </w:del>
      <w:ins w:id="337" w:author="PHILIP ANTHONY MARTIN" w:date="2024-03-25T15:44:00Z">
        <w:r w:rsidR="00AC53D4">
          <w:t>005</w:t>
        </w:r>
      </w:ins>
      <w:r>
        <w:t xml:space="preserve">, k = </w:t>
      </w:r>
      <w:ins w:id="338" w:author="PHILIP ANTHONY MARTIN" w:date="2024-03-25T15:44:00Z">
        <w:r w:rsidR="00AC53D4">
          <w:t>13</w:t>
        </w:r>
      </w:ins>
      <w:del w:id="339" w:author="PHILIP ANTHONY MARTIN" w:date="2024-03-25T15:44:00Z">
        <w:r w:rsidDel="00AC53D4">
          <w:delText>9</w:delText>
        </w:r>
      </w:del>
      <w:r>
        <w:t xml:space="preserve">). </w:t>
      </w:r>
      <w:ins w:id="340" w:author="PHILIP ANTHONY MARTIN" w:date="2024-03-25T15:41:00Z">
        <w:r w:rsidR="00561700">
          <w:t>. Precipitation reduction reduced taxonomic richness by 3%, but this effect was not statistically significant (Figure 2c, coefficient = -0.03, confidence intervals = -0.10, 0.04, p-value = 0.345, k = 38). Precipitation increase also reduced taxonomic richness, this time by of 2%, but this effect was again not statistically significant (Figure 2c, coefficient = -0.02, confidence intervals = --0.20, 0.17, p-value = 0.869, k = 15</w:t>
        </w:r>
        <w:proofErr w:type="gramStart"/>
        <w:r w:rsidR="00561700">
          <w:t>).</w:t>
        </w:r>
      </w:ins>
      <w:r>
        <w:t>Although</w:t>
      </w:r>
      <w:proofErr w:type="gramEnd"/>
      <w:r>
        <w:t xml:space="preserve">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 xml:space="preserve">Table S6). Removing effect sizes that failed Geary’s test of normality did not qualitatively </w:t>
      </w:r>
      <w:r>
        <w:lastRenderedPageBreak/>
        <w:t>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t>Drivers of precipitation change impact</w:t>
      </w:r>
    </w:p>
    <w:p w14:paraId="2899522B" w14:textId="0FB20C43"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w:t>
      </w:r>
      <w:del w:id="341" w:author="PHILIP ANTHONY MARTIN" w:date="2024-03-25T15:51:00Z">
        <w:r w:rsidDel="008E3993">
          <w:delText>026</w:delText>
        </w:r>
      </w:del>
      <w:ins w:id="342" w:author="PHILIP ANTHONY MARTIN" w:date="2024-03-25T15:51:00Z">
        <w:r w:rsidR="008E3993">
          <w:t>001</w:t>
        </w:r>
      </w:ins>
      <w:r>
        <w:t xml:space="preserve">), while for </w:t>
      </w:r>
      <w:proofErr w:type="spellStart"/>
      <w:r>
        <w:t>microfauna</w:t>
      </w:r>
      <w:proofErr w:type="spellEnd"/>
      <w:r>
        <w:t xml:space="preserve"> and macrofauna the slopes were much less steep and not statistically significant (Table S6). </w:t>
      </w:r>
      <w:ins w:id="343" w:author="PHILIP ANTHONY MARTIN" w:date="2024-03-25T15:53:00Z">
        <w:r w:rsidR="008E3993">
          <w:t>T</w:t>
        </w:r>
      </w:ins>
      <w:ins w:id="344" w:author="PHILIP ANTHONY MARTIN" w:date="2024-03-25T15:52:00Z">
        <w:r w:rsidR="008E3993">
          <w:t xml:space="preserve">he most parsimonious models included the </w:t>
        </w:r>
      </w:ins>
      <w:del w:id="345" w:author="PHILIP ANTHONY MARTIN" w:date="2024-03-25T15:52:00Z">
        <w:r w:rsidDel="008E3993">
          <w:delText xml:space="preserve">The </w:delText>
        </w:r>
      </w:del>
      <w:r>
        <w:t>effects of study size and publication year</w:t>
      </w:r>
      <w:ins w:id="346" w:author="PHILIP ANTHONY MARTIN" w:date="2024-03-25T15:53:00Z">
        <w:r w:rsidR="008E3993">
          <w:t xml:space="preserve">, suggesting that larger studies </w:t>
        </w:r>
      </w:ins>
      <w:ins w:id="347" w:author="PHILIP ANTHONY MARTIN" w:date="2024-03-25T15:54:00Z">
        <w:r w:rsidR="008E3993">
          <w:t xml:space="preserve">showed more positive impacts on abundance and </w:t>
        </w:r>
      </w:ins>
      <w:ins w:id="348" w:author="PHILIP ANTHONY MARTIN" w:date="2024-03-25T15:55:00Z">
        <w:r w:rsidR="008E3993">
          <w:t>that the same was true for more recent studies (Table S6)</w:t>
        </w:r>
      </w:ins>
      <w:r>
        <w:t xml:space="preserve"> </w:t>
      </w:r>
      <w:ins w:id="349" w:author="PHILIP ANTHONY MARTIN" w:date="2024-03-25T15:55:00Z">
        <w:r w:rsidR="008E3993">
          <w:t xml:space="preserve">but neither effect </w:t>
        </w:r>
      </w:ins>
      <w:del w:id="350" w:author="PHILIP ANTHONY MARTIN" w:date="2024-03-25T15:55:00Z">
        <w:r w:rsidDel="008E3993">
          <w:delText>were not</w:delText>
        </w:r>
      </w:del>
      <w:ins w:id="351" w:author="PHILIP ANTHONY MARTIN" w:date="2024-03-25T15:55:00Z">
        <w:r w:rsidR="008E3993">
          <w:t>was</w:t>
        </w:r>
      </w:ins>
      <w:r>
        <w:t xml:space="preserve"> statistically significant </w:t>
      </w:r>
      <w:del w:id="352" w:author="PHILIP ANTHONY MARTIN" w:date="2024-03-25T15:55:00Z">
        <w:r w:rsidDel="008E3993">
          <w:delText>either</w:delText>
        </w:r>
      </w:del>
      <w:r>
        <w:t xml:space="preserve">.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3A377A97" w:rsidR="009439DD" w:rsidRDefault="002813DB" w:rsidP="00AA7A9F">
      <w:pPr>
        <w:spacing w:line="480" w:lineRule="auto"/>
        <w:rPr>
          <w:b/>
        </w:rPr>
      </w:pPr>
      <w:del w:id="353" w:author="PHILIP ANTHONY MARTIN" w:date="2024-03-25T15:45:00Z">
        <w:r w:rsidDel="008E3993">
          <w:rPr>
            <w:b/>
            <w:noProof/>
          </w:rPr>
          <w:lastRenderedPageBreak/>
          <w:drawing>
            <wp:inline distT="114300" distB="114300" distL="114300" distR="114300" wp14:anchorId="117C9CC6" wp14:editId="7117F162">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286000"/>
                      </a:xfrm>
                      <a:prstGeom prst="rect">
                        <a:avLst/>
                      </a:prstGeom>
                      <a:ln/>
                    </pic:spPr>
                  </pic:pic>
                </a:graphicData>
              </a:graphic>
            </wp:inline>
          </w:drawing>
        </w:r>
      </w:del>
      <w:ins w:id="354" w:author="PHILIP ANTHONY MARTIN" w:date="2024-03-25T15:45:00Z">
        <w:r w:rsidR="008E3993">
          <w:rPr>
            <w:b/>
            <w:noProof/>
          </w:rPr>
          <w:drawing>
            <wp:inline distT="0" distB="0" distL="0" distR="0" wp14:anchorId="7D66C99F" wp14:editId="42462E91">
              <wp:extent cx="5733415" cy="2291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undance_precip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ins>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8D0ABF2" w:rsidR="009439DD" w:rsidRDefault="002813DB" w:rsidP="00AA7A9F">
      <w:pPr>
        <w:spacing w:before="240" w:line="480" w:lineRule="auto"/>
      </w:pPr>
      <w:r>
        <w:tab/>
        <w:t xml:space="preserve">The most parsimonious models for changes in taxonomic richness included only the magnitude of precipitation change or the year of publication (Table S11). Model-averaging showed a </w:t>
      </w:r>
      <w:del w:id="355" w:author="PHILIP ANTHONY MARTIN" w:date="2024-03-25T15:57:00Z">
        <w:r w:rsidDel="00E77ED6">
          <w:delText>non-</w:delText>
        </w:r>
      </w:del>
      <w:r>
        <w:t>significant positive relationship with precipitation change (coefficient = 0.002, SE = 0.00</w:t>
      </w:r>
      <w:ins w:id="356" w:author="PHILIP ANTHONY MARTIN" w:date="2024-03-25T15:57:00Z">
        <w:r w:rsidR="00E77ED6">
          <w:t>1</w:t>
        </w:r>
      </w:ins>
      <w:del w:id="357" w:author="PHILIP ANTHONY MARTIN" w:date="2024-03-25T15:57:00Z">
        <w:r w:rsidDel="00E77ED6">
          <w:delText>2</w:delText>
        </w:r>
      </w:del>
      <w:r>
        <w:t>, p-value = 0.</w:t>
      </w:r>
      <w:del w:id="358" w:author="PHILIP ANTHONY MARTIN" w:date="2024-03-25T15:57:00Z">
        <w:r w:rsidDel="00E77ED6">
          <w:delText>349</w:delText>
        </w:r>
      </w:del>
      <w:ins w:id="359" w:author="PHILIP ANTHONY MARTIN" w:date="2024-03-25T15:57:00Z">
        <w:r w:rsidR="00E77ED6">
          <w:t>0473</w:t>
        </w:r>
      </w:ins>
      <w:r>
        <w:t xml:space="preserve">, Figure 4, Table S12), indicating </w:t>
      </w:r>
      <w:del w:id="360" w:author="PHILIP ANTHONY MARTIN" w:date="2024-03-25T15:57:00Z">
        <w:r w:rsidDel="00E77ED6">
          <w:delText xml:space="preserve">weak </w:delText>
        </w:r>
      </w:del>
      <w:r>
        <w:t xml:space="preserve">support for the impact of precipitation change magnitude. </w:t>
      </w:r>
      <w:ins w:id="361" w:author="PHILIP ANTHONY MARTIN" w:date="2024-03-25T15:58:00Z">
        <w:r w:rsidR="00E77ED6">
          <w:t xml:space="preserve">Again, </w:t>
        </w:r>
      </w:ins>
      <w:ins w:id="362" w:author="PHILIP ANTHONY MARTIN" w:date="2024-03-25T15:59:00Z">
        <w:r w:rsidR="00E77ED6">
          <w:t xml:space="preserve">more recent studies tended to have larger effect sizes, </w:t>
        </w:r>
      </w:ins>
      <w:ins w:id="363" w:author="PHILIP ANTHONY MARTIN" w:date="2024-03-25T16:00:00Z">
        <w:r w:rsidR="00E77ED6">
          <w:t>although this trend was not statistically significant.</w:t>
        </w:r>
      </w:ins>
      <w:ins w:id="364" w:author="PHILIP ANTHONY MARTIN" w:date="2024-03-25T15:59:00Z">
        <w:r w:rsidR="00E77ED6">
          <w:t xml:space="preserve"> </w:t>
        </w:r>
      </w:ins>
      <w:r>
        <w:t xml:space="preserve">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w:t>
      </w:r>
      <w:r>
        <w:lastRenderedPageBreak/>
        <w:t>(coefficient = -0.002, SE = 0.004, p-value = 0.703, Figure S5, Table S14)</w:t>
      </w:r>
      <w:ins w:id="365" w:author="PHILIP ANTHONY MARTIN" w:date="2024-03-25T18:13:00Z">
        <w:r w:rsidR="003F7F25">
          <w:t>, and small non-statistically significant effects of study size and publication yea</w:t>
        </w:r>
      </w:ins>
      <w:ins w:id="366" w:author="PHILIP ANTHONY MARTIN" w:date="2024-03-25T18:14:00Z">
        <w:r w:rsidR="003F7F25">
          <w:t>r</w:t>
        </w:r>
      </w:ins>
      <w:r>
        <w:t>.</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w:t>
      </w:r>
      <w:r>
        <w:lastRenderedPageBreak/>
        <w:t xml:space="preserve">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9F35BEF" w:rsidR="009439DD" w:rsidRDefault="002813DB" w:rsidP="00AA7A9F">
      <w:pPr>
        <w:spacing w:before="240" w:line="480" w:lineRule="auto"/>
      </w:pPr>
      <w:r>
        <w:t xml:space="preserve">Our findings partially supported </w:t>
      </w:r>
      <w:ins w:id="367" w:author="PHILIP ANTHONY MARTIN" w:date="2024-02-20T11:46:00Z">
        <w:r w:rsidR="00A92F11">
          <w:t xml:space="preserve">our hypothesis </w:t>
        </w:r>
      </w:ins>
      <w:del w:id="368" w:author="PHILIP ANTHONY MARTIN" w:date="2024-02-20T11:46:00Z">
        <w:r w:rsidDel="00A92F11">
          <w:delText>Hypothesis 1</w:delText>
        </w:r>
      </w:del>
      <w:ins w:id="369"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370" w:author="PHILIP ANTHONY MARTIN" w:date="2024-02-20T11:47:00Z">
        <w:r w:rsidDel="00A92F11">
          <w:delText xml:space="preserve">ypothesis </w:delText>
        </w:r>
      </w:del>
      <w:r>
        <w:t>5, that the impacts of precipitation change depended on taxa body size. However, there was only weak support for H</w:t>
      </w:r>
      <w:del w:id="371"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372" w:author="PHILIP ANTHONY MARTIN" w:date="2024-02-20T11:47:00Z">
        <w:r w:rsidDel="00A92F11">
          <w:delText xml:space="preserve">ypothesis </w:delText>
        </w:r>
      </w:del>
      <w:r>
        <w:t>3)</w:t>
      </w:r>
      <w:ins w:id="373" w:author="PHILIP ANTHONY MARTIN" w:date="2024-04-02T11:09:00Z">
        <w:r w:rsidR="000B1119">
          <w:t>,</w:t>
        </w:r>
      </w:ins>
      <w:del w:id="374" w:author="PHILIP ANTHONY MARTIN" w:date="2024-04-02T11:09:00Z">
        <w:r w:rsidDel="000B1119">
          <w:delText xml:space="preserve"> or</w:delText>
        </w:r>
      </w:del>
      <w:r>
        <w:t xml:space="preserve"> possessing an exoskeleton (H</w:t>
      </w:r>
      <w:del w:id="375" w:author="PHILIP ANTHONY MARTIN" w:date="2024-02-20T11:47:00Z">
        <w:r w:rsidDel="00A92F11">
          <w:delText xml:space="preserve">ypothesis </w:delText>
        </w:r>
      </w:del>
      <w:r>
        <w:t xml:space="preserve">4) </w:t>
      </w:r>
      <w:ins w:id="376" w:author="PHILIP ANTHONY MARTIN" w:date="2024-04-02T11:09:00Z">
        <w:r w:rsidR="000B1119">
          <w:t xml:space="preserve">or whether sites were relatively humid or arid (H6) </w:t>
        </w:r>
      </w:ins>
      <w:r>
        <w:t>regarding the modification of impacts of precipitation changes.</w:t>
      </w:r>
      <w:ins w:id="377" w:author="PHILIP ANTHONY MARTIN" w:date="2024-03-25T18:17:00Z">
        <w:r w:rsidR="00604772">
          <w:t xml:space="preserve"> </w:t>
        </w:r>
      </w:ins>
      <w:ins w:id="378" w:author="PHILIP ANTHONY MARTIN" w:date="2024-03-25T18:18:00Z">
        <w:r w:rsidR="00604772">
          <w:t>Additionally,</w:t>
        </w:r>
      </w:ins>
      <w:ins w:id="379" w:author="PHILIP ANTHONY MARTIN" w:date="2024-03-25T18:17:00Z">
        <w:r w:rsidR="00604772">
          <w:t xml:space="preserve"> our analyses to account for the impacts of publication bias </w:t>
        </w:r>
      </w:ins>
      <w:ins w:id="380" w:author="PHILIP ANTHONY MARTIN" w:date="2024-04-02T11:51:00Z">
        <w:r w:rsidR="002E39E2">
          <w:t xml:space="preserve">in the form </w:t>
        </w:r>
      </w:ins>
      <w:ins w:id="381" w:author="PHILIP ANTHONY MARTIN" w:date="2024-04-02T11:52:00Z">
        <w:r w:rsidR="002E39E2">
          <w:t>of small-study effects and temporal instability of the evidence base mean that</w:t>
        </w:r>
      </w:ins>
      <w:ins w:id="382" w:author="PHILIP ANTHONY MARTIN" w:date="2024-03-25T18:17:00Z">
        <w:r w:rsidR="00604772">
          <w:t xml:space="preserve"> these results </w:t>
        </w:r>
      </w:ins>
      <w:ins w:id="383" w:author="PHILIP ANTHONY MARTIN" w:date="2024-04-02T11:52:00Z">
        <w:r w:rsidR="002E39E2">
          <w:t xml:space="preserve">are </w:t>
        </w:r>
      </w:ins>
      <w:ins w:id="384" w:author="PHILIP ANTHONY MARTIN" w:date="2024-03-25T18:18:00Z">
        <w:r w:rsidR="00604772">
          <w:t>highly robust</w:t>
        </w:r>
      </w:ins>
      <w:ins w:id="385" w:author="PHILIP ANTHONY MARTIN" w:date="2024-03-25T18:19:00Z">
        <w:r w:rsidR="00604772">
          <w:t>.</w:t>
        </w:r>
      </w:ins>
    </w:p>
    <w:p w14:paraId="0C2B1E70" w14:textId="77777777" w:rsidR="009439DD" w:rsidRDefault="002813DB" w:rsidP="00AA7A9F">
      <w:pPr>
        <w:spacing w:before="240" w:line="480" w:lineRule="auto"/>
        <w:rPr>
          <w:b/>
        </w:rPr>
      </w:pPr>
      <w:r>
        <w:rPr>
          <w:b/>
        </w:rPr>
        <w:t>Impacts of precipitation change</w:t>
      </w:r>
    </w:p>
    <w:p w14:paraId="6D3B6B14" w14:textId="3F0F004F"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w:t>
      </w:r>
      <w:ins w:id="386" w:author="PHILIP ANTHONY MARTIN" w:date="2024-03-26T09:34:00Z">
        <w:r w:rsidR="00947DC0">
          <w:t xml:space="preserve">In addition, unlike the </w:t>
        </w:r>
        <w:r w:rsidR="00F5484A">
          <w:t xml:space="preserve">synthesis of </w:t>
        </w:r>
        <w:proofErr w:type="spellStart"/>
        <w:r w:rsidR="00F5484A">
          <w:t>Goncharov</w:t>
        </w:r>
        <w:proofErr w:type="spellEnd"/>
        <w:r w:rsidR="00F5484A">
          <w:t xml:space="preserve"> et al. </w:t>
        </w:r>
        <w:r w:rsidR="00F5484A">
          <w:fldChar w:fldCharType="begin" w:fldLock="1"/>
        </w:r>
        <w:r w:rsidR="00F5484A">
          <w:instrText>ADDIN paperpile_citation &lt;clusterId&gt;Y787F844B235Z928&lt;/clusterId&gt;&lt;metadata&gt;&lt;citation&gt;&lt;id&gt;0665d6ea-f372-4b5d-be3d-a4a1d964f04c&lt;/id&gt;&lt;no_author&gt;true&lt;/no_author&gt;&lt;/citation&gt;&lt;/metadata&gt;&lt;data&gt;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&lt;/data&gt; \* MERGEFORMAT</w:instrText>
        </w:r>
      </w:ins>
      <w:r w:rsidR="00F5484A">
        <w:fldChar w:fldCharType="separate"/>
      </w:r>
      <w:ins w:id="387" w:author="PHILIP ANTHONY MARTIN" w:date="2024-03-26T09:34:00Z">
        <w:r w:rsidR="00F5484A">
          <w:rPr>
            <w:noProof/>
          </w:rPr>
          <w:t>(2023)</w:t>
        </w:r>
        <w:r w:rsidR="00F5484A">
          <w:fldChar w:fldCharType="end"/>
        </w:r>
        <w:r w:rsidR="00F5484A">
          <w:t xml:space="preserve"> we found eviden</w:t>
        </w:r>
      </w:ins>
      <w:ins w:id="388" w:author="PHILIP ANTHONY MARTIN" w:date="2024-03-26T09:35:00Z">
        <w:r w:rsidR="00F5484A">
          <w:t xml:space="preserve">ce for impacts of precipitation change on mesofauna, while their study only found impacts of precipitation change on </w:t>
        </w:r>
      </w:ins>
      <w:ins w:id="389" w:author="PHILIP ANTHONY MARTIN" w:date="2024-03-26T09:36:00Z">
        <w:r w:rsidR="00F5484A">
          <w:t xml:space="preserve">nematodes. </w:t>
        </w:r>
      </w:ins>
      <w:del w:id="390" w:author="PHILIP ANTHONY MARTIN" w:date="2024-03-26T09:36:00Z">
        <w:r w:rsidDel="00F5484A">
          <w:delText>However, unlike</w:delText>
        </w:r>
      </w:del>
      <w:ins w:id="391" w:author="PHILIP ANTHONY MARTIN" w:date="2024-03-26T09:36:00Z">
        <w:r w:rsidR="00F5484A">
          <w:t>In contrast to all</w:t>
        </w:r>
      </w:ins>
      <w:r>
        <w:t xml:space="preserve"> previous </w:t>
      </w:r>
      <w:ins w:id="392" w:author="PHILIP ANTHONY MARTIN" w:date="2024-03-26T09:36:00Z">
        <w:r w:rsidR="00F5484A">
          <w:t xml:space="preserve">similar </w:t>
        </w:r>
      </w:ins>
      <w:r>
        <w:t xml:space="preserve">meta-analyses </w:t>
      </w:r>
      <w:ins w:id="393" w:author="PHILIP ANTHONY MARTIN" w:date="2024-03-26T09:37:00Z">
        <w:r w:rsidR="00F5484A">
          <w:t xml:space="preserve">on this topic </w:t>
        </w:r>
      </w:ins>
      <w:r w:rsidR="002338B0">
        <w:fldChar w:fldCharType="begin" w:fldLock="1"/>
      </w:r>
      <w:ins w:id="394" w:author="PHILIP ANTHONY MARTIN" w:date="2024-03-26T09:33:00Z">
        <w:r w:rsidR="00947DC0">
          <w:instrText>ADDIN paperpile_citation &lt;clusterId&gt;B594O552K932I655&lt;/clusterId&gt;&lt;metadata&gt;&lt;citation&gt;&lt;id&gt;BB867162560311EE9FBDD18E945E4932&lt;/id&gt;&lt;/citation&gt;&lt;citation&gt;&lt;id&gt;83156CB8588B11EEAE0ED18E945E4932&lt;/id&gt;&lt;/citation&gt;&lt;citation&gt;&lt;id&gt;0665d6ea-f372-4b5d-be3d-a4a1d964f04c&lt;/id&gt;&lt;/citation&gt;&lt;/metadata&gt;&lt;data&gt;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&lt;/data&gt; \* MERGEFORMAT</w:instrText>
        </w:r>
      </w:ins>
      <w:del w:id="395" w:author="PHILIP ANTHONY MARTIN" w:date="2024-03-26T09:33:00Z">
        <w:r w:rsidR="002338B0" w:rsidDel="00947DC0">
          <w:del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delInstrText>
        </w:r>
      </w:del>
      <w:r w:rsidR="002338B0">
        <w:fldChar w:fldCharType="separate"/>
      </w:r>
      <w:ins w:id="396" w:author="PHILIP ANTHONY MARTIN" w:date="2024-03-26T09:34:00Z">
        <w:r w:rsidR="00F5484A">
          <w:rPr>
            <w:noProof/>
            <w:color w:val="000000"/>
          </w:rPr>
          <w:t>(Blankinship et al., 2011; Goncharov et al., 2023; Peng et al., 2022)</w:t>
        </w:r>
      </w:ins>
      <w:del w:id="397" w:author="PHILIP ANTHONY MARTIN" w:date="2024-03-26T09:33:00Z">
        <w:r w:rsidR="002338B0" w:rsidDel="00947DC0">
          <w:rPr>
            <w:noProof/>
            <w:color w:val="000000"/>
          </w:rPr>
          <w:delText>(Blankinship et al., 2011; Peng et al., 2022)</w:delText>
        </w:r>
      </w:del>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lastRenderedPageBreak/>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lastRenderedPageBreak/>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1A7C13A8"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w:t>
      </w:r>
      <w:r>
        <w:lastRenderedPageBreak/>
        <w:t xml:space="preserve">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398"/>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399"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400"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401" w:author="PHILIP ANTHONY MARTIN" w:date="2024-03-25T12:02:00Z">
        <w:r w:rsidR="002A3514">
          <w:rPr>
            <w:noProof/>
            <w:color w:val="000000"/>
          </w:rPr>
          <w:t>(Liu et al. 2020)</w:t>
        </w:r>
      </w:ins>
      <w:del w:id="402" w:author="PHILIP ANTHONY MARTIN" w:date="2024-02-20T11:42:00Z">
        <w:r w:rsidR="002338B0" w:rsidDel="00A92F11">
          <w:rPr>
            <w:noProof/>
            <w:color w:val="000000"/>
          </w:rPr>
          <w:delText>(T. Liu et al., 2020)</w:delText>
        </w:r>
      </w:del>
      <w:r w:rsidR="002338B0">
        <w:rPr>
          <w:color w:val="000000"/>
        </w:rPr>
        <w:fldChar w:fldCharType="end"/>
      </w:r>
      <w:ins w:id="403" w:author="PHILIP ANTHONY MARTIN" w:date="2024-02-20T11:38:00Z">
        <w:r w:rsidR="000B563B">
          <w:rPr>
            <w:color w:val="000000"/>
          </w:rPr>
          <w:t xml:space="preserve">, while </w:t>
        </w:r>
      </w:ins>
      <w:ins w:id="404" w:author="PHILIP ANTHONY MARTIN" w:date="2024-02-20T11:39:00Z">
        <w:r w:rsidR="000B563B">
          <w:t>saprotrophic fungi, on which mesofauna such</w:t>
        </w:r>
      </w:ins>
      <w:ins w:id="405" w:author="PHILIP ANTHONY MARTIN" w:date="2024-02-20T11:40:00Z">
        <w:r w:rsidR="000B563B">
          <w:t xml:space="preserve"> as</w:t>
        </w:r>
      </w:ins>
      <w:ins w:id="406" w:author="PHILIP ANTHONY MARTIN" w:date="2024-02-20T11:39:00Z">
        <w:r w:rsidR="000B563B">
          <w:t xml:space="preserve"> Collembola</w:t>
        </w:r>
      </w:ins>
      <w:ins w:id="407"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408" w:author="PHILIP ANTHONY MARTIN" w:date="2024-02-20T11:40:00Z">
        <w:r w:rsidR="00A92F11">
          <w:rPr>
            <w:noProof/>
          </w:rPr>
          <w:t>(Sanders et al., 2024)</w:t>
        </w:r>
        <w:r w:rsidR="000B563B">
          <w:fldChar w:fldCharType="end"/>
        </w:r>
      </w:ins>
      <w:r>
        <w:t>.</w:t>
      </w:r>
      <w:commentRangeEnd w:id="398"/>
      <w:r w:rsidR="00281FE2">
        <w:rPr>
          <w:rStyle w:val="CommentReference"/>
        </w:rPr>
        <w:commentReference w:id="398"/>
      </w:r>
    </w:p>
    <w:p w14:paraId="0C25C60B" w14:textId="77777777" w:rsidR="00124B9E" w:rsidRDefault="002813DB" w:rsidP="00AA7A9F">
      <w:pPr>
        <w:spacing w:line="480" w:lineRule="auto"/>
        <w:ind w:firstLine="720"/>
        <w:rPr>
          <w:ins w:id="409" w:author="PHILIP ANTHONY MARTIN" w:date="2024-03-26T09:56: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xml:space="preserve">. </w:t>
      </w:r>
    </w:p>
    <w:p w14:paraId="4B79E83F" w14:textId="7B26B10A" w:rsidR="009439DD" w:rsidRDefault="002813DB" w:rsidP="00AA7A9F">
      <w:pPr>
        <w:spacing w:line="480" w:lineRule="auto"/>
        <w:ind w:firstLine="720"/>
        <w:rPr>
          <w:ins w:id="410" w:author="PHILIP ANTHONY MARTIN" w:date="2024-03-22T09:48:00Z"/>
        </w:rPr>
      </w:pPr>
      <w:del w:id="411" w:author="PHILIP ANTHONY MARTIN" w:date="2024-03-26T09:56:00Z">
        <w:r w:rsidDel="00124B9E">
          <w:delText>Therefore, a</w:delText>
        </w:r>
      </w:del>
      <w:ins w:id="412" w:author="PHILIP ANTHONY MARTIN" w:date="2024-03-26T09:56:00Z">
        <w:r w:rsidR="00124B9E">
          <w:t>A</w:t>
        </w:r>
      </w:ins>
      <w:r>
        <w:t>lthough our explanations for the observed patterns are grounded in theory and empirical evidence from the literature new experiments and observations are needed to test them.</w:t>
      </w:r>
      <w:ins w:id="413" w:author="PHILIP ANTHONY MARTIN" w:date="2024-03-22T12:04:00Z">
        <w:r w:rsidR="00C55F50">
          <w:t xml:space="preserve"> In particular, </w:t>
        </w:r>
      </w:ins>
      <w:ins w:id="414" w:author="PHILIP ANTHONY MARTIN" w:date="2024-03-26T10:17:00Z">
        <w:r w:rsidR="00C82697">
          <w:t xml:space="preserve">within broad taxonomic groups, </w:t>
        </w:r>
      </w:ins>
      <w:ins w:id="415" w:author="PHILIP ANTHONY MARTIN" w:date="2024-03-26T10:16:00Z">
        <w:r w:rsidR="00C82697">
          <w:t xml:space="preserve">there </w:t>
        </w:r>
      </w:ins>
      <w:ins w:id="416" w:author="PHILIP ANTHONY MARTIN" w:date="2024-03-26T10:17:00Z">
        <w:r w:rsidR="00C82697">
          <w:t>are</w:t>
        </w:r>
      </w:ins>
      <w:ins w:id="417" w:author="PHILIP ANTHONY MARTIN" w:date="2024-03-26T10:16:00Z">
        <w:r w:rsidR="00C82697">
          <w:t xml:space="preserve"> l</w:t>
        </w:r>
      </w:ins>
      <w:ins w:id="418" w:author="PHILIP ANTHONY MARTIN" w:date="2024-03-26T10:17:00Z">
        <w:r w:rsidR="00C82697">
          <w:t xml:space="preserve">arge differences in key traits that determine </w:t>
        </w:r>
      </w:ins>
      <w:ins w:id="419" w:author="PHILIP ANTHONY MARTIN" w:date="2024-03-26T10:18:00Z">
        <w:r w:rsidR="00C82697">
          <w:t xml:space="preserve">their response to precipitation change. </w:t>
        </w:r>
      </w:ins>
      <w:ins w:id="420" w:author="PHILIP ANTHONY MARTIN" w:date="2024-03-26T09:50:00Z">
        <w:r w:rsidR="00F5484A">
          <w:t xml:space="preserve">For example, </w:t>
        </w:r>
      </w:ins>
      <w:ins w:id="421" w:author="PHILIP ANTHONY MARTIN" w:date="2024-03-26T09:51:00Z">
        <w:r w:rsidR="00F5484A">
          <w:t xml:space="preserve">Collembola, </w:t>
        </w:r>
      </w:ins>
      <w:ins w:id="422" w:author="PHILIP ANTHONY MARTIN" w:date="2024-03-26T10:18:00Z">
        <w:r w:rsidR="00C82697">
          <w:t>vary</w:t>
        </w:r>
      </w:ins>
      <w:ins w:id="423" w:author="PHILIP ANTHONY MARTIN" w:date="2024-03-26T09:51:00Z">
        <w:r w:rsidR="00F5484A">
          <w:t xml:space="preserve"> in </w:t>
        </w:r>
      </w:ins>
      <w:ins w:id="424" w:author="PHILIP ANTHONY MARTIN" w:date="2024-03-26T09:52:00Z">
        <w:r w:rsidR="00F5484A">
          <w:t>body size, permeability of cuticle, and occupancy of different soil layers</w:t>
        </w:r>
      </w:ins>
      <w:ins w:id="425" w:author="PHILIP ANTHONY MARTIN" w:date="2024-03-26T09:53:00Z">
        <w:r w:rsidR="00F5484A">
          <w:t xml:space="preserve">, all of which influence how </w:t>
        </w:r>
        <w:r w:rsidR="00F5484A">
          <w:lastRenderedPageBreak/>
          <w:t xml:space="preserve">species respond to </w:t>
        </w:r>
      </w:ins>
      <w:ins w:id="426" w:author="PHILIP ANTHONY MARTIN" w:date="2024-03-26T10:18:00Z">
        <w:r w:rsidR="00C82697">
          <w:t>drought conditions</w:t>
        </w:r>
      </w:ins>
      <w:ins w:id="427" w:author="PHILIP ANTHONY MARTIN" w:date="2024-03-26T09:54:00Z">
        <w:r w:rsidR="00124B9E">
          <w:t xml:space="preserve"> </w:t>
        </w:r>
        <w:r w:rsidR="00124B9E">
          <w:fldChar w:fldCharType="begin" w:fldLock="1"/>
        </w:r>
        <w:r w:rsidR="00124B9E">
          <w:instrText>ADDIN paperpile_citation &lt;clusterId&gt;T238H585D976A669&lt;/clusterId&gt;&lt;metadata&gt;&lt;citation&gt;&lt;id&gt;5ff30a92-c58c-4cd7-a910-9e72fbb38690&lt;/id&gt;&lt;/citation&gt;&lt;/metadata&gt;&lt;data&gt;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&lt;/data&gt; \* MERGEFORMAT</w:instrText>
        </w:r>
      </w:ins>
      <w:r w:rsidR="00124B9E">
        <w:fldChar w:fldCharType="separate"/>
      </w:r>
      <w:ins w:id="428" w:author="PHILIP ANTHONY MARTIN" w:date="2024-03-26T09:54:00Z">
        <w:r w:rsidR="00124B9E">
          <w:rPr>
            <w:noProof/>
          </w:rPr>
          <w:t>(Ferrín et al., 2023)</w:t>
        </w:r>
        <w:r w:rsidR="00124B9E">
          <w:fldChar w:fldCharType="end"/>
        </w:r>
      </w:ins>
      <w:ins w:id="429" w:author="PHILIP ANTHONY MARTIN" w:date="2024-03-26T09:53:00Z">
        <w:r w:rsidR="00F5484A">
          <w:t>.</w:t>
        </w:r>
      </w:ins>
      <w:ins w:id="430" w:author="PHILIP ANTHONY MARTIN" w:date="2024-03-26T09:57:00Z">
        <w:r w:rsidR="00124B9E">
          <w:t xml:space="preserve"> </w:t>
        </w:r>
      </w:ins>
      <w:ins w:id="431" w:author="PHILIP ANTHONY MARTIN" w:date="2024-03-26T10:18:00Z">
        <w:r w:rsidR="00C82697">
          <w:t>For</w:t>
        </w:r>
      </w:ins>
      <w:ins w:id="432" w:author="PHILIP ANTHONY MARTIN" w:date="2024-03-26T09:58:00Z">
        <w:r w:rsidR="00124B9E">
          <w:t xml:space="preserve"> Nematodes</w:t>
        </w:r>
      </w:ins>
      <w:ins w:id="433" w:author="PHILIP ANTHONY MARTIN" w:date="2024-03-26T10:11:00Z">
        <w:r w:rsidR="00124B9E">
          <w:t xml:space="preserve">, </w:t>
        </w:r>
      </w:ins>
      <w:ins w:id="434" w:author="PHILIP ANTHONY MARTIN" w:date="2024-03-26T10:12:00Z">
        <w:r w:rsidR="00124B9E">
          <w:t xml:space="preserve">body size and trophic group are linked with fungivores and </w:t>
        </w:r>
      </w:ins>
      <w:ins w:id="435" w:author="PHILIP ANTHONY MARTIN" w:date="2024-03-26T10:13:00Z">
        <w:r w:rsidR="00124B9E">
          <w:t xml:space="preserve">bacterivores being relatively small, and omnivores and predators being relatively large </w:t>
        </w:r>
      </w:ins>
      <w:ins w:id="436" w:author="PHILIP ANTHONY MARTIN" w:date="2024-03-26T10:14:00Z">
        <w:r w:rsidR="00C82697">
          <w:fldChar w:fldCharType="begin" w:fldLock="1"/>
        </w:r>
        <w:r w:rsidR="00C82697">
          <w:instrText>ADDIN paperpile_citation &lt;clusterId&gt;J234X511T862Q685&lt;/clusterId&gt;&lt;metadata&gt;&lt;citation&gt;&lt;id&gt;d4b01ab2-1eef-4971-ab8e-d10250143c31&lt;/id&gt;&lt;/citation&gt;&lt;/metadata&gt;&lt;data&gt;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&lt;/data&gt; \* MERGEFORMAT</w:instrText>
        </w:r>
      </w:ins>
      <w:r w:rsidR="00C82697">
        <w:fldChar w:fldCharType="separate"/>
      </w:r>
      <w:ins w:id="437" w:author="PHILIP ANTHONY MARTIN" w:date="2024-03-26T10:14:00Z">
        <w:r w:rsidR="00C82697">
          <w:rPr>
            <w:noProof/>
          </w:rPr>
          <w:t>(Sechi et al., 2018)</w:t>
        </w:r>
        <w:r w:rsidR="00C82697">
          <w:fldChar w:fldCharType="end"/>
        </w:r>
        <w:r w:rsidR="00C82697">
          <w:t xml:space="preserve">. </w:t>
        </w:r>
      </w:ins>
      <w:ins w:id="438" w:author="PHILIP ANTHONY MARTIN" w:date="2024-03-26T10:19:00Z">
        <w:r w:rsidR="00C82697">
          <w:t>Given these variations</w:t>
        </w:r>
      </w:ins>
      <w:ins w:id="439" w:author="PHILIP ANTHONY MARTIN" w:date="2024-03-26T10:15:00Z">
        <w:r w:rsidR="00C82697">
          <w:t>, we urge researchers identify soil and litter fauna to a higher taxonomic resolution, thus allowing for more nuanced interpretations of how body size and other functional traits impact responses to precipitation change.</w:t>
        </w:r>
      </w:ins>
    </w:p>
    <w:p w14:paraId="078A65BD" w14:textId="379AF9B5" w:rsidR="0088675D" w:rsidDel="0088675D" w:rsidRDefault="0088675D">
      <w:pPr>
        <w:spacing w:line="480" w:lineRule="auto"/>
        <w:rPr>
          <w:del w:id="440" w:author="PHILIP ANTHONY MARTIN" w:date="2024-03-22T09:59:00Z"/>
        </w:rPr>
        <w:pPrChange w:id="441"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442"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443" w:author="PHILIP ANTHONY MARTIN" w:date="2024-03-22T09:48:00Z">
        <w:r w:rsidDel="0088675D">
          <w:delText>mediterranean</w:delText>
        </w:r>
      </w:del>
      <w:ins w:id="444" w:author="PHILIP ANTHONY MARTIN" w:date="2024-03-22T09:48:00Z">
        <w:r w:rsidR="0088675D">
          <w:t>Mediterranean</w:t>
        </w:r>
      </w:ins>
      <w:r>
        <w:t xml:space="preserve"> forest biomes, and thus suggest the greater need for studies outside of these regions.</w:t>
      </w:r>
    </w:p>
    <w:p w14:paraId="71B6E9A1" w14:textId="151C10CA" w:rsidR="002E39E2" w:rsidRDefault="002813DB" w:rsidP="00AA7A9F">
      <w:pPr>
        <w:spacing w:after="240" w:line="480" w:lineRule="auto"/>
        <w:ind w:firstLine="720"/>
        <w:rPr>
          <w:ins w:id="445" w:author="PHILIP ANTHONY MARTIN" w:date="2024-04-02T12:02:00Z"/>
        </w:rPr>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446" w:author="PHILIP ANTHONY MARTIN" w:date="2024-02-20T11:52:00Z">
        <w:r w:rsidR="00A92F11">
          <w:t xml:space="preserve">on the impacts of precipitation changes </w:t>
        </w:r>
      </w:ins>
      <w:r>
        <w:t>than previous similar meta-analyses</w:t>
      </w:r>
      <w:ins w:id="447" w:author="PHILIP ANTHONY MARTIN" w:date="2024-04-02T12:07:00Z">
        <w:r w:rsidR="002E39E2">
          <w:t xml:space="preserve"> </w:t>
        </w:r>
      </w:ins>
      <w:moveToRangeStart w:id="448" w:author="PHILIP ANTHONY MARTIN" w:date="2024-04-02T12:07:00Z" w:name="move162952070"/>
      <w:moveTo w:id="449" w:author="PHILIP ANTHONY MARTIN" w:date="2024-04-02T12:07:00Z">
        <w:r w:rsidR="002E39E2">
          <w:fldChar w:fldCharType="begin" w:fldLock="1"/>
        </w:r>
        <w:r w:rsidR="002E39E2">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E39E2">
          <w:fldChar w:fldCharType="separate"/>
        </w:r>
        <w:r w:rsidR="002E39E2">
          <w:rPr>
            <w:noProof/>
            <w:color w:val="000000"/>
          </w:rPr>
          <w:t>(Blankinship et al., 2011; Peng et al., 2022)</w:t>
        </w:r>
        <w:r w:rsidR="002E39E2">
          <w:rPr>
            <w:color w:val="000000"/>
          </w:rPr>
          <w:fldChar w:fldCharType="end"/>
        </w:r>
      </w:moveTo>
      <w:moveToRangeEnd w:id="448"/>
      <w:ins w:id="450" w:author="PHILIP ANTHONY MARTIN" w:date="2024-02-20T11:53:00Z">
        <w:r w:rsidR="00A92F11">
          <w:t xml:space="preserve">, despite our narrower focus on </w:t>
        </w:r>
      </w:ins>
      <w:ins w:id="451" w:author="PHILIP ANTHONY MARTIN" w:date="2024-04-02T12:07:00Z">
        <w:r w:rsidR="002E39E2">
          <w:t>precipitation changes in</w:t>
        </w:r>
      </w:ins>
      <w:ins w:id="452" w:author="PHILIP ANTHONY MARTIN" w:date="2024-04-02T12:08:00Z">
        <w:r w:rsidR="002E39E2">
          <w:t xml:space="preserve"> </w:t>
        </w:r>
      </w:ins>
      <w:ins w:id="453" w:author="PHILIP ANTHONY MARTIN" w:date="2024-02-20T11:53:00Z">
        <w:r w:rsidR="00A92F11">
          <w:t>forests,</w:t>
        </w:r>
      </w:ins>
      <w:r>
        <w:t xml:space="preserve"> </w:t>
      </w:r>
      <w:moveFromRangeStart w:id="454" w:author="PHILIP ANTHONY MARTIN" w:date="2024-04-02T12:07:00Z" w:name="move162952070"/>
      <w:moveFrom w:id="455" w:author="PHILIP ANTHONY MARTIN" w:date="2024-04-02T12:07:00Z">
        <w:del w:id="456" w:author="PHILIP ANTHONY MARTIN" w:date="2024-04-02T12:08:00Z">
          <w:r w:rsidR="002338B0" w:rsidDel="002E39E2">
            <w:fldChar w:fldCharType="begin" w:fldLock="1"/>
          </w:r>
          <w:r w:rsidR="002338B0" w:rsidDel="002E39E2">
            <w:del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delInstrText>
          </w:r>
          <w:r w:rsidR="002338B0" w:rsidDel="002E39E2">
            <w:fldChar w:fldCharType="separate"/>
          </w:r>
          <w:r w:rsidR="002338B0" w:rsidDel="002E39E2">
            <w:rPr>
              <w:noProof/>
              <w:color w:val="000000"/>
            </w:rPr>
            <w:delText>(Blankinship et al., 2011; Peng et al., 2022)</w:delText>
          </w:r>
          <w:r w:rsidR="002338B0" w:rsidDel="002E39E2">
            <w:rPr>
              <w:color w:val="000000"/>
            </w:rPr>
            <w:fldChar w:fldCharType="end"/>
          </w:r>
        </w:del>
      </w:moveFrom>
      <w:moveFromRangeEnd w:id="454"/>
      <w:del w:id="457" w:author="PHILIP ANTHONY MARTIN" w:date="2024-04-02T12:08:00Z">
        <w:r w:rsidDel="002E39E2">
          <w:delText xml:space="preserve"> </w:delText>
        </w:r>
      </w:del>
      <w:r>
        <w:t xml:space="preserve">and thus providing </w:t>
      </w:r>
      <w:r>
        <w:lastRenderedPageBreak/>
        <w:t>greater statistical power</w:t>
      </w:r>
      <w:ins w:id="458" w:author="PHILIP ANTHONY MARTIN" w:date="2024-03-22T09:48:00Z">
        <w:r w:rsidR="0088675D">
          <w:t xml:space="preserve"> than previous efforts</w:t>
        </w:r>
      </w:ins>
      <w:r>
        <w:t xml:space="preserve">.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459"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w:t>
      </w:r>
    </w:p>
    <w:p w14:paraId="74888D15" w14:textId="5C1D78FA" w:rsidR="009439DD" w:rsidRDefault="002813DB" w:rsidP="00AA7A9F">
      <w:pPr>
        <w:spacing w:after="240" w:line="480" w:lineRule="auto"/>
        <w:ind w:firstLine="720"/>
        <w:rPr>
          <w:ins w:id="460" w:author="PHILIP ANTHONY MARTIN" w:date="2024-03-22T09:59:00Z"/>
        </w:rPr>
      </w:pPr>
      <w:r>
        <w:t xml:space="preserve">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ins w:id="461" w:author="PHILIP ANTHONY MARTIN" w:date="2024-03-30T19:36:00Z">
        <w:r w:rsidR="00A45A19">
          <w:rPr>
            <w:noProof/>
            <w:color w:val="000000"/>
          </w:rPr>
          <w:t>(Spake, Mori, Beckmann, &amp; Martin, 2021)</w:t>
        </w:r>
      </w:ins>
      <w:del w:id="462" w:author="PHILIP ANTHONY MARTIN" w:date="2024-03-30T19:36:00Z">
        <w:r w:rsidR="002338B0" w:rsidDel="00A45A19">
          <w:rPr>
            <w:noProof/>
            <w:color w:val="000000"/>
          </w:rPr>
          <w:delText>(Culina et al., 2018; Spake et al., 2022)</w:delText>
        </w:r>
      </w:del>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5336EE1E" w:rsidR="0088675D" w:rsidRDefault="0088675D" w:rsidP="0088675D">
      <w:pPr>
        <w:spacing w:line="480" w:lineRule="auto"/>
        <w:rPr>
          <w:ins w:id="463" w:author="PHILIP ANTHONY MARTIN" w:date="2024-03-22T09:59:00Z"/>
        </w:rPr>
      </w:pPr>
      <w:ins w:id="464" w:author="PHILIP ANTHONY MARTIN" w:date="2024-03-22T09:59:00Z">
        <w:r>
          <w:tab/>
          <w:t xml:space="preserve">We acknowledge that our meta-analysis </w:t>
        </w:r>
      </w:ins>
      <w:ins w:id="465" w:author="PHILIP ANTHONY MARTIN" w:date="2024-03-22T10:00:00Z">
        <w:r>
          <w:t>focus</w:t>
        </w:r>
      </w:ins>
      <w:ins w:id="466" w:author="PHILIP ANTHONY MARTIN" w:date="2024-03-25T11:51:00Z">
        <w:r w:rsidR="002A3514">
          <w:t>sed</w:t>
        </w:r>
      </w:ins>
      <w:ins w:id="467" w:author="PHILIP ANTHONY MARTIN" w:date="2024-03-22T10:00:00Z">
        <w:r>
          <w:t xml:space="preserve"> solely on the impacts of precipitation changes</w:t>
        </w:r>
      </w:ins>
      <w:ins w:id="468" w:author="PHILIP ANTHONY MARTIN" w:date="2024-03-22T10:01:00Z">
        <w:r>
          <w:t xml:space="preserve"> and ignor</w:t>
        </w:r>
      </w:ins>
      <w:ins w:id="469" w:author="PHILIP ANTHONY MARTIN" w:date="2024-03-25T11:51:00Z">
        <w:r w:rsidR="002A3514">
          <w:t>ed</w:t>
        </w:r>
      </w:ins>
      <w:ins w:id="470" w:author="PHILIP ANTHONY MARTIN" w:date="2024-03-22T10:01:00Z">
        <w:r>
          <w:t xml:space="preserve"> the potential impacts of other drivers that could have synergistic impacts on soil and </w:t>
        </w:r>
      </w:ins>
      <w:ins w:id="471" w:author="PHILIP ANTHONY MARTIN" w:date="2024-03-22T10:02:00Z">
        <w:r>
          <w:t xml:space="preserve">litter fauna. In the real world, </w:t>
        </w:r>
      </w:ins>
      <w:ins w:id="472" w:author="PHILIP ANTHONY MARTIN" w:date="2024-03-25T11:52:00Z">
        <w:r w:rsidR="002A3514">
          <w:t xml:space="preserve">ecosystems </w:t>
        </w:r>
      </w:ins>
      <w:ins w:id="473" w:author="PHILIP ANTHONY MARTIN" w:date="2024-03-22T10:05:00Z">
        <w:r w:rsidR="00880201">
          <w:t xml:space="preserve">are typically affected by more than one of </w:t>
        </w:r>
      </w:ins>
      <w:ins w:id="474" w:author="PHILIP ANTHONY MARTIN" w:date="2024-03-25T11:52:00Z">
        <w:r w:rsidR="002A3514">
          <w:t xml:space="preserve">global change </w:t>
        </w:r>
      </w:ins>
      <w:ins w:id="475" w:author="PHILIP ANTHONY MARTIN" w:date="2024-03-22T10:05:00Z">
        <w:r w:rsidR="00880201">
          <w:t>factor</w:t>
        </w:r>
      </w:ins>
      <w:ins w:id="476" w:author="PHILIP ANTHONY MARTIN" w:date="2024-03-25T11:52:00Z">
        <w:r w:rsidR="002A3514">
          <w:t xml:space="preserve"> (e.g. </w:t>
        </w:r>
      </w:ins>
      <w:ins w:id="477" w:author="PHILIP ANTHONY MARTIN" w:date="2024-03-25T11:53:00Z">
        <w:r w:rsidR="002A3514">
          <w:t>temperature increases, nitrogen deposition)</w:t>
        </w:r>
      </w:ins>
      <w:ins w:id="478" w:author="PHILIP ANTHONY MARTIN" w:date="2024-03-22T10:05:00Z">
        <w:r w:rsidR="00880201">
          <w:t xml:space="preserve"> at any given time</w:t>
        </w:r>
      </w:ins>
      <w:ins w:id="479" w:author="PHILIP ANTHONY MARTIN" w:date="2024-03-22T10:11:00Z">
        <w:r w:rsidR="00880201">
          <w:t xml:space="preserve"> </w:t>
        </w:r>
      </w:ins>
      <w:ins w:id="480"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481" w:author="PHILIP ANTHONY MARTIN" w:date="2024-03-22T10:10:00Z">
        <w:r w:rsidR="00880201">
          <w:rPr>
            <w:noProof/>
          </w:rPr>
          <w:t>(Bowler et al., 2020)</w:t>
        </w:r>
        <w:r w:rsidR="00880201">
          <w:fldChar w:fldCharType="end"/>
        </w:r>
      </w:ins>
      <w:ins w:id="482" w:author="PHILIP ANTHONY MARTIN" w:date="2024-03-22T10:07:00Z">
        <w:r w:rsidR="00880201">
          <w:t xml:space="preserve">. </w:t>
        </w:r>
      </w:ins>
      <w:ins w:id="483" w:author="PHILIP ANTHONY MARTIN" w:date="2024-03-25T11:54:00Z">
        <w:r w:rsidR="002A3514">
          <w:t>Importantly, i</w:t>
        </w:r>
      </w:ins>
      <w:ins w:id="484" w:author="PHILIP ANTHONY MARTIN" w:date="2024-03-22T10:07:00Z">
        <w:r w:rsidR="00880201">
          <w:t xml:space="preserve">nteractions between </w:t>
        </w:r>
        <w:r w:rsidR="00880201">
          <w:lastRenderedPageBreak/>
          <w:t>different global change fac</w:t>
        </w:r>
      </w:ins>
      <w:ins w:id="485" w:author="PHILIP ANTHONY MARTIN" w:date="2024-03-22T10:08:00Z">
        <w:r w:rsidR="00880201">
          <w:t xml:space="preserve">tors can cause unpredictable </w:t>
        </w:r>
      </w:ins>
      <w:ins w:id="486" w:author="PHILIP ANTHONY MARTIN" w:date="2024-03-22T10:11:00Z">
        <w:r w:rsidR="00880201">
          <w:t>changes in soil biodiversity and functioning</w:t>
        </w:r>
      </w:ins>
      <w:ins w:id="487" w:author="PHILIP ANTHONY MARTIN" w:date="2024-03-22T10:08:00Z">
        <w:r w:rsidR="00880201">
          <w:t xml:space="preserve"> </w:t>
        </w:r>
        <w:r w:rsidR="00880201">
          <w:fldChar w:fldCharType="begin" w:fldLock="1"/>
        </w:r>
      </w:ins>
      <w:ins w:id="488"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489" w:author="PHILIP ANTHONY MARTIN" w:date="2024-03-22T10:23:00Z">
        <w:r w:rsidR="00880201">
          <w:rPr>
            <w:noProof/>
          </w:rPr>
          <w:t>(Eisenhauer et al., 2012; Rillig et al., 2019)</w:t>
        </w:r>
      </w:ins>
      <w:ins w:id="490" w:author="PHILIP ANTHONY MARTIN" w:date="2024-03-22T10:08:00Z">
        <w:r w:rsidR="00880201">
          <w:fldChar w:fldCharType="end"/>
        </w:r>
      </w:ins>
      <w:ins w:id="491" w:author="PHILIP ANTHONY MARTIN" w:date="2024-03-22T10:09:00Z">
        <w:r w:rsidR="00880201">
          <w:t>.</w:t>
        </w:r>
      </w:ins>
      <w:ins w:id="492" w:author="PHILIP ANTHONY MARTIN" w:date="2024-03-22T10:24:00Z">
        <w:r w:rsidR="00313A3C">
          <w:t xml:space="preserve"> In the case of precipitation </w:t>
        </w:r>
      </w:ins>
      <w:ins w:id="493" w:author="PHILIP ANTHONY MARTIN" w:date="2024-03-22T10:28:00Z">
        <w:r w:rsidR="00313A3C">
          <w:t>reductions</w:t>
        </w:r>
      </w:ins>
      <w:ins w:id="494" w:author="PHILIP ANTHONY MARTIN" w:date="2024-03-22T10:24:00Z">
        <w:r w:rsidR="00313A3C">
          <w:t xml:space="preserve"> </w:t>
        </w:r>
      </w:ins>
      <w:ins w:id="495" w:author="PHILIP ANTHONY MARTIN" w:date="2024-03-22T10:28:00Z">
        <w:r w:rsidR="00313A3C">
          <w:t xml:space="preserve">there is a clear </w:t>
        </w:r>
      </w:ins>
      <w:ins w:id="496" w:author="PHILIP ANTHONY MARTIN" w:date="2024-03-22T10:24:00Z">
        <w:r w:rsidR="00313A3C">
          <w:t xml:space="preserve">synergy </w:t>
        </w:r>
      </w:ins>
      <w:ins w:id="497" w:author="PHILIP ANTHONY MARTIN" w:date="2024-03-22T10:28:00Z">
        <w:r w:rsidR="00313A3C">
          <w:t>with</w:t>
        </w:r>
      </w:ins>
      <w:ins w:id="498" w:author="PHILIP ANTHONY MARTIN" w:date="2024-03-22T10:27:00Z">
        <w:r w:rsidR="00313A3C">
          <w:t xml:space="preserve"> </w:t>
        </w:r>
      </w:ins>
      <w:ins w:id="499" w:author="PHILIP ANTHONY MARTIN" w:date="2024-03-22T10:24:00Z">
        <w:r w:rsidR="00313A3C">
          <w:t>temperature increases</w:t>
        </w:r>
      </w:ins>
      <w:ins w:id="500" w:author="PHILIP ANTHONY MARTIN" w:date="2024-03-22T10:26:00Z">
        <w:r w:rsidR="00313A3C">
          <w:t xml:space="preserve"> as these can lead to increased evapotranspiration</w:t>
        </w:r>
      </w:ins>
      <w:ins w:id="501" w:author="PHILIP ANTHONY MARTIN" w:date="2024-03-22T10:28:00Z">
        <w:r w:rsidR="00313A3C">
          <w:t xml:space="preserve"> and further reductions in soil moisture. </w:t>
        </w:r>
      </w:ins>
      <w:ins w:id="502" w:author="PHILIP ANTHONY MARTIN" w:date="2024-03-25T11:56:00Z">
        <w:r w:rsidR="002A3514">
          <w:t xml:space="preserve">Such conditions </w:t>
        </w:r>
      </w:ins>
      <w:ins w:id="503" w:author="PHILIP ANTHONY MARTIN" w:date="2024-03-26T09:12:00Z">
        <w:r w:rsidR="00C21CDB">
          <w:t>could</w:t>
        </w:r>
      </w:ins>
      <w:ins w:id="504" w:author="PHILIP ANTHONY MARTIN" w:date="2024-03-25T11:56:00Z">
        <w:r w:rsidR="002A3514">
          <w:t xml:space="preserve"> further stress soil fauna sens</w:t>
        </w:r>
      </w:ins>
      <w:ins w:id="505" w:author="PHILIP ANTHONY MARTIN" w:date="2024-03-25T11:57:00Z">
        <w:r w:rsidR="002A3514">
          <w:t xml:space="preserve">itive to changes in moisture </w:t>
        </w:r>
      </w:ins>
      <w:ins w:id="506" w:author="PHILIP ANTHONY MARTIN" w:date="2024-03-25T11:58:00Z">
        <w:r w:rsidR="002A3514">
          <w:t>by limiting their diets</w:t>
        </w:r>
      </w:ins>
      <w:ins w:id="507" w:author="PHILIP ANTHONY MARTIN" w:date="2024-03-25T12:02:00Z">
        <w:r w:rsidR="002A3514">
          <w:t xml:space="preserve"> </w:t>
        </w:r>
      </w:ins>
      <w:ins w:id="508" w:author="PHILIP ANTHONY MARTIN" w:date="2024-03-25T12:01:00Z">
        <w:r w:rsidR="002A3514">
          <w:fldChar w:fldCharType="begin" w:fldLock="1"/>
        </w:r>
      </w:ins>
      <w:ins w:id="509" w:author="PHILIP ANTHONY MARTIN" w:date="2024-03-25T12:02:00Z">
        <w:r w:rsidR="002A3514">
          <w:instrText>ADDIN paperpile_citation &lt;clusterId&gt;M295A355W646T466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2A3514">
        <w:fldChar w:fldCharType="separate"/>
      </w:r>
      <w:ins w:id="510" w:author="PHILIP ANTHONY MARTIN" w:date="2024-03-25T12:02:00Z">
        <w:r w:rsidR="002A3514">
          <w:rPr>
            <w:noProof/>
          </w:rPr>
          <w:t>(Sanders et al., 2024)</w:t>
        </w:r>
      </w:ins>
      <w:ins w:id="511" w:author="PHILIP ANTHONY MARTIN" w:date="2024-03-25T12:01:00Z">
        <w:r w:rsidR="002A3514">
          <w:fldChar w:fldCharType="end"/>
        </w:r>
      </w:ins>
      <w:ins w:id="512" w:author="PHILIP ANTHONY MARTIN" w:date="2024-03-26T09:12:00Z">
        <w:r w:rsidR="00C21CDB">
          <w:t xml:space="preserve"> or directly causing </w:t>
        </w:r>
      </w:ins>
      <w:ins w:id="513" w:author="PHILIP ANTHONY MARTIN" w:date="2024-04-02T11:23:00Z">
        <w:r w:rsidR="000B52D9">
          <w:t>desiccation</w:t>
        </w:r>
      </w:ins>
      <w:ins w:id="514" w:author="PHILIP ANTHONY MARTIN" w:date="2024-03-25T12:00:00Z">
        <w:r w:rsidR="002A3514">
          <w:t xml:space="preserve">. However, the recent </w:t>
        </w:r>
      </w:ins>
      <w:ins w:id="515" w:author="PHILIP ANTHONY MARTIN" w:date="2024-03-22T10:31:00Z">
        <w:r w:rsidR="00313A3C">
          <w:t>meta-analys</w:t>
        </w:r>
      </w:ins>
      <w:ins w:id="516"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517" w:author="PHILIP ANTHONY MARTIN" w:date="2024-03-22T10:32:00Z">
        <w:r w:rsidR="00313A3C">
          <w:rPr>
            <w:noProof/>
          </w:rPr>
          <w:t>(2022)</w:t>
        </w:r>
        <w:r w:rsidR="00313A3C">
          <w:fldChar w:fldCharType="end"/>
        </w:r>
      </w:ins>
      <w:ins w:id="518" w:author="PHILIP ANTHONY MARTIN" w:date="2024-03-22T10:29:00Z">
        <w:r w:rsidR="00313A3C">
          <w:t xml:space="preserve"> </w:t>
        </w:r>
      </w:ins>
      <w:ins w:id="519" w:author="PHILIP ANTHONY MARTIN" w:date="2024-03-22T10:32:00Z">
        <w:r w:rsidR="00313A3C">
          <w:t xml:space="preserve">suggests </w:t>
        </w:r>
      </w:ins>
      <w:ins w:id="520" w:author="PHILIP ANTHONY MARTIN" w:date="2024-03-25T12:01:00Z">
        <w:r w:rsidR="002A3514">
          <w:t>there are currently</w:t>
        </w:r>
      </w:ins>
      <w:ins w:id="521" w:author="PHILIP ANTHONY MARTIN" w:date="2024-03-22T10:33:00Z">
        <w:r w:rsidR="00E56DDD">
          <w:t xml:space="preserve"> few </w:t>
        </w:r>
      </w:ins>
      <w:ins w:id="522" w:author="PHILIP ANTHONY MARTIN" w:date="2024-03-25T12:01:00Z">
        <w:r w:rsidR="002A3514">
          <w:t xml:space="preserve">primary </w:t>
        </w:r>
      </w:ins>
      <w:ins w:id="523" w:author="PHILIP ANTHONY MARTIN" w:date="2024-03-22T10:33:00Z">
        <w:r w:rsidR="00E56DDD">
          <w:t>studies that have</w:t>
        </w:r>
      </w:ins>
      <w:ins w:id="524" w:author="PHILIP ANTHONY MARTIN" w:date="2024-03-22T10:34:00Z">
        <w:r w:rsidR="00E56DDD">
          <w:t xml:space="preserve"> investigated this synerg</w:t>
        </w:r>
      </w:ins>
      <w:ins w:id="525" w:author="PHILIP ANTHONY MARTIN" w:date="2024-03-25T12:01:00Z">
        <w:r w:rsidR="002A3514">
          <w:t xml:space="preserve">y, especially </w:t>
        </w:r>
      </w:ins>
      <w:ins w:id="526" w:author="PHILIP ANTHONY MARTIN" w:date="2024-03-22T10:34:00Z">
        <w:r w:rsidR="00E56DDD">
          <w:t>in forests. We urge researcher</w:t>
        </w:r>
      </w:ins>
      <w:ins w:id="527" w:author="PHILIP ANTHONY MARTIN" w:date="2024-03-22T10:35:00Z">
        <w:r w:rsidR="00E56DDD">
          <w:t xml:space="preserve">s to prioritise experiments investigating the impacts of multiple global change factors to </w:t>
        </w:r>
      </w:ins>
      <w:ins w:id="528"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lastRenderedPageBreak/>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1FCC97E8" w14:textId="4193729C" w:rsidR="00E062FE" w:rsidRDefault="002338B0" w:rsidP="005B4C8A">
      <w:pPr>
        <w:widowControl w:val="0"/>
        <w:pBdr>
          <w:top w:val="nil"/>
          <w:left w:val="nil"/>
          <w:bottom w:val="nil"/>
          <w:right w:val="nil"/>
          <w:between w:val="nil"/>
        </w:pBdr>
        <w:spacing w:line="480" w:lineRule="auto"/>
        <w:rPr>
          <w:ins w:id="529" w:author="PHILIP ANTHONY MARTIN" w:date="2024-04-03T09:47:00Z"/>
        </w:rPr>
      </w:pPr>
      <w:r>
        <w:fldChar w:fldCharType="begin"/>
      </w:r>
      <w:ins w:id="530" w:author="PHILIP ANTHONY MARTIN" w:date="2024-04-03T09:47:00Z">
        <w:r w:rsidR="00E062FE">
          <w:instrText>ADDIN paperpile_bibliography &lt;pp-bibliography&gt;&lt;first-reference-indices&gt;&lt;formatting&gt;1&lt;/formatting&gt;&lt;space-after&gt;1&lt;/space-after&gt;&lt;/first-reference-indices&gt;&lt;/pp-bibliography&gt; \* MERGEFORMAT</w:instrText>
        </w:r>
      </w:ins>
      <w:del w:id="531" w:author="PHILIP ANTHONY MARTIN" w:date="2024-04-02T11:05:00Z">
        <w:r w:rsidR="00A45A19" w:rsidDel="000B1119">
          <w:delInstrText>ADDIN paperpile_bibliography &lt;pp-bibliography&gt;&lt;first-reference-indices&gt;&lt;formatting&gt;1&lt;/formatting&gt;&lt;space-after&gt;1&lt;/space-after&gt;&lt;/first-reference-indices&gt;&lt;/pp-bibliography&gt; \* MERGEFORMAT</w:delInstrText>
        </w:r>
      </w:del>
      <w:r>
        <w:fldChar w:fldCharType="separate"/>
      </w:r>
      <w:ins w:id="532" w:author="PHILIP ANTHONY MARTIN" w:date="2024-04-03T09:47:00Z">
        <w:r w:rsidR="00E062FE">
          <w:t xml:space="preserve">Amano, T., </w:t>
        </w:r>
        <w:proofErr w:type="spellStart"/>
        <w:r w:rsidR="00E062FE">
          <w:t>Berdejo-Espinola</w:t>
        </w:r>
        <w:proofErr w:type="spellEnd"/>
        <w:r w:rsidR="00E062FE">
          <w:t xml:space="preserve">, V., Christie, A. P., </w:t>
        </w:r>
        <w:proofErr w:type="spellStart"/>
        <w:r w:rsidR="00E062FE">
          <w:t>Willott</w:t>
        </w:r>
        <w:proofErr w:type="spellEnd"/>
        <w:r w:rsidR="00E062FE">
          <w:t xml:space="preserve">, K., Akasaka, M., </w:t>
        </w:r>
        <w:proofErr w:type="spellStart"/>
        <w:r w:rsidR="00E062FE">
          <w:t>Báldi</w:t>
        </w:r>
        <w:proofErr w:type="spellEnd"/>
        <w:r w:rsidR="00E062FE">
          <w:t xml:space="preserve">, A., </w:t>
        </w:r>
        <w:proofErr w:type="spellStart"/>
        <w:r w:rsidR="00E062FE">
          <w:t>Berthinussen</w:t>
        </w:r>
        <w:proofErr w:type="spellEnd"/>
        <w:r w:rsidR="00E062FE">
          <w:t xml:space="preserve">, A., </w:t>
        </w:r>
        <w:proofErr w:type="spellStart"/>
        <w:r w:rsidR="00E062FE">
          <w:t>Bertolino</w:t>
        </w:r>
        <w:proofErr w:type="spellEnd"/>
        <w:r w:rsidR="00E062FE">
          <w:t xml:space="preserve">, S., Bladon, A. J., Chen, M., Choi, C.-Y., </w:t>
        </w:r>
        <w:proofErr w:type="spellStart"/>
        <w:r w:rsidR="00E062FE">
          <w:t>Bou</w:t>
        </w:r>
        <w:proofErr w:type="spellEnd"/>
        <w:r w:rsidR="00E062FE">
          <w:t xml:space="preserve"> </w:t>
        </w:r>
        <w:proofErr w:type="spellStart"/>
        <w:r w:rsidR="00E062FE">
          <w:t>Dagher</w:t>
        </w:r>
        <w:proofErr w:type="spellEnd"/>
        <w:r w:rsidR="00E062FE">
          <w:t xml:space="preserve"> </w:t>
        </w:r>
        <w:proofErr w:type="spellStart"/>
        <w:r w:rsidR="00E062FE">
          <w:t>Kharrat</w:t>
        </w:r>
        <w:proofErr w:type="spellEnd"/>
        <w:r w:rsidR="00E062FE">
          <w:t xml:space="preserve">, M., de Oliveira, L. G., Farhat, P., </w:t>
        </w:r>
        <w:proofErr w:type="spellStart"/>
        <w:r w:rsidR="00E062FE">
          <w:t>Golivets</w:t>
        </w:r>
        <w:proofErr w:type="spellEnd"/>
        <w:r w:rsidR="00E062FE">
          <w:t xml:space="preserve">, M., Hidalgo </w:t>
        </w:r>
        <w:proofErr w:type="spellStart"/>
        <w:r w:rsidR="00E062FE">
          <w:t>Aranzamendi</w:t>
        </w:r>
        <w:proofErr w:type="spellEnd"/>
        <w:r w:rsidR="00E062FE">
          <w:t xml:space="preserve">, N., </w:t>
        </w:r>
        <w:proofErr w:type="spellStart"/>
        <w:r w:rsidR="00E062FE">
          <w:t>Jantke</w:t>
        </w:r>
        <w:proofErr w:type="spellEnd"/>
        <w:r w:rsidR="00E062FE">
          <w:t xml:space="preserve">, K., </w:t>
        </w:r>
        <w:proofErr w:type="spellStart"/>
        <w:r w:rsidR="00E062FE">
          <w:t>Kajzer</w:t>
        </w:r>
        <w:proofErr w:type="spellEnd"/>
        <w:r w:rsidR="00E062FE">
          <w:t xml:space="preserve">-Bonk, J., </w:t>
        </w:r>
        <w:proofErr w:type="spellStart"/>
        <w:r w:rsidR="00E062FE">
          <w:t>Kemahlı</w:t>
        </w:r>
        <w:proofErr w:type="spellEnd"/>
        <w:r w:rsidR="00E062FE">
          <w:t xml:space="preserve"> </w:t>
        </w:r>
        <w:proofErr w:type="spellStart"/>
        <w:r w:rsidR="00E062FE">
          <w:t>Aytekin</w:t>
        </w:r>
        <w:proofErr w:type="spellEnd"/>
        <w:r w:rsidR="00E062FE">
          <w:t xml:space="preserve">, M. Ç., … Sutherland, W. J. (2021). Tapping into non-English-language science for the conservation of global biodiversity. </w:t>
        </w:r>
        <w:proofErr w:type="spellStart"/>
        <w:r w:rsidR="00E062FE" w:rsidRPr="00E062FE">
          <w:rPr>
            <w:i/>
            <w:rPrChange w:id="533" w:author="PHILIP ANTHONY MARTIN" w:date="2024-04-03T09:47:00Z">
              <w:rPr/>
            </w:rPrChange>
          </w:rPr>
          <w:t>PLoS</w:t>
        </w:r>
        <w:proofErr w:type="spellEnd"/>
        <w:r w:rsidR="00E062FE" w:rsidRPr="00E062FE">
          <w:rPr>
            <w:i/>
            <w:rPrChange w:id="534" w:author="PHILIP ANTHONY MARTIN" w:date="2024-04-03T09:47:00Z">
              <w:rPr/>
            </w:rPrChange>
          </w:rPr>
          <w:t xml:space="preserve"> Biology</w:t>
        </w:r>
        <w:r w:rsidR="00E062FE">
          <w:t xml:space="preserve">, </w:t>
        </w:r>
        <w:r w:rsidR="00E062FE" w:rsidRPr="00E062FE">
          <w:rPr>
            <w:i/>
            <w:rPrChange w:id="535" w:author="PHILIP ANTHONY MARTIN" w:date="2024-04-03T09:47:00Z">
              <w:rPr/>
            </w:rPrChange>
          </w:rPr>
          <w:t>19</w:t>
        </w:r>
        <w:r w:rsidR="00E062FE">
          <w:t>(10), e3001296. https://doi.org/10.1371/journal.pbio.3001296</w:t>
        </w:r>
      </w:ins>
    </w:p>
    <w:p w14:paraId="228AD461" w14:textId="77777777" w:rsidR="00E062FE" w:rsidRDefault="00E062FE" w:rsidP="005B4C8A">
      <w:pPr>
        <w:widowControl w:val="0"/>
        <w:pBdr>
          <w:top w:val="nil"/>
          <w:left w:val="nil"/>
          <w:bottom w:val="nil"/>
          <w:right w:val="nil"/>
          <w:between w:val="nil"/>
        </w:pBdr>
        <w:spacing w:line="480" w:lineRule="auto"/>
        <w:rPr>
          <w:ins w:id="536" w:author="PHILIP ANTHONY MARTIN" w:date="2024-04-03T09:47:00Z"/>
        </w:rPr>
      </w:pPr>
      <w:proofErr w:type="spellStart"/>
      <w:ins w:id="537" w:author="PHILIP ANTHONY MARTIN" w:date="2024-04-03T09:47:00Z">
        <w:r>
          <w:t>Anderegg</w:t>
        </w:r>
        <w:proofErr w:type="spellEnd"/>
        <w:r>
          <w:t xml:space="preserve">, W. R. L., </w:t>
        </w:r>
        <w:proofErr w:type="spellStart"/>
        <w:r>
          <w:t>Anderegg</w:t>
        </w:r>
        <w:proofErr w:type="spellEnd"/>
        <w:r>
          <w:t xml:space="preserve">, L. D. L., Kerr, K. L., &amp; </w:t>
        </w:r>
        <w:proofErr w:type="spellStart"/>
        <w:r>
          <w:t>Trugman</w:t>
        </w:r>
        <w:proofErr w:type="spellEnd"/>
        <w:r>
          <w:t xml:space="preserve">, A. T. (2019). Widespread drought-induced tree mortality at dry range edges indicates that climate stress exceeds species’ compensating mechanisms. </w:t>
        </w:r>
        <w:r w:rsidRPr="00E062FE">
          <w:rPr>
            <w:i/>
            <w:rPrChange w:id="538" w:author="PHILIP ANTHONY MARTIN" w:date="2024-04-03T09:47:00Z">
              <w:rPr/>
            </w:rPrChange>
          </w:rPr>
          <w:t>Global Change Biology</w:t>
        </w:r>
        <w:r>
          <w:t xml:space="preserve">, </w:t>
        </w:r>
        <w:r w:rsidRPr="00E062FE">
          <w:rPr>
            <w:i/>
            <w:rPrChange w:id="539" w:author="PHILIP ANTHONY MARTIN" w:date="2024-04-03T09:47:00Z">
              <w:rPr/>
            </w:rPrChange>
          </w:rPr>
          <w:t>25</w:t>
        </w:r>
        <w:r>
          <w:t>(11), 3793–3802. https://doi.org/10.1111/gcb.14771</w:t>
        </w:r>
      </w:ins>
    </w:p>
    <w:p w14:paraId="601DDDEF" w14:textId="77777777" w:rsidR="00E062FE" w:rsidRPr="00E062FE" w:rsidRDefault="00E062FE" w:rsidP="005B4C8A">
      <w:pPr>
        <w:widowControl w:val="0"/>
        <w:pBdr>
          <w:top w:val="nil"/>
          <w:left w:val="nil"/>
          <w:bottom w:val="nil"/>
          <w:right w:val="nil"/>
          <w:between w:val="nil"/>
        </w:pBdr>
        <w:spacing w:line="480" w:lineRule="auto"/>
        <w:rPr>
          <w:ins w:id="540" w:author="PHILIP ANTHONY MARTIN" w:date="2024-04-03T09:47:00Z"/>
          <w:lang w:val="es-ES"/>
          <w:rPrChange w:id="541" w:author="PHILIP ANTHONY MARTIN" w:date="2024-04-03T09:47:00Z">
            <w:rPr>
              <w:ins w:id="542" w:author="PHILIP ANTHONY MARTIN" w:date="2024-04-03T09:47:00Z"/>
            </w:rPr>
          </w:rPrChange>
        </w:rPr>
      </w:pPr>
      <w:proofErr w:type="spellStart"/>
      <w:ins w:id="543" w:author="PHILIP ANTHONY MARTIN" w:date="2024-04-03T09:47:00Z">
        <w:r>
          <w:t>Aupic-Samain</w:t>
        </w:r>
        <w:proofErr w:type="spellEnd"/>
        <w:r>
          <w:t xml:space="preserve">, A., Baldy, V., </w:t>
        </w:r>
        <w:proofErr w:type="spellStart"/>
        <w:r>
          <w:t>Delcourt</w:t>
        </w:r>
        <w:proofErr w:type="spellEnd"/>
        <w:r>
          <w:t xml:space="preserve">, N., Krogh, P. H., </w:t>
        </w:r>
        <w:proofErr w:type="spellStart"/>
        <w:r>
          <w:t>Gauquelin</w:t>
        </w:r>
        <w:proofErr w:type="spellEnd"/>
        <w:r>
          <w:t xml:space="preserve">, T., Fernandez, C., &amp; </w:t>
        </w:r>
        <w:proofErr w:type="spellStart"/>
        <w:r>
          <w:t>Santonja</w:t>
        </w:r>
        <w:proofErr w:type="spellEnd"/>
        <w:r>
          <w:t xml:space="preserve">, M. (2021). Water availability rather than temperature control soil fauna community structure and prey–predator interactions. </w:t>
        </w:r>
        <w:proofErr w:type="spellStart"/>
        <w:r w:rsidRPr="00E062FE">
          <w:rPr>
            <w:i/>
            <w:lang w:val="es-ES"/>
            <w:rPrChange w:id="544" w:author="PHILIP ANTHONY MARTIN" w:date="2024-04-03T09:47:00Z">
              <w:rPr/>
            </w:rPrChange>
          </w:rPr>
          <w:t>Functional</w:t>
        </w:r>
        <w:proofErr w:type="spellEnd"/>
        <w:r w:rsidRPr="00E062FE">
          <w:rPr>
            <w:i/>
            <w:lang w:val="es-ES"/>
            <w:rPrChange w:id="545" w:author="PHILIP ANTHONY MARTIN" w:date="2024-04-03T09:47:00Z">
              <w:rPr/>
            </w:rPrChange>
          </w:rPr>
          <w:t xml:space="preserve"> </w:t>
        </w:r>
        <w:proofErr w:type="spellStart"/>
        <w:r w:rsidRPr="00E062FE">
          <w:rPr>
            <w:i/>
            <w:lang w:val="es-ES"/>
            <w:rPrChange w:id="546" w:author="PHILIP ANTHONY MARTIN" w:date="2024-04-03T09:47:00Z">
              <w:rPr/>
            </w:rPrChange>
          </w:rPr>
          <w:t>Ecology</w:t>
        </w:r>
        <w:proofErr w:type="spellEnd"/>
        <w:r w:rsidRPr="00E062FE">
          <w:rPr>
            <w:lang w:val="es-ES"/>
            <w:rPrChange w:id="547" w:author="PHILIP ANTHONY MARTIN" w:date="2024-04-03T09:47:00Z">
              <w:rPr/>
            </w:rPrChange>
          </w:rPr>
          <w:t xml:space="preserve">, </w:t>
        </w:r>
        <w:r w:rsidRPr="00E062FE">
          <w:rPr>
            <w:i/>
            <w:lang w:val="es-ES"/>
            <w:rPrChange w:id="548" w:author="PHILIP ANTHONY MARTIN" w:date="2024-04-03T09:47:00Z">
              <w:rPr/>
            </w:rPrChange>
          </w:rPr>
          <w:t>35</w:t>
        </w:r>
        <w:r w:rsidRPr="00E062FE">
          <w:rPr>
            <w:lang w:val="es-ES"/>
            <w:rPrChange w:id="549" w:author="PHILIP ANTHONY MARTIN" w:date="2024-04-03T09:47:00Z">
              <w:rPr/>
            </w:rPrChange>
          </w:rPr>
          <w:t>(7), 1550–1559. https://doi.org/10.1111/1365-2435.13745</w:t>
        </w:r>
      </w:ins>
    </w:p>
    <w:p w14:paraId="64814243" w14:textId="77777777" w:rsidR="00E062FE" w:rsidRDefault="00E062FE" w:rsidP="005B4C8A">
      <w:pPr>
        <w:widowControl w:val="0"/>
        <w:pBdr>
          <w:top w:val="nil"/>
          <w:left w:val="nil"/>
          <w:bottom w:val="nil"/>
          <w:right w:val="nil"/>
          <w:between w:val="nil"/>
        </w:pBdr>
        <w:spacing w:line="480" w:lineRule="auto"/>
        <w:rPr>
          <w:ins w:id="550" w:author="PHILIP ANTHONY MARTIN" w:date="2024-04-03T09:47:00Z"/>
        </w:rPr>
      </w:pPr>
      <w:proofErr w:type="spellStart"/>
      <w:ins w:id="551" w:author="PHILIP ANTHONY MARTIN" w:date="2024-04-03T09:47:00Z">
        <w:r w:rsidRPr="00E062FE">
          <w:rPr>
            <w:lang w:val="es-ES"/>
            <w:rPrChange w:id="552" w:author="PHILIP ANTHONY MARTIN" w:date="2024-04-03T09:47:00Z">
              <w:rPr/>
            </w:rPrChange>
          </w:rPr>
          <w:t>Aupic-Samain</w:t>
        </w:r>
        <w:proofErr w:type="spellEnd"/>
        <w:r w:rsidRPr="00E062FE">
          <w:rPr>
            <w:lang w:val="es-ES"/>
            <w:rPrChange w:id="553" w:author="PHILIP ANTHONY MARTIN" w:date="2024-04-03T09:47:00Z">
              <w:rPr/>
            </w:rPrChange>
          </w:rPr>
          <w:t xml:space="preserve">, A., Santonja, M., </w:t>
        </w:r>
        <w:proofErr w:type="spellStart"/>
        <w:r w:rsidRPr="00E062FE">
          <w:rPr>
            <w:lang w:val="es-ES"/>
            <w:rPrChange w:id="554" w:author="PHILIP ANTHONY MARTIN" w:date="2024-04-03T09:47:00Z">
              <w:rPr/>
            </w:rPrChange>
          </w:rPr>
          <w:t>Chomel</w:t>
        </w:r>
        <w:proofErr w:type="spellEnd"/>
        <w:r w:rsidRPr="00E062FE">
          <w:rPr>
            <w:lang w:val="es-ES"/>
            <w:rPrChange w:id="555" w:author="PHILIP ANTHONY MARTIN" w:date="2024-04-03T09:47:00Z">
              <w:rPr/>
            </w:rPrChange>
          </w:rPr>
          <w:t xml:space="preserve">, M., Pereira, S., </w:t>
        </w:r>
        <w:proofErr w:type="spellStart"/>
        <w:r w:rsidRPr="00E062FE">
          <w:rPr>
            <w:lang w:val="es-ES"/>
            <w:rPrChange w:id="556" w:author="PHILIP ANTHONY MARTIN" w:date="2024-04-03T09:47:00Z">
              <w:rPr/>
            </w:rPrChange>
          </w:rPr>
          <w:t>Quer</w:t>
        </w:r>
        <w:proofErr w:type="spellEnd"/>
        <w:r w:rsidRPr="00E062FE">
          <w:rPr>
            <w:lang w:val="es-ES"/>
            <w:rPrChange w:id="557" w:author="PHILIP ANTHONY MARTIN" w:date="2024-04-03T09:47:00Z">
              <w:rPr/>
            </w:rPrChange>
          </w:rPr>
          <w:t xml:space="preserve">, E., </w:t>
        </w:r>
        <w:proofErr w:type="spellStart"/>
        <w:r w:rsidRPr="00E062FE">
          <w:rPr>
            <w:lang w:val="es-ES"/>
            <w:rPrChange w:id="558" w:author="PHILIP ANTHONY MARTIN" w:date="2024-04-03T09:47:00Z">
              <w:rPr/>
            </w:rPrChange>
          </w:rPr>
          <w:t>Lecareux</w:t>
        </w:r>
        <w:proofErr w:type="spellEnd"/>
        <w:r w:rsidRPr="00E062FE">
          <w:rPr>
            <w:lang w:val="es-ES"/>
            <w:rPrChange w:id="559" w:author="PHILIP ANTHONY MARTIN" w:date="2024-04-03T09:47:00Z">
              <w:rPr/>
            </w:rPrChange>
          </w:rPr>
          <w:t xml:space="preserve">, C., </w:t>
        </w:r>
        <w:proofErr w:type="spellStart"/>
        <w:r w:rsidRPr="00E062FE">
          <w:rPr>
            <w:lang w:val="es-ES"/>
            <w:rPrChange w:id="560" w:author="PHILIP ANTHONY MARTIN" w:date="2024-04-03T09:47:00Z">
              <w:rPr/>
            </w:rPrChange>
          </w:rPr>
          <w:t>Limousin</w:t>
        </w:r>
        <w:proofErr w:type="spellEnd"/>
        <w:r w:rsidRPr="00E062FE">
          <w:rPr>
            <w:lang w:val="es-ES"/>
            <w:rPrChange w:id="561" w:author="PHILIP ANTHONY MARTIN" w:date="2024-04-03T09:47:00Z">
              <w:rPr/>
            </w:rPrChange>
          </w:rPr>
          <w:t xml:space="preserve">, J.-M., </w:t>
        </w:r>
        <w:proofErr w:type="spellStart"/>
        <w:r w:rsidRPr="00E062FE">
          <w:rPr>
            <w:lang w:val="es-ES"/>
            <w:rPrChange w:id="562" w:author="PHILIP ANTHONY MARTIN" w:date="2024-04-03T09:47:00Z">
              <w:rPr/>
            </w:rPrChange>
          </w:rPr>
          <w:t>Ourcival</w:t>
        </w:r>
        <w:proofErr w:type="spellEnd"/>
        <w:r w:rsidRPr="00E062FE">
          <w:rPr>
            <w:lang w:val="es-ES"/>
            <w:rPrChange w:id="563" w:author="PHILIP ANTHONY MARTIN" w:date="2024-04-03T09:47:00Z">
              <w:rPr/>
            </w:rPrChange>
          </w:rPr>
          <w:t xml:space="preserve">, J.-M., </w:t>
        </w:r>
        <w:proofErr w:type="spellStart"/>
        <w:r w:rsidRPr="00E062FE">
          <w:rPr>
            <w:lang w:val="es-ES"/>
            <w:rPrChange w:id="564" w:author="PHILIP ANTHONY MARTIN" w:date="2024-04-03T09:47:00Z">
              <w:rPr/>
            </w:rPrChange>
          </w:rPr>
          <w:t>Simioni</w:t>
        </w:r>
        <w:proofErr w:type="spellEnd"/>
        <w:r w:rsidRPr="00E062FE">
          <w:rPr>
            <w:lang w:val="es-ES"/>
            <w:rPrChange w:id="565" w:author="PHILIP ANTHONY MARTIN" w:date="2024-04-03T09:47:00Z">
              <w:rPr/>
            </w:rPrChange>
          </w:rPr>
          <w:t xml:space="preserve">, G., </w:t>
        </w:r>
        <w:proofErr w:type="spellStart"/>
        <w:r w:rsidRPr="00E062FE">
          <w:rPr>
            <w:lang w:val="es-ES"/>
            <w:rPrChange w:id="566" w:author="PHILIP ANTHONY MARTIN" w:date="2024-04-03T09:47:00Z">
              <w:rPr/>
            </w:rPrChange>
          </w:rPr>
          <w:t>Gauquelin</w:t>
        </w:r>
        <w:proofErr w:type="spellEnd"/>
        <w:r w:rsidRPr="00E062FE">
          <w:rPr>
            <w:lang w:val="es-ES"/>
            <w:rPrChange w:id="567" w:author="PHILIP ANTHONY MARTIN" w:date="2024-04-03T09:47:00Z">
              <w:rPr/>
            </w:rPrChange>
          </w:rPr>
          <w:t xml:space="preserve">, T., </w:t>
        </w:r>
        <w:proofErr w:type="spellStart"/>
        <w:r w:rsidRPr="00E062FE">
          <w:rPr>
            <w:lang w:val="es-ES"/>
            <w:rPrChange w:id="568" w:author="PHILIP ANTHONY MARTIN" w:date="2024-04-03T09:47:00Z">
              <w:rPr/>
            </w:rPrChange>
          </w:rPr>
          <w:t>Fernandez</w:t>
        </w:r>
        <w:proofErr w:type="spellEnd"/>
        <w:r w:rsidRPr="00E062FE">
          <w:rPr>
            <w:lang w:val="es-ES"/>
            <w:rPrChange w:id="569" w:author="PHILIP ANTHONY MARTIN" w:date="2024-04-03T09:47:00Z">
              <w:rPr/>
            </w:rPrChange>
          </w:rPr>
          <w:t xml:space="preserve">, C., &amp; </w:t>
        </w:r>
        <w:proofErr w:type="spellStart"/>
        <w:r w:rsidRPr="00E062FE">
          <w:rPr>
            <w:lang w:val="es-ES"/>
            <w:rPrChange w:id="570" w:author="PHILIP ANTHONY MARTIN" w:date="2024-04-03T09:47:00Z">
              <w:rPr/>
            </w:rPrChange>
          </w:rPr>
          <w:t>Baldy</w:t>
        </w:r>
        <w:proofErr w:type="spellEnd"/>
        <w:r w:rsidRPr="00E062FE">
          <w:rPr>
            <w:lang w:val="es-ES"/>
            <w:rPrChange w:id="571" w:author="PHILIP ANTHONY MARTIN" w:date="2024-04-03T09:47:00Z">
              <w:rPr/>
            </w:rPrChange>
          </w:rPr>
          <w:t xml:space="preserve">, V. (2021). </w:t>
        </w:r>
        <w:r>
          <w:t xml:space="preserve">Soil biota response to experimental rainfall reduction depends on the dominant tree species in mature northern Mediterranean forests. </w:t>
        </w:r>
        <w:r w:rsidRPr="00E062FE">
          <w:rPr>
            <w:i/>
            <w:rPrChange w:id="572" w:author="PHILIP ANTHONY MARTIN" w:date="2024-04-03T09:47:00Z">
              <w:rPr/>
            </w:rPrChange>
          </w:rPr>
          <w:t>Soil Biology &amp; Biochemistry</w:t>
        </w:r>
        <w:r>
          <w:t xml:space="preserve">, </w:t>
        </w:r>
        <w:r w:rsidRPr="00E062FE">
          <w:rPr>
            <w:i/>
            <w:rPrChange w:id="573" w:author="PHILIP ANTHONY MARTIN" w:date="2024-04-03T09:47:00Z">
              <w:rPr/>
            </w:rPrChange>
          </w:rPr>
          <w:t>154</w:t>
        </w:r>
        <w:r>
          <w:t xml:space="preserve">, 108122. </w:t>
        </w:r>
        <w:r>
          <w:lastRenderedPageBreak/>
          <w:t>https://doi.org/10.1016/j.soilbio.2020.108122</w:t>
        </w:r>
      </w:ins>
    </w:p>
    <w:p w14:paraId="04EA2DEE" w14:textId="77777777" w:rsidR="00E062FE" w:rsidRDefault="00E062FE" w:rsidP="005B4C8A">
      <w:pPr>
        <w:widowControl w:val="0"/>
        <w:pBdr>
          <w:top w:val="nil"/>
          <w:left w:val="nil"/>
          <w:bottom w:val="nil"/>
          <w:right w:val="nil"/>
          <w:between w:val="nil"/>
        </w:pBdr>
        <w:spacing w:line="480" w:lineRule="auto"/>
        <w:rPr>
          <w:ins w:id="574" w:author="PHILIP ANTHONY MARTIN" w:date="2024-04-03T09:47:00Z"/>
        </w:rPr>
      </w:pPr>
      <w:proofErr w:type="spellStart"/>
      <w:ins w:id="575" w:author="PHILIP ANTHONY MARTIN" w:date="2024-04-03T09:47:00Z">
        <w:r>
          <w:t>Balmford</w:t>
        </w:r>
        <w:proofErr w:type="spellEnd"/>
        <w:r>
          <w:t xml:space="preserve">, A. (1996). Extinction filters and current resilience: the significance of past selection pressures for conservation biology. </w:t>
        </w:r>
        <w:r w:rsidRPr="00E062FE">
          <w:rPr>
            <w:i/>
            <w:rPrChange w:id="576" w:author="PHILIP ANTHONY MARTIN" w:date="2024-04-03T09:47:00Z">
              <w:rPr/>
            </w:rPrChange>
          </w:rPr>
          <w:t>Trends in Ecology &amp; Evolution</w:t>
        </w:r>
        <w:r>
          <w:t xml:space="preserve">, </w:t>
        </w:r>
        <w:r w:rsidRPr="00E062FE">
          <w:rPr>
            <w:i/>
            <w:rPrChange w:id="577" w:author="PHILIP ANTHONY MARTIN" w:date="2024-04-03T09:47:00Z">
              <w:rPr/>
            </w:rPrChange>
          </w:rPr>
          <w:t>11</w:t>
        </w:r>
        <w:r>
          <w:t>(5), 193–196. https://www.ncbi.nlm.nih.gov/pubmed/21237807</w:t>
        </w:r>
      </w:ins>
    </w:p>
    <w:p w14:paraId="7BB26657" w14:textId="77777777" w:rsidR="00E062FE" w:rsidRDefault="00E062FE" w:rsidP="005B4C8A">
      <w:pPr>
        <w:widowControl w:val="0"/>
        <w:pBdr>
          <w:top w:val="nil"/>
          <w:left w:val="nil"/>
          <w:bottom w:val="nil"/>
          <w:right w:val="nil"/>
          <w:between w:val="nil"/>
        </w:pBdr>
        <w:spacing w:line="480" w:lineRule="auto"/>
        <w:rPr>
          <w:ins w:id="578" w:author="PHILIP ANTHONY MARTIN" w:date="2024-04-03T09:47:00Z"/>
        </w:rPr>
      </w:pPr>
      <w:ins w:id="579" w:author="PHILIP ANTHONY MARTIN" w:date="2024-04-03T09:47:00Z">
        <w:r>
          <w:t xml:space="preserve">Barton, K. (2015). </w:t>
        </w:r>
        <w:proofErr w:type="spellStart"/>
        <w:r w:rsidRPr="00E062FE">
          <w:rPr>
            <w:i/>
            <w:rPrChange w:id="580" w:author="PHILIP ANTHONY MARTIN" w:date="2024-04-03T09:47:00Z">
              <w:rPr/>
            </w:rPrChange>
          </w:rPr>
          <w:t>MuMIn</w:t>
        </w:r>
        <w:proofErr w:type="spellEnd"/>
        <w:r w:rsidRPr="00E062FE">
          <w:rPr>
            <w:i/>
            <w:rPrChange w:id="581" w:author="PHILIP ANTHONY MARTIN" w:date="2024-04-03T09:47:00Z">
              <w:rPr/>
            </w:rPrChange>
          </w:rPr>
          <w:t>: multi-model inference</w:t>
        </w:r>
        <w:r>
          <w:t xml:space="preserve"> (1.15.1).</w:t>
        </w:r>
      </w:ins>
    </w:p>
    <w:p w14:paraId="34FA75FC" w14:textId="77777777" w:rsidR="00E062FE" w:rsidRDefault="00E062FE" w:rsidP="005B4C8A">
      <w:pPr>
        <w:widowControl w:val="0"/>
        <w:pBdr>
          <w:top w:val="nil"/>
          <w:left w:val="nil"/>
          <w:bottom w:val="nil"/>
          <w:right w:val="nil"/>
          <w:between w:val="nil"/>
        </w:pBdr>
        <w:spacing w:line="480" w:lineRule="auto"/>
        <w:rPr>
          <w:ins w:id="582" w:author="PHILIP ANTHONY MARTIN" w:date="2024-04-03T09:47:00Z"/>
        </w:rPr>
      </w:pPr>
      <w:proofErr w:type="spellStart"/>
      <w:ins w:id="583" w:author="PHILIP ANTHONY MARTIN" w:date="2024-04-03T09:47:00Z">
        <w:r>
          <w:t>Beaumelle</w:t>
        </w:r>
        <w:proofErr w:type="spellEnd"/>
        <w:r>
          <w:t xml:space="preserve">, L., </w:t>
        </w:r>
        <w:proofErr w:type="spellStart"/>
        <w:r>
          <w:t>Tison</w:t>
        </w:r>
        <w:proofErr w:type="spellEnd"/>
        <w:r>
          <w:t xml:space="preserve">, L., Eisenhauer, N., Hines, J., </w:t>
        </w:r>
        <w:proofErr w:type="spellStart"/>
        <w:r>
          <w:t>Malladi</w:t>
        </w:r>
        <w:proofErr w:type="spellEnd"/>
        <w:r>
          <w:t xml:space="preserve">, S., Pelosi, C., </w:t>
        </w:r>
        <w:proofErr w:type="spellStart"/>
        <w:r>
          <w:t>Thouvenot</w:t>
        </w:r>
        <w:proofErr w:type="spellEnd"/>
        <w:r>
          <w:t>, L., &amp; Phillips, H. R. P. (2023). Pesticide effects on soil fauna communities—A meta</w:t>
        </w:r>
        <w:r>
          <w:rPr>
            <w:rFonts w:ascii="Cambria Math" w:hAnsi="Cambria Math" w:cs="Cambria Math"/>
          </w:rPr>
          <w:t>‐</w:t>
        </w:r>
        <w:r>
          <w:t xml:space="preserve">analysis. </w:t>
        </w:r>
        <w:r w:rsidRPr="00E062FE">
          <w:rPr>
            <w:i/>
            <w:rPrChange w:id="584" w:author="PHILIP ANTHONY MARTIN" w:date="2024-04-03T09:47:00Z">
              <w:rPr/>
            </w:rPrChange>
          </w:rPr>
          <w:t>The Journal of Applied Ecology</w:t>
        </w:r>
        <w:r>
          <w:t>. https://doi.org/10.1111/1365-2664.14437</w:t>
        </w:r>
      </w:ins>
    </w:p>
    <w:p w14:paraId="6F02CA27" w14:textId="77777777" w:rsidR="00E062FE" w:rsidRDefault="00E062FE" w:rsidP="005B4C8A">
      <w:pPr>
        <w:widowControl w:val="0"/>
        <w:pBdr>
          <w:top w:val="nil"/>
          <w:left w:val="nil"/>
          <w:bottom w:val="nil"/>
          <w:right w:val="nil"/>
          <w:between w:val="nil"/>
        </w:pBdr>
        <w:spacing w:line="480" w:lineRule="auto"/>
        <w:rPr>
          <w:ins w:id="585" w:author="PHILIP ANTHONY MARTIN" w:date="2024-04-03T09:47:00Z"/>
        </w:rPr>
      </w:pPr>
      <w:ins w:id="586" w:author="PHILIP ANTHONY MARTIN" w:date="2024-04-03T09:47:00Z">
        <w:r>
          <w:t xml:space="preserve">Benton, M. J., Wilf, P., &amp; </w:t>
        </w:r>
        <w:proofErr w:type="spellStart"/>
        <w:r>
          <w:t>Sauquet</w:t>
        </w:r>
        <w:proofErr w:type="spellEnd"/>
        <w:r>
          <w:t xml:space="preserve">, H. (2022). The Angiosperm Terrestrial Revolution and the origins of modern biodiversity. </w:t>
        </w:r>
        <w:r w:rsidRPr="00E062FE">
          <w:rPr>
            <w:i/>
            <w:rPrChange w:id="587" w:author="PHILIP ANTHONY MARTIN" w:date="2024-04-03T09:47:00Z">
              <w:rPr/>
            </w:rPrChange>
          </w:rPr>
          <w:t xml:space="preserve">The New </w:t>
        </w:r>
        <w:proofErr w:type="spellStart"/>
        <w:r w:rsidRPr="00E062FE">
          <w:rPr>
            <w:i/>
            <w:rPrChange w:id="588" w:author="PHILIP ANTHONY MARTIN" w:date="2024-04-03T09:47:00Z">
              <w:rPr/>
            </w:rPrChange>
          </w:rPr>
          <w:t>Phytologist</w:t>
        </w:r>
        <w:proofErr w:type="spellEnd"/>
        <w:r>
          <w:t xml:space="preserve">, </w:t>
        </w:r>
        <w:r w:rsidRPr="00E062FE">
          <w:rPr>
            <w:i/>
            <w:rPrChange w:id="589" w:author="PHILIP ANTHONY MARTIN" w:date="2024-04-03T09:47:00Z">
              <w:rPr/>
            </w:rPrChange>
          </w:rPr>
          <w:t>233</w:t>
        </w:r>
        <w:r>
          <w:t>(5), 2017–2035. https://doi.org/10.1111/nph.17822</w:t>
        </w:r>
      </w:ins>
    </w:p>
    <w:p w14:paraId="69613438" w14:textId="77777777" w:rsidR="00E062FE" w:rsidRDefault="00E062FE" w:rsidP="005B4C8A">
      <w:pPr>
        <w:widowControl w:val="0"/>
        <w:pBdr>
          <w:top w:val="nil"/>
          <w:left w:val="nil"/>
          <w:bottom w:val="nil"/>
          <w:right w:val="nil"/>
          <w:between w:val="nil"/>
        </w:pBdr>
        <w:spacing w:line="480" w:lineRule="auto"/>
        <w:rPr>
          <w:ins w:id="590" w:author="PHILIP ANTHONY MARTIN" w:date="2024-04-03T09:47:00Z"/>
        </w:rPr>
      </w:pPr>
      <w:proofErr w:type="spellStart"/>
      <w:ins w:id="591" w:author="PHILIP ANTHONY MARTIN" w:date="2024-04-03T09:47:00Z">
        <w:r>
          <w:t>Blankinship</w:t>
        </w:r>
        <w:proofErr w:type="spellEnd"/>
        <w:r>
          <w:t xml:space="preserve">, J. C., Niklaus, P. A., &amp; </w:t>
        </w:r>
        <w:proofErr w:type="spellStart"/>
        <w:r>
          <w:t>Hungate</w:t>
        </w:r>
        <w:proofErr w:type="spellEnd"/>
        <w:r>
          <w:t xml:space="preserve">, B. A. (2011). A meta-analysis of responses of soil biota to global change. </w:t>
        </w:r>
        <w:proofErr w:type="spellStart"/>
        <w:r w:rsidRPr="00E062FE">
          <w:rPr>
            <w:i/>
            <w:rPrChange w:id="592" w:author="PHILIP ANTHONY MARTIN" w:date="2024-04-03T09:47:00Z">
              <w:rPr/>
            </w:rPrChange>
          </w:rPr>
          <w:t>Oecologia</w:t>
        </w:r>
        <w:proofErr w:type="spellEnd"/>
        <w:r>
          <w:t xml:space="preserve">, </w:t>
        </w:r>
        <w:r w:rsidRPr="00E062FE">
          <w:rPr>
            <w:i/>
            <w:rPrChange w:id="593" w:author="PHILIP ANTHONY MARTIN" w:date="2024-04-03T09:47:00Z">
              <w:rPr/>
            </w:rPrChange>
          </w:rPr>
          <w:t>165</w:t>
        </w:r>
        <w:r>
          <w:t>(3), 553–565. https://doi.org/10.1007/s00442-011-1909-0</w:t>
        </w:r>
      </w:ins>
    </w:p>
    <w:p w14:paraId="08418CCA" w14:textId="77777777" w:rsidR="00E062FE" w:rsidRDefault="00E062FE" w:rsidP="005B4C8A">
      <w:pPr>
        <w:widowControl w:val="0"/>
        <w:pBdr>
          <w:top w:val="nil"/>
          <w:left w:val="nil"/>
          <w:bottom w:val="nil"/>
          <w:right w:val="nil"/>
          <w:between w:val="nil"/>
        </w:pBdr>
        <w:spacing w:line="480" w:lineRule="auto"/>
        <w:rPr>
          <w:ins w:id="594" w:author="PHILIP ANTHONY MARTIN" w:date="2024-04-03T09:47:00Z"/>
        </w:rPr>
      </w:pPr>
      <w:ins w:id="595" w:author="PHILIP ANTHONY MARTIN" w:date="2024-04-03T09:47:00Z">
        <w:r>
          <w:t xml:space="preserve">Bowler, D. E., Bjorkman, A. D., </w:t>
        </w:r>
        <w:proofErr w:type="spellStart"/>
        <w:r>
          <w:t>Dornelas</w:t>
        </w:r>
        <w:proofErr w:type="spellEnd"/>
        <w:r>
          <w:t xml:space="preserve">, M., Myers-Smith, I. H., Navarro, L. M., </w:t>
        </w:r>
        <w:proofErr w:type="spellStart"/>
        <w:r>
          <w:t>Niamir</w:t>
        </w:r>
        <w:proofErr w:type="spellEnd"/>
        <w:r>
          <w:t xml:space="preserve">, A., Supp, S. R., Waldock, C., Winter, M., </w:t>
        </w:r>
        <w:proofErr w:type="spellStart"/>
        <w:r>
          <w:t>Vellend</w:t>
        </w:r>
        <w:proofErr w:type="spellEnd"/>
        <w:r>
          <w:t xml:space="preserve">, M., </w:t>
        </w:r>
        <w:proofErr w:type="spellStart"/>
        <w:r>
          <w:t>Blowes</w:t>
        </w:r>
        <w:proofErr w:type="spellEnd"/>
        <w:r>
          <w:t xml:space="preserve">, S. A., </w:t>
        </w:r>
        <w:proofErr w:type="spellStart"/>
        <w:r>
          <w:t>Böhning-Gaese</w:t>
        </w:r>
        <w:proofErr w:type="spellEnd"/>
        <w:r>
          <w:t xml:space="preserve">, K., </w:t>
        </w:r>
        <w:proofErr w:type="spellStart"/>
        <w:r>
          <w:t>Bruelheide</w:t>
        </w:r>
        <w:proofErr w:type="spellEnd"/>
        <w:r>
          <w:t xml:space="preserve">, H., Elahi, R., </w:t>
        </w:r>
        <w:proofErr w:type="spellStart"/>
        <w:r>
          <w:t>Antão</w:t>
        </w:r>
        <w:proofErr w:type="spellEnd"/>
        <w:r>
          <w:t xml:space="preserve">, L. H., Hines, J., Isbell, F., Jones, H. P., </w:t>
        </w:r>
        <w:proofErr w:type="spellStart"/>
        <w:r>
          <w:t>Magurran</w:t>
        </w:r>
        <w:proofErr w:type="spellEnd"/>
        <w:r>
          <w:t xml:space="preserve">, A. E., … Bates, A. E. (2020). Mapping human pressures on biodiversity across the planet uncovers anthropogenic threat complexes. </w:t>
        </w:r>
        <w:r w:rsidRPr="00E062FE">
          <w:rPr>
            <w:i/>
            <w:rPrChange w:id="596" w:author="PHILIP ANTHONY MARTIN" w:date="2024-04-03T09:47:00Z">
              <w:rPr/>
            </w:rPrChange>
          </w:rPr>
          <w:t>People and Nature</w:t>
        </w:r>
        <w:r>
          <w:t xml:space="preserve">, </w:t>
        </w:r>
        <w:r w:rsidRPr="00E062FE">
          <w:rPr>
            <w:i/>
            <w:rPrChange w:id="597" w:author="PHILIP ANTHONY MARTIN" w:date="2024-04-03T09:47:00Z">
              <w:rPr/>
            </w:rPrChange>
          </w:rPr>
          <w:t>2</w:t>
        </w:r>
        <w:r>
          <w:t>(2), 380–394. https://doi.org/10.1002/pan3.10071</w:t>
        </w:r>
      </w:ins>
    </w:p>
    <w:p w14:paraId="0F264A76" w14:textId="77777777" w:rsidR="00E062FE" w:rsidRDefault="00E062FE" w:rsidP="005B4C8A">
      <w:pPr>
        <w:widowControl w:val="0"/>
        <w:pBdr>
          <w:top w:val="nil"/>
          <w:left w:val="nil"/>
          <w:bottom w:val="nil"/>
          <w:right w:val="nil"/>
          <w:between w:val="nil"/>
        </w:pBdr>
        <w:spacing w:line="480" w:lineRule="auto"/>
        <w:rPr>
          <w:ins w:id="598" w:author="PHILIP ANTHONY MARTIN" w:date="2024-04-03T09:47:00Z"/>
        </w:rPr>
      </w:pPr>
      <w:proofErr w:type="spellStart"/>
      <w:ins w:id="599" w:author="PHILIP ANTHONY MARTIN" w:date="2024-04-03T09:47:00Z">
        <w:r>
          <w:t>Bozada</w:t>
        </w:r>
        <w:proofErr w:type="spellEnd"/>
        <w:r>
          <w:t xml:space="preserve">, T., Borden, J., Workman, J., Del Cid, M., Malinowski, J., &amp; </w:t>
        </w:r>
        <w:proofErr w:type="spellStart"/>
        <w:r>
          <w:t>Luechtefeld</w:t>
        </w:r>
        <w:proofErr w:type="spellEnd"/>
        <w:r>
          <w:t xml:space="preserve">, T. (2021). </w:t>
        </w:r>
        <w:proofErr w:type="spellStart"/>
        <w:r>
          <w:t>Sysrev</w:t>
        </w:r>
        <w:proofErr w:type="spellEnd"/>
        <w:r>
          <w:t xml:space="preserve">: A FAIR platform for Data Curation and Systematic Evidence Review. In </w:t>
        </w:r>
        <w:proofErr w:type="spellStart"/>
        <w:r w:rsidRPr="00E062FE">
          <w:rPr>
            <w:i/>
            <w:rPrChange w:id="600" w:author="PHILIP ANTHONY MARTIN" w:date="2024-04-03T09:47:00Z">
              <w:rPr/>
            </w:rPrChange>
          </w:rPr>
          <w:t>bioRxiv</w:t>
        </w:r>
        <w:proofErr w:type="spellEnd"/>
        <w:r>
          <w:t xml:space="preserve"> (p. 2021.03.24.436697). https://doi.org/10.1101/2021.03.24.436697</w:t>
        </w:r>
      </w:ins>
    </w:p>
    <w:p w14:paraId="39533D22" w14:textId="77777777" w:rsidR="00E062FE" w:rsidRDefault="00E062FE" w:rsidP="005B4C8A">
      <w:pPr>
        <w:widowControl w:val="0"/>
        <w:pBdr>
          <w:top w:val="nil"/>
          <w:left w:val="nil"/>
          <w:bottom w:val="nil"/>
          <w:right w:val="nil"/>
          <w:between w:val="nil"/>
        </w:pBdr>
        <w:spacing w:line="480" w:lineRule="auto"/>
        <w:rPr>
          <w:ins w:id="601" w:author="PHILIP ANTHONY MARTIN" w:date="2024-04-03T09:47:00Z"/>
        </w:rPr>
      </w:pPr>
      <w:ins w:id="602" w:author="PHILIP ANTHONY MARTIN" w:date="2024-04-03T09:47:00Z">
        <w:r>
          <w:t xml:space="preserve">Bristol, D., Hassan, K., </w:t>
        </w:r>
        <w:proofErr w:type="spellStart"/>
        <w:r>
          <w:t>Blankinship</w:t>
        </w:r>
        <w:proofErr w:type="spellEnd"/>
        <w:r>
          <w:t>, J. C., &amp; Nielsen, U. N. (2023). Responses of nematode abundances to increased and reduced rainfall under field conditions: A meta</w:t>
        </w:r>
        <w:r>
          <w:rPr>
            <w:rFonts w:ascii="Cambria Math" w:hAnsi="Cambria Math" w:cs="Cambria Math"/>
          </w:rPr>
          <w:t>‐</w:t>
        </w:r>
        <w:r>
          <w:t xml:space="preserve">analysis. </w:t>
        </w:r>
        <w:proofErr w:type="gramStart"/>
        <w:r w:rsidRPr="00E062FE">
          <w:rPr>
            <w:i/>
            <w:rPrChange w:id="603" w:author="PHILIP ANTHONY MARTIN" w:date="2024-04-03T09:47:00Z">
              <w:rPr/>
            </w:rPrChange>
          </w:rPr>
          <w:t xml:space="preserve">Ecosphere </w:t>
        </w:r>
        <w:r>
          <w:t>,</w:t>
        </w:r>
        <w:proofErr w:type="gramEnd"/>
        <w:r>
          <w:t xml:space="preserve"> </w:t>
        </w:r>
        <w:r w:rsidRPr="00E062FE">
          <w:rPr>
            <w:i/>
            <w:rPrChange w:id="604" w:author="PHILIP ANTHONY MARTIN" w:date="2024-04-03T09:47:00Z">
              <w:rPr/>
            </w:rPrChange>
          </w:rPr>
          <w:t>14</w:t>
        </w:r>
        <w:r>
          <w:t>(1). https://doi.org/10.1002/ecs2.4364</w:t>
        </w:r>
      </w:ins>
    </w:p>
    <w:p w14:paraId="1AABD22A" w14:textId="77777777" w:rsidR="00E062FE" w:rsidRDefault="00E062FE" w:rsidP="005B4C8A">
      <w:pPr>
        <w:widowControl w:val="0"/>
        <w:pBdr>
          <w:top w:val="nil"/>
          <w:left w:val="nil"/>
          <w:bottom w:val="nil"/>
          <w:right w:val="nil"/>
          <w:between w:val="nil"/>
        </w:pBdr>
        <w:spacing w:line="480" w:lineRule="auto"/>
        <w:rPr>
          <w:ins w:id="605" w:author="PHILIP ANTHONY MARTIN" w:date="2024-04-03T09:47:00Z"/>
        </w:rPr>
      </w:pPr>
      <w:ins w:id="606" w:author="PHILIP ANTHONY MARTIN" w:date="2024-04-03T09:47:00Z">
        <w:r>
          <w:t xml:space="preserve">Chase, J. M., &amp; Knight, T. M. (2013). Scale-dependent effect sizes of ecological drivers on biodiversity: why standardised sampling is not enough. </w:t>
        </w:r>
        <w:r w:rsidRPr="00E062FE">
          <w:rPr>
            <w:i/>
            <w:rPrChange w:id="607" w:author="PHILIP ANTHONY MARTIN" w:date="2024-04-03T09:47:00Z">
              <w:rPr/>
            </w:rPrChange>
          </w:rPr>
          <w:t>Ecology Letters</w:t>
        </w:r>
        <w:r>
          <w:t xml:space="preserve">, </w:t>
        </w:r>
        <w:r w:rsidRPr="00E062FE">
          <w:rPr>
            <w:i/>
            <w:rPrChange w:id="608" w:author="PHILIP ANTHONY MARTIN" w:date="2024-04-03T09:47:00Z">
              <w:rPr/>
            </w:rPrChange>
          </w:rPr>
          <w:t xml:space="preserve">16 </w:t>
        </w:r>
        <w:proofErr w:type="spellStart"/>
        <w:r w:rsidRPr="00E062FE">
          <w:rPr>
            <w:i/>
            <w:rPrChange w:id="609" w:author="PHILIP ANTHONY MARTIN" w:date="2024-04-03T09:47:00Z">
              <w:rPr/>
            </w:rPrChange>
          </w:rPr>
          <w:t>Suppl</w:t>
        </w:r>
        <w:proofErr w:type="spellEnd"/>
        <w:r w:rsidRPr="00E062FE">
          <w:rPr>
            <w:i/>
            <w:rPrChange w:id="610" w:author="PHILIP ANTHONY MARTIN" w:date="2024-04-03T09:47:00Z">
              <w:rPr/>
            </w:rPrChange>
          </w:rPr>
          <w:t xml:space="preserve"> 1</w:t>
        </w:r>
        <w:r>
          <w:t xml:space="preserve">, 17–26. </w:t>
        </w:r>
        <w:r>
          <w:lastRenderedPageBreak/>
          <w:t>https://doi.org/10.1111/ele.12112</w:t>
        </w:r>
      </w:ins>
    </w:p>
    <w:p w14:paraId="3EAEE3B3" w14:textId="77777777" w:rsidR="00E062FE" w:rsidRPr="00E062FE" w:rsidRDefault="00E062FE" w:rsidP="005B4C8A">
      <w:pPr>
        <w:widowControl w:val="0"/>
        <w:pBdr>
          <w:top w:val="nil"/>
          <w:left w:val="nil"/>
          <w:bottom w:val="nil"/>
          <w:right w:val="nil"/>
          <w:between w:val="nil"/>
        </w:pBdr>
        <w:spacing w:line="480" w:lineRule="auto"/>
        <w:rPr>
          <w:ins w:id="611" w:author="PHILIP ANTHONY MARTIN" w:date="2024-04-03T09:47:00Z"/>
          <w:lang w:val="es-ES"/>
          <w:rPrChange w:id="612" w:author="PHILIP ANTHONY MARTIN" w:date="2024-04-03T09:47:00Z">
            <w:rPr>
              <w:ins w:id="613" w:author="PHILIP ANTHONY MARTIN" w:date="2024-04-03T09:47:00Z"/>
            </w:rPr>
          </w:rPrChange>
        </w:rPr>
      </w:pPr>
      <w:proofErr w:type="spellStart"/>
      <w:ins w:id="614" w:author="PHILIP ANTHONY MARTIN" w:date="2024-04-03T09:47:00Z">
        <w:r>
          <w:t>Chikoski</w:t>
        </w:r>
        <w:proofErr w:type="spellEnd"/>
        <w:r>
          <w:t xml:space="preserve">, J. M., Ferguson, S. H., &amp; Meyer, L. (2006). Effects of water addition on soil arthropods and soil characteristics in a precipitation-limited environment. </w:t>
        </w:r>
        <w:r w:rsidRPr="00E062FE">
          <w:rPr>
            <w:i/>
            <w:lang w:val="es-ES"/>
            <w:rPrChange w:id="615" w:author="PHILIP ANTHONY MARTIN" w:date="2024-04-03T09:47:00Z">
              <w:rPr/>
            </w:rPrChange>
          </w:rPr>
          <w:t xml:space="preserve">Acta </w:t>
        </w:r>
        <w:proofErr w:type="spellStart"/>
        <w:r w:rsidRPr="00E062FE">
          <w:rPr>
            <w:i/>
            <w:lang w:val="es-ES"/>
            <w:rPrChange w:id="616" w:author="PHILIP ANTHONY MARTIN" w:date="2024-04-03T09:47:00Z">
              <w:rPr/>
            </w:rPrChange>
          </w:rPr>
          <w:t>Oecologica</w:t>
        </w:r>
        <w:proofErr w:type="spellEnd"/>
        <w:r w:rsidRPr="00E062FE">
          <w:rPr>
            <w:lang w:val="es-ES"/>
            <w:rPrChange w:id="617" w:author="PHILIP ANTHONY MARTIN" w:date="2024-04-03T09:47:00Z">
              <w:rPr/>
            </w:rPrChange>
          </w:rPr>
          <w:t xml:space="preserve">, </w:t>
        </w:r>
        <w:r w:rsidRPr="00E062FE">
          <w:rPr>
            <w:i/>
            <w:lang w:val="es-ES"/>
            <w:rPrChange w:id="618" w:author="PHILIP ANTHONY MARTIN" w:date="2024-04-03T09:47:00Z">
              <w:rPr/>
            </w:rPrChange>
          </w:rPr>
          <w:t>30</w:t>
        </w:r>
        <w:r w:rsidRPr="00E062FE">
          <w:rPr>
            <w:lang w:val="es-ES"/>
            <w:rPrChange w:id="619" w:author="PHILIP ANTHONY MARTIN" w:date="2024-04-03T09:47:00Z">
              <w:rPr/>
            </w:rPrChange>
          </w:rPr>
          <w:t>(2), 203–211. https://doi.org/10.1016/j.actao.2006.04.005</w:t>
        </w:r>
      </w:ins>
    </w:p>
    <w:p w14:paraId="020E9D43" w14:textId="77777777" w:rsidR="00E062FE" w:rsidRDefault="00E062FE" w:rsidP="005B4C8A">
      <w:pPr>
        <w:widowControl w:val="0"/>
        <w:pBdr>
          <w:top w:val="nil"/>
          <w:left w:val="nil"/>
          <w:bottom w:val="nil"/>
          <w:right w:val="nil"/>
          <w:between w:val="nil"/>
        </w:pBdr>
        <w:spacing w:line="480" w:lineRule="auto"/>
        <w:rPr>
          <w:ins w:id="620" w:author="PHILIP ANTHONY MARTIN" w:date="2024-04-03T09:47:00Z"/>
        </w:rPr>
      </w:pPr>
      <w:ins w:id="621" w:author="PHILIP ANTHONY MARTIN" w:date="2024-04-03T09:47:00Z">
        <w:r w:rsidRPr="00E062FE">
          <w:rPr>
            <w:lang w:val="es-ES"/>
            <w:rPrChange w:id="622" w:author="PHILIP ANTHONY MARTIN" w:date="2024-04-03T09:47:00Z">
              <w:rPr/>
            </w:rPrChange>
          </w:rPr>
          <w:t xml:space="preserve">Christie, A. P., </w:t>
        </w:r>
        <w:proofErr w:type="spellStart"/>
        <w:r w:rsidRPr="00E062FE">
          <w:rPr>
            <w:lang w:val="es-ES"/>
            <w:rPrChange w:id="623" w:author="PHILIP ANTHONY MARTIN" w:date="2024-04-03T09:47:00Z">
              <w:rPr/>
            </w:rPrChange>
          </w:rPr>
          <w:t>Abecasis</w:t>
        </w:r>
        <w:proofErr w:type="spellEnd"/>
        <w:r w:rsidRPr="00E062FE">
          <w:rPr>
            <w:lang w:val="es-ES"/>
            <w:rPrChange w:id="624" w:author="PHILIP ANTHONY MARTIN" w:date="2024-04-03T09:47:00Z">
              <w:rPr/>
            </w:rPrChange>
          </w:rPr>
          <w:t xml:space="preserve">, D., </w:t>
        </w:r>
        <w:proofErr w:type="spellStart"/>
        <w:r w:rsidRPr="00E062FE">
          <w:rPr>
            <w:lang w:val="es-ES"/>
            <w:rPrChange w:id="625" w:author="PHILIP ANTHONY MARTIN" w:date="2024-04-03T09:47:00Z">
              <w:rPr/>
            </w:rPrChange>
          </w:rPr>
          <w:t>Adjeroud</w:t>
        </w:r>
        <w:proofErr w:type="spellEnd"/>
        <w:r w:rsidRPr="00E062FE">
          <w:rPr>
            <w:lang w:val="es-ES"/>
            <w:rPrChange w:id="626" w:author="PHILIP ANTHONY MARTIN" w:date="2024-04-03T09:47:00Z">
              <w:rPr/>
            </w:rPrChange>
          </w:rPr>
          <w:t xml:space="preserve">, M., Alonso, J. C., </w:t>
        </w:r>
        <w:proofErr w:type="spellStart"/>
        <w:r w:rsidRPr="00E062FE">
          <w:rPr>
            <w:lang w:val="es-ES"/>
            <w:rPrChange w:id="627" w:author="PHILIP ANTHONY MARTIN" w:date="2024-04-03T09:47:00Z">
              <w:rPr/>
            </w:rPrChange>
          </w:rPr>
          <w:t>Amano</w:t>
        </w:r>
        <w:proofErr w:type="spellEnd"/>
        <w:r w:rsidRPr="00E062FE">
          <w:rPr>
            <w:lang w:val="es-ES"/>
            <w:rPrChange w:id="628" w:author="PHILIP ANTHONY MARTIN" w:date="2024-04-03T09:47:00Z">
              <w:rPr/>
            </w:rPrChange>
          </w:rPr>
          <w:t xml:space="preserve">, T., </w:t>
        </w:r>
        <w:proofErr w:type="spellStart"/>
        <w:r w:rsidRPr="00E062FE">
          <w:rPr>
            <w:lang w:val="es-ES"/>
            <w:rPrChange w:id="629" w:author="PHILIP ANTHONY MARTIN" w:date="2024-04-03T09:47:00Z">
              <w:rPr/>
            </w:rPrChange>
          </w:rPr>
          <w:t>Anton</w:t>
        </w:r>
        <w:proofErr w:type="spellEnd"/>
        <w:r w:rsidRPr="00E062FE">
          <w:rPr>
            <w:lang w:val="es-ES"/>
            <w:rPrChange w:id="630" w:author="PHILIP ANTHONY MARTIN" w:date="2024-04-03T09:47:00Z">
              <w:rPr/>
            </w:rPrChange>
          </w:rPr>
          <w:t xml:space="preserve">, A., </w:t>
        </w:r>
        <w:proofErr w:type="spellStart"/>
        <w:r w:rsidRPr="00E062FE">
          <w:rPr>
            <w:lang w:val="es-ES"/>
            <w:rPrChange w:id="631" w:author="PHILIP ANTHONY MARTIN" w:date="2024-04-03T09:47:00Z">
              <w:rPr/>
            </w:rPrChange>
          </w:rPr>
          <w:t>Baldigo</w:t>
        </w:r>
        <w:proofErr w:type="spellEnd"/>
        <w:r w:rsidRPr="00E062FE">
          <w:rPr>
            <w:lang w:val="es-ES"/>
            <w:rPrChange w:id="632" w:author="PHILIP ANTHONY MARTIN" w:date="2024-04-03T09:47:00Z">
              <w:rPr/>
            </w:rPrChange>
          </w:rPr>
          <w:t xml:space="preserve">, B. P., Barrientos, R., </w:t>
        </w:r>
        <w:proofErr w:type="spellStart"/>
        <w:r w:rsidRPr="00E062FE">
          <w:rPr>
            <w:lang w:val="es-ES"/>
            <w:rPrChange w:id="633" w:author="PHILIP ANTHONY MARTIN" w:date="2024-04-03T09:47:00Z">
              <w:rPr/>
            </w:rPrChange>
          </w:rPr>
          <w:t>Bicknell</w:t>
        </w:r>
        <w:proofErr w:type="spellEnd"/>
        <w:r w:rsidRPr="00E062FE">
          <w:rPr>
            <w:lang w:val="es-ES"/>
            <w:rPrChange w:id="634" w:author="PHILIP ANTHONY MARTIN" w:date="2024-04-03T09:47:00Z">
              <w:rPr/>
            </w:rPrChange>
          </w:rPr>
          <w:t xml:space="preserve">, J. E., </w:t>
        </w:r>
        <w:proofErr w:type="spellStart"/>
        <w:r w:rsidRPr="00E062FE">
          <w:rPr>
            <w:lang w:val="es-ES"/>
            <w:rPrChange w:id="635" w:author="PHILIP ANTHONY MARTIN" w:date="2024-04-03T09:47:00Z">
              <w:rPr/>
            </w:rPrChange>
          </w:rPr>
          <w:t>Buhl</w:t>
        </w:r>
        <w:proofErr w:type="spellEnd"/>
        <w:r w:rsidRPr="00E062FE">
          <w:rPr>
            <w:lang w:val="es-ES"/>
            <w:rPrChange w:id="636" w:author="PHILIP ANTHONY MARTIN" w:date="2024-04-03T09:47:00Z">
              <w:rPr/>
            </w:rPrChange>
          </w:rPr>
          <w:t xml:space="preserve">, D. A., &amp; </w:t>
        </w:r>
        <w:proofErr w:type="spellStart"/>
        <w:r w:rsidRPr="00E062FE">
          <w:rPr>
            <w:lang w:val="es-ES"/>
            <w:rPrChange w:id="637" w:author="PHILIP ANTHONY MARTIN" w:date="2024-04-03T09:47:00Z">
              <w:rPr/>
            </w:rPrChange>
          </w:rPr>
          <w:t>Others</w:t>
        </w:r>
        <w:proofErr w:type="spellEnd"/>
        <w:r w:rsidRPr="00E062FE">
          <w:rPr>
            <w:lang w:val="es-ES"/>
            <w:rPrChange w:id="638" w:author="PHILIP ANTHONY MARTIN" w:date="2024-04-03T09:47:00Z">
              <w:rPr/>
            </w:rPrChange>
          </w:rPr>
          <w:t xml:space="preserve">. </w:t>
        </w:r>
        <w:r>
          <w:t xml:space="preserve">(2020). Quantifying and addressing the prevalence and bias of study designs in the environmental and social sciences. </w:t>
        </w:r>
        <w:r w:rsidRPr="00E062FE">
          <w:rPr>
            <w:i/>
            <w:rPrChange w:id="639" w:author="PHILIP ANTHONY MARTIN" w:date="2024-04-03T09:47:00Z">
              <w:rPr/>
            </w:rPrChange>
          </w:rPr>
          <w:t>Nature Communications</w:t>
        </w:r>
        <w:r>
          <w:t>.</w:t>
        </w:r>
      </w:ins>
    </w:p>
    <w:p w14:paraId="18071A14" w14:textId="77777777" w:rsidR="00E062FE" w:rsidRDefault="00E062FE" w:rsidP="005B4C8A">
      <w:pPr>
        <w:widowControl w:val="0"/>
        <w:pBdr>
          <w:top w:val="nil"/>
          <w:left w:val="nil"/>
          <w:bottom w:val="nil"/>
          <w:right w:val="nil"/>
          <w:between w:val="nil"/>
        </w:pBdr>
        <w:spacing w:line="480" w:lineRule="auto"/>
        <w:rPr>
          <w:ins w:id="640" w:author="PHILIP ANTHONY MARTIN" w:date="2024-04-03T09:47:00Z"/>
        </w:rPr>
      </w:pPr>
      <w:ins w:id="641" w:author="PHILIP ANTHONY MARTIN" w:date="2024-04-03T09:47:00Z">
        <w:r>
          <w:t xml:space="preserve">Christie, A. P., Amano, T., Martin, P. A., Shackelford, G. E., Simmons, B. I., &amp; Sutherland, W. J. (2019). Simple study designs in ecology produce inaccurate estimates of biodiversity responses. </w:t>
        </w:r>
        <w:r w:rsidRPr="00E062FE">
          <w:rPr>
            <w:i/>
            <w:rPrChange w:id="642" w:author="PHILIP ANTHONY MARTIN" w:date="2024-04-03T09:47:00Z">
              <w:rPr/>
            </w:rPrChange>
          </w:rPr>
          <w:t>The Journal of Applied Ecology</w:t>
        </w:r>
        <w:r>
          <w:t xml:space="preserve">, </w:t>
        </w:r>
        <w:r w:rsidRPr="00E062FE">
          <w:rPr>
            <w:i/>
            <w:rPrChange w:id="643" w:author="PHILIP ANTHONY MARTIN" w:date="2024-04-03T09:47:00Z">
              <w:rPr/>
            </w:rPrChange>
          </w:rPr>
          <w:t>56</w:t>
        </w:r>
        <w:r>
          <w:t>(12), 2742–2754. https://doi.org/10.1111/1365-2664.13499</w:t>
        </w:r>
      </w:ins>
    </w:p>
    <w:p w14:paraId="49F3D1D2" w14:textId="77777777" w:rsidR="00E062FE" w:rsidRDefault="00E062FE" w:rsidP="005B4C8A">
      <w:pPr>
        <w:widowControl w:val="0"/>
        <w:pBdr>
          <w:top w:val="nil"/>
          <w:left w:val="nil"/>
          <w:bottom w:val="nil"/>
          <w:right w:val="nil"/>
          <w:between w:val="nil"/>
        </w:pBdr>
        <w:spacing w:line="480" w:lineRule="auto"/>
        <w:rPr>
          <w:ins w:id="644" w:author="PHILIP ANTHONY MARTIN" w:date="2024-04-03T09:47:00Z"/>
        </w:rPr>
      </w:pPr>
      <w:ins w:id="645" w:author="PHILIP ANTHONY MARTIN" w:date="2024-04-03T09:47:00Z">
        <w:r>
          <w:t xml:space="preserve">Cohen, J. (1960). A Coefficient of Agreement for Nominal Scales. </w:t>
        </w:r>
        <w:r w:rsidRPr="00E062FE">
          <w:rPr>
            <w:i/>
            <w:rPrChange w:id="646" w:author="PHILIP ANTHONY MARTIN" w:date="2024-04-03T09:47:00Z">
              <w:rPr/>
            </w:rPrChange>
          </w:rPr>
          <w:t>Educational and Psychological Measurement</w:t>
        </w:r>
        <w:r>
          <w:t xml:space="preserve">, </w:t>
        </w:r>
        <w:r w:rsidRPr="00E062FE">
          <w:rPr>
            <w:i/>
            <w:rPrChange w:id="647" w:author="PHILIP ANTHONY MARTIN" w:date="2024-04-03T09:47:00Z">
              <w:rPr/>
            </w:rPrChange>
          </w:rPr>
          <w:t>20</w:t>
        </w:r>
        <w:r>
          <w:t>(1), 37–46. https://doi.org/10.1177/001316446002000104</w:t>
        </w:r>
      </w:ins>
    </w:p>
    <w:p w14:paraId="2D7EACDC" w14:textId="77777777" w:rsidR="00E062FE" w:rsidRDefault="00E062FE" w:rsidP="005B4C8A">
      <w:pPr>
        <w:widowControl w:val="0"/>
        <w:pBdr>
          <w:top w:val="nil"/>
          <w:left w:val="nil"/>
          <w:bottom w:val="nil"/>
          <w:right w:val="nil"/>
          <w:between w:val="nil"/>
        </w:pBdr>
        <w:spacing w:line="480" w:lineRule="auto"/>
        <w:rPr>
          <w:ins w:id="648" w:author="PHILIP ANTHONY MARTIN" w:date="2024-04-03T09:47:00Z"/>
        </w:rPr>
      </w:pPr>
      <w:ins w:id="649" w:author="PHILIP ANTHONY MARTIN" w:date="2024-04-03T09:47:00Z">
        <w:r>
          <w:t xml:space="preserve">Collaboration for Environmental Evidence. (2018). </w:t>
        </w:r>
        <w:r w:rsidRPr="00E062FE">
          <w:rPr>
            <w:i/>
            <w:rPrChange w:id="650" w:author="PHILIP ANTHONY MARTIN" w:date="2024-04-03T09:47:00Z">
              <w:rPr/>
            </w:rPrChange>
          </w:rPr>
          <w:t>Guidelines and Standards for Evidence synthesis in Environmental Management. Version 5.0</w:t>
        </w:r>
        <w:r>
          <w:t xml:space="preserve"> (Pullin, A.S., Frampton, G.K., </w:t>
        </w:r>
        <w:proofErr w:type="spellStart"/>
        <w:r>
          <w:t>Livoreil</w:t>
        </w:r>
        <w:proofErr w:type="spellEnd"/>
        <w:r>
          <w:t xml:space="preserve">, B., </w:t>
        </w:r>
        <w:proofErr w:type="spellStart"/>
        <w:r>
          <w:t>Petrokofsky</w:t>
        </w:r>
        <w:proofErr w:type="spellEnd"/>
        <w:r>
          <w:t>, G., Ed.). www.environmentalevidence.org/information-for-authors. [Accessed 6/10/21].</w:t>
        </w:r>
      </w:ins>
    </w:p>
    <w:p w14:paraId="6E9BABC3" w14:textId="77777777" w:rsidR="00E062FE" w:rsidRDefault="00E062FE" w:rsidP="005B4C8A">
      <w:pPr>
        <w:widowControl w:val="0"/>
        <w:pBdr>
          <w:top w:val="nil"/>
          <w:left w:val="nil"/>
          <w:bottom w:val="nil"/>
          <w:right w:val="nil"/>
          <w:between w:val="nil"/>
        </w:pBdr>
        <w:spacing w:line="480" w:lineRule="auto"/>
        <w:rPr>
          <w:ins w:id="651" w:author="PHILIP ANTHONY MARTIN" w:date="2024-04-03T09:47:00Z"/>
        </w:rPr>
      </w:pPr>
      <w:ins w:id="652" w:author="PHILIP ANTHONY MARTIN" w:date="2024-04-03T09:47:00Z">
        <w:r>
          <w:t xml:space="preserve">Coyle, D. R., Nagendra, U. J., Taylor, M. K., Campbell, J. H., Cunard, C. E., Joslin, A. H., </w:t>
        </w:r>
        <w:proofErr w:type="spellStart"/>
        <w:r>
          <w:t>Mundepi</w:t>
        </w:r>
        <w:proofErr w:type="spellEnd"/>
        <w:r>
          <w:t xml:space="preserve">, A., Phillips, C. A., &amp; </w:t>
        </w:r>
        <w:proofErr w:type="spellStart"/>
        <w:r>
          <w:t>Callaham</w:t>
        </w:r>
        <w:proofErr w:type="spellEnd"/>
        <w:r>
          <w:t xml:space="preserve">, M. A. (2017). Soil fauna responses to natural disturbances, invasive species, and global climate change: Current state of the science and a call to action. </w:t>
        </w:r>
        <w:r w:rsidRPr="00E062FE">
          <w:rPr>
            <w:i/>
            <w:rPrChange w:id="653" w:author="PHILIP ANTHONY MARTIN" w:date="2024-04-03T09:47:00Z">
              <w:rPr/>
            </w:rPrChange>
          </w:rPr>
          <w:t>Soil Biology &amp; Biochemistry</w:t>
        </w:r>
        <w:r>
          <w:t xml:space="preserve">, </w:t>
        </w:r>
        <w:r w:rsidRPr="00E062FE">
          <w:rPr>
            <w:i/>
            <w:rPrChange w:id="654" w:author="PHILIP ANTHONY MARTIN" w:date="2024-04-03T09:47:00Z">
              <w:rPr/>
            </w:rPrChange>
          </w:rPr>
          <w:t>110</w:t>
        </w:r>
        <w:r>
          <w:t>, 116–133. https://doi.org/10.1016/j.soilbio.2017.03.008</w:t>
        </w:r>
      </w:ins>
    </w:p>
    <w:p w14:paraId="01E135C7" w14:textId="77777777" w:rsidR="00E062FE" w:rsidRDefault="00E062FE" w:rsidP="005B4C8A">
      <w:pPr>
        <w:widowControl w:val="0"/>
        <w:pBdr>
          <w:top w:val="nil"/>
          <w:left w:val="nil"/>
          <w:bottom w:val="nil"/>
          <w:right w:val="nil"/>
          <w:between w:val="nil"/>
        </w:pBdr>
        <w:spacing w:line="480" w:lineRule="auto"/>
        <w:rPr>
          <w:ins w:id="655" w:author="PHILIP ANTHONY MARTIN" w:date="2024-04-03T09:47:00Z"/>
        </w:rPr>
      </w:pPr>
      <w:proofErr w:type="spellStart"/>
      <w:ins w:id="656" w:author="PHILIP ANTHONY MARTIN" w:date="2024-04-03T09:47:00Z">
        <w:r>
          <w:t>Culina</w:t>
        </w:r>
        <w:proofErr w:type="spellEnd"/>
        <w:r>
          <w:t xml:space="preserve">, A., Crowther, T. W., </w:t>
        </w:r>
        <w:proofErr w:type="spellStart"/>
        <w:r>
          <w:t>Ramakers</w:t>
        </w:r>
        <w:proofErr w:type="spellEnd"/>
        <w:r>
          <w:t xml:space="preserve">, J. J. C., </w:t>
        </w:r>
        <w:proofErr w:type="spellStart"/>
        <w:r>
          <w:t>Gienapp</w:t>
        </w:r>
        <w:proofErr w:type="spellEnd"/>
        <w:r>
          <w:t xml:space="preserve">, P., &amp; Visser, M. E. (2018). How to do meta-analysis of open datasets. </w:t>
        </w:r>
        <w:r w:rsidRPr="00E062FE">
          <w:rPr>
            <w:i/>
            <w:rPrChange w:id="657" w:author="PHILIP ANTHONY MARTIN" w:date="2024-04-03T09:47:00Z">
              <w:rPr/>
            </w:rPrChange>
          </w:rPr>
          <w:t>Nature Ecology &amp; Evolution</w:t>
        </w:r>
        <w:r>
          <w:t xml:space="preserve">, </w:t>
        </w:r>
        <w:r w:rsidRPr="00E062FE">
          <w:rPr>
            <w:i/>
            <w:rPrChange w:id="658" w:author="PHILIP ANTHONY MARTIN" w:date="2024-04-03T09:47:00Z">
              <w:rPr/>
            </w:rPrChange>
          </w:rPr>
          <w:t>2</w:t>
        </w:r>
        <w:r>
          <w:t>(7), 1053–1056. https://doi.org/10.1038/s41559-018-0579-2</w:t>
        </w:r>
      </w:ins>
    </w:p>
    <w:p w14:paraId="02AC97B4" w14:textId="77777777" w:rsidR="00E062FE" w:rsidRDefault="00E062FE" w:rsidP="005B4C8A">
      <w:pPr>
        <w:widowControl w:val="0"/>
        <w:pBdr>
          <w:top w:val="nil"/>
          <w:left w:val="nil"/>
          <w:bottom w:val="nil"/>
          <w:right w:val="nil"/>
          <w:between w:val="nil"/>
        </w:pBdr>
        <w:spacing w:line="480" w:lineRule="auto"/>
        <w:rPr>
          <w:ins w:id="659" w:author="PHILIP ANTHONY MARTIN" w:date="2024-04-03T09:47:00Z"/>
        </w:rPr>
      </w:pPr>
      <w:proofErr w:type="spellStart"/>
      <w:ins w:id="660" w:author="PHILIP ANTHONY MARTIN" w:date="2024-04-03T09:47:00Z">
        <w:r>
          <w:t>Deckmyn</w:t>
        </w:r>
        <w:proofErr w:type="spellEnd"/>
        <w:r>
          <w:t xml:space="preserve">, G., Flores, O., Mayer, M., </w:t>
        </w:r>
        <w:proofErr w:type="spellStart"/>
        <w:r>
          <w:t>Domene</w:t>
        </w:r>
        <w:proofErr w:type="spellEnd"/>
        <w:r>
          <w:t xml:space="preserve">, X., </w:t>
        </w:r>
        <w:proofErr w:type="spellStart"/>
        <w:r>
          <w:t>Schnepf</w:t>
        </w:r>
        <w:proofErr w:type="spellEnd"/>
        <w:r>
          <w:t xml:space="preserve">, A., </w:t>
        </w:r>
        <w:proofErr w:type="spellStart"/>
        <w:r>
          <w:t>Kuka</w:t>
        </w:r>
        <w:proofErr w:type="spellEnd"/>
        <w:r>
          <w:t xml:space="preserve">, K., Van </w:t>
        </w:r>
        <w:proofErr w:type="spellStart"/>
        <w:r>
          <w:t>Looy</w:t>
        </w:r>
        <w:proofErr w:type="spellEnd"/>
        <w:r>
          <w:t xml:space="preserve">, K., </w:t>
        </w:r>
        <w:proofErr w:type="spellStart"/>
        <w:r>
          <w:t>Rasse</w:t>
        </w:r>
        <w:proofErr w:type="spellEnd"/>
        <w:r>
          <w:t xml:space="preserve">, D. P., Briones, M. J. I., </w:t>
        </w:r>
        <w:proofErr w:type="spellStart"/>
        <w:r>
          <w:t>Barot</w:t>
        </w:r>
        <w:proofErr w:type="spellEnd"/>
        <w:r>
          <w:t xml:space="preserve">, S., Berg, M., </w:t>
        </w:r>
        <w:proofErr w:type="spellStart"/>
        <w:r>
          <w:t>Vanguelova</w:t>
        </w:r>
        <w:proofErr w:type="spellEnd"/>
        <w:r>
          <w:t xml:space="preserve">, E., </w:t>
        </w:r>
        <w:proofErr w:type="spellStart"/>
        <w:r>
          <w:t>Ostonen</w:t>
        </w:r>
        <w:proofErr w:type="spellEnd"/>
        <w:r>
          <w:t xml:space="preserve">, I., </w:t>
        </w:r>
        <w:proofErr w:type="spellStart"/>
        <w:r>
          <w:t>Vereecken</w:t>
        </w:r>
        <w:proofErr w:type="spellEnd"/>
        <w:r>
          <w:t xml:space="preserve">, </w:t>
        </w:r>
        <w:r>
          <w:lastRenderedPageBreak/>
          <w:t xml:space="preserve">H., </w:t>
        </w:r>
        <w:proofErr w:type="spellStart"/>
        <w:r>
          <w:t>Suz</w:t>
        </w:r>
        <w:proofErr w:type="spellEnd"/>
        <w:r>
          <w:t xml:space="preserve">, L. M., Frey, B., </w:t>
        </w:r>
        <w:proofErr w:type="spellStart"/>
        <w:r>
          <w:t>Frossard</w:t>
        </w:r>
        <w:proofErr w:type="spellEnd"/>
        <w:r>
          <w:t xml:space="preserve">, A., </w:t>
        </w:r>
        <w:proofErr w:type="spellStart"/>
        <w:r>
          <w:t>Tiunov</w:t>
        </w:r>
        <w:proofErr w:type="spellEnd"/>
        <w:r>
          <w:t xml:space="preserve">, A., </w:t>
        </w:r>
        <w:proofErr w:type="spellStart"/>
        <w:r>
          <w:t>Frouz</w:t>
        </w:r>
        <w:proofErr w:type="spellEnd"/>
        <w:r>
          <w:t xml:space="preserve">, J., … Curiel </w:t>
        </w:r>
        <w:proofErr w:type="spellStart"/>
        <w:r>
          <w:t>Yuste</w:t>
        </w:r>
        <w:proofErr w:type="spellEnd"/>
        <w:r>
          <w:t xml:space="preserve">, J. (2020). KEYLINK: towards a more integrative soil representation for inclusion in ecosystem scale models. I. review and model concept. </w:t>
        </w:r>
        <w:proofErr w:type="spellStart"/>
        <w:r w:rsidRPr="00E062FE">
          <w:rPr>
            <w:i/>
            <w:rPrChange w:id="661" w:author="PHILIP ANTHONY MARTIN" w:date="2024-04-03T09:47:00Z">
              <w:rPr/>
            </w:rPrChange>
          </w:rPr>
          <w:t>PeerJ</w:t>
        </w:r>
        <w:proofErr w:type="spellEnd"/>
        <w:r>
          <w:t xml:space="preserve">, </w:t>
        </w:r>
        <w:r w:rsidRPr="00E062FE">
          <w:rPr>
            <w:i/>
            <w:rPrChange w:id="662" w:author="PHILIP ANTHONY MARTIN" w:date="2024-04-03T09:47:00Z">
              <w:rPr/>
            </w:rPrChange>
          </w:rPr>
          <w:t>8</w:t>
        </w:r>
        <w:r>
          <w:t>, e9750. https://doi.org/10.7717/peerj.9750</w:t>
        </w:r>
      </w:ins>
    </w:p>
    <w:p w14:paraId="028C25D5" w14:textId="77777777" w:rsidR="00E062FE" w:rsidRDefault="00E062FE" w:rsidP="005B4C8A">
      <w:pPr>
        <w:widowControl w:val="0"/>
        <w:pBdr>
          <w:top w:val="nil"/>
          <w:left w:val="nil"/>
          <w:bottom w:val="nil"/>
          <w:right w:val="nil"/>
          <w:between w:val="nil"/>
        </w:pBdr>
        <w:spacing w:line="480" w:lineRule="auto"/>
        <w:rPr>
          <w:ins w:id="663" w:author="PHILIP ANTHONY MARTIN" w:date="2024-04-03T09:47:00Z"/>
        </w:rPr>
      </w:pPr>
      <w:ins w:id="664" w:author="PHILIP ANTHONY MARTIN" w:date="2024-04-03T09:47:00Z">
        <w:r>
          <w:t xml:space="preserve">Deng, L., Peng, C., Kim, D.-G., Li, J., Liu, Y., Hai, X., Liu, Q., Huang, C., </w:t>
        </w:r>
        <w:proofErr w:type="spellStart"/>
        <w:r>
          <w:t>Shangguan</w:t>
        </w:r>
        <w:proofErr w:type="spellEnd"/>
        <w:r>
          <w:t xml:space="preserve">, Z., &amp; </w:t>
        </w:r>
        <w:proofErr w:type="spellStart"/>
        <w:r>
          <w:t>Kuzyakov</w:t>
        </w:r>
        <w:proofErr w:type="spellEnd"/>
        <w:r>
          <w:t xml:space="preserve">, Y. (2021). Drought effects on soil carbon and nitrogen dynamics in global natural ecosystems. </w:t>
        </w:r>
        <w:r w:rsidRPr="00E062FE">
          <w:rPr>
            <w:i/>
            <w:rPrChange w:id="665" w:author="PHILIP ANTHONY MARTIN" w:date="2024-04-03T09:47:00Z">
              <w:rPr/>
            </w:rPrChange>
          </w:rPr>
          <w:t>Earth-Science Reviews</w:t>
        </w:r>
        <w:r>
          <w:t xml:space="preserve">, </w:t>
        </w:r>
        <w:r w:rsidRPr="00E062FE">
          <w:rPr>
            <w:i/>
            <w:rPrChange w:id="666" w:author="PHILIP ANTHONY MARTIN" w:date="2024-04-03T09:47:00Z">
              <w:rPr/>
            </w:rPrChange>
          </w:rPr>
          <w:t>214</w:t>
        </w:r>
        <w:r>
          <w:t>, 103501. https://doi.org/10.1016/j.earscirev.2020.103501</w:t>
        </w:r>
      </w:ins>
    </w:p>
    <w:p w14:paraId="1FBFF7E7" w14:textId="77777777" w:rsidR="00E062FE" w:rsidRPr="00E062FE" w:rsidRDefault="00E062FE" w:rsidP="005B4C8A">
      <w:pPr>
        <w:widowControl w:val="0"/>
        <w:pBdr>
          <w:top w:val="nil"/>
          <w:left w:val="nil"/>
          <w:bottom w:val="nil"/>
          <w:right w:val="nil"/>
          <w:between w:val="nil"/>
        </w:pBdr>
        <w:spacing w:line="480" w:lineRule="auto"/>
        <w:rPr>
          <w:ins w:id="667" w:author="PHILIP ANTHONY MARTIN" w:date="2024-04-03T09:47:00Z"/>
          <w:lang w:val="es-ES"/>
          <w:rPrChange w:id="668" w:author="PHILIP ANTHONY MARTIN" w:date="2024-04-03T09:47:00Z">
            <w:rPr>
              <w:ins w:id="669" w:author="PHILIP ANTHONY MARTIN" w:date="2024-04-03T09:47:00Z"/>
            </w:rPr>
          </w:rPrChange>
        </w:rPr>
      </w:pPr>
      <w:proofErr w:type="spellStart"/>
      <w:ins w:id="670" w:author="PHILIP ANTHONY MARTIN" w:date="2024-04-03T09:47:00Z">
        <w:r>
          <w:t>Dornelas</w:t>
        </w:r>
        <w:proofErr w:type="spellEnd"/>
        <w:r>
          <w:t xml:space="preserve">, M., </w:t>
        </w:r>
        <w:proofErr w:type="spellStart"/>
        <w:r>
          <w:t>Gotelli</w:t>
        </w:r>
        <w:proofErr w:type="spellEnd"/>
        <w:r>
          <w:t xml:space="preserve">, N. J., McGill, B., Shimadzu, H., Moyes, F., Sievers, C., &amp; </w:t>
        </w:r>
        <w:proofErr w:type="spellStart"/>
        <w:r>
          <w:t>Magurran</w:t>
        </w:r>
        <w:proofErr w:type="spellEnd"/>
        <w:r>
          <w:t xml:space="preserve">, A. E. (2014). Assemblage time series reveal biodiversity change but not systematic loss. </w:t>
        </w:r>
        <w:proofErr w:type="spellStart"/>
        <w:r w:rsidRPr="00E062FE">
          <w:rPr>
            <w:i/>
            <w:lang w:val="es-ES"/>
            <w:rPrChange w:id="671" w:author="PHILIP ANTHONY MARTIN" w:date="2024-04-03T09:47:00Z">
              <w:rPr/>
            </w:rPrChange>
          </w:rPr>
          <w:t>Science</w:t>
        </w:r>
        <w:proofErr w:type="spellEnd"/>
        <w:r w:rsidRPr="00E062FE">
          <w:rPr>
            <w:lang w:val="es-ES"/>
            <w:rPrChange w:id="672" w:author="PHILIP ANTHONY MARTIN" w:date="2024-04-03T09:47:00Z">
              <w:rPr/>
            </w:rPrChange>
          </w:rPr>
          <w:t xml:space="preserve">, </w:t>
        </w:r>
        <w:r w:rsidRPr="00E062FE">
          <w:rPr>
            <w:i/>
            <w:lang w:val="es-ES"/>
            <w:rPrChange w:id="673" w:author="PHILIP ANTHONY MARTIN" w:date="2024-04-03T09:47:00Z">
              <w:rPr/>
            </w:rPrChange>
          </w:rPr>
          <w:t>344</w:t>
        </w:r>
        <w:r w:rsidRPr="00E062FE">
          <w:rPr>
            <w:lang w:val="es-ES"/>
            <w:rPrChange w:id="674" w:author="PHILIP ANTHONY MARTIN" w:date="2024-04-03T09:47:00Z">
              <w:rPr/>
            </w:rPrChange>
          </w:rPr>
          <w:t>(6181), 296–299. https://doi.org/10.1126/science.1248484</w:t>
        </w:r>
      </w:ins>
    </w:p>
    <w:p w14:paraId="16B939C2" w14:textId="77777777" w:rsidR="00E062FE" w:rsidRDefault="00E062FE" w:rsidP="005B4C8A">
      <w:pPr>
        <w:widowControl w:val="0"/>
        <w:pBdr>
          <w:top w:val="nil"/>
          <w:left w:val="nil"/>
          <w:bottom w:val="nil"/>
          <w:right w:val="nil"/>
          <w:between w:val="nil"/>
        </w:pBdr>
        <w:spacing w:line="480" w:lineRule="auto"/>
        <w:rPr>
          <w:ins w:id="675" w:author="PHILIP ANTHONY MARTIN" w:date="2024-04-03T09:47:00Z"/>
        </w:rPr>
      </w:pPr>
      <w:proofErr w:type="spellStart"/>
      <w:ins w:id="676" w:author="PHILIP ANTHONY MARTIN" w:date="2024-04-03T09:47:00Z">
        <w:r w:rsidRPr="00E062FE">
          <w:rPr>
            <w:lang w:val="es-ES"/>
            <w:rPrChange w:id="677" w:author="PHILIP ANTHONY MARTIN" w:date="2024-04-03T09:47:00Z">
              <w:rPr/>
            </w:rPrChange>
          </w:rPr>
          <w:t>Doughty</w:t>
        </w:r>
        <w:proofErr w:type="spellEnd"/>
        <w:r w:rsidRPr="00E062FE">
          <w:rPr>
            <w:lang w:val="es-ES"/>
            <w:rPrChange w:id="678" w:author="PHILIP ANTHONY MARTIN" w:date="2024-04-03T09:47:00Z">
              <w:rPr/>
            </w:rPrChange>
          </w:rPr>
          <w:t xml:space="preserve">, C. E., Metcalfe, D. B., </w:t>
        </w:r>
        <w:proofErr w:type="spellStart"/>
        <w:r w:rsidRPr="00E062FE">
          <w:rPr>
            <w:lang w:val="es-ES"/>
            <w:rPrChange w:id="679" w:author="PHILIP ANTHONY MARTIN" w:date="2024-04-03T09:47:00Z">
              <w:rPr/>
            </w:rPrChange>
          </w:rPr>
          <w:t>Girardin</w:t>
        </w:r>
        <w:proofErr w:type="spellEnd"/>
        <w:r w:rsidRPr="00E062FE">
          <w:rPr>
            <w:lang w:val="es-ES"/>
            <w:rPrChange w:id="680" w:author="PHILIP ANTHONY MARTIN" w:date="2024-04-03T09:47:00Z">
              <w:rPr/>
            </w:rPrChange>
          </w:rPr>
          <w:t xml:space="preserve">, C. A. J., Amézquita, F. F., Cabrera, D. G., Huasco, W. H., Silva-Espejo, J. E., Araujo-Murakami, A., da Costa, M. C., Rocha, W., </w:t>
        </w:r>
        <w:proofErr w:type="spellStart"/>
        <w:r w:rsidRPr="00E062FE">
          <w:rPr>
            <w:lang w:val="es-ES"/>
            <w:rPrChange w:id="681" w:author="PHILIP ANTHONY MARTIN" w:date="2024-04-03T09:47:00Z">
              <w:rPr/>
            </w:rPrChange>
          </w:rPr>
          <w:t>Feldpausch</w:t>
        </w:r>
        <w:proofErr w:type="spellEnd"/>
        <w:r w:rsidRPr="00E062FE">
          <w:rPr>
            <w:lang w:val="es-ES"/>
            <w:rPrChange w:id="682" w:author="PHILIP ANTHONY MARTIN" w:date="2024-04-03T09:47:00Z">
              <w:rPr/>
            </w:rPrChange>
          </w:rPr>
          <w:t xml:space="preserve">, T. R., Mendoza, A. L. M., da Costa, A. C. L., </w:t>
        </w:r>
        <w:proofErr w:type="spellStart"/>
        <w:r w:rsidRPr="00E062FE">
          <w:rPr>
            <w:lang w:val="es-ES"/>
            <w:rPrChange w:id="683" w:author="PHILIP ANTHONY MARTIN" w:date="2024-04-03T09:47:00Z">
              <w:rPr/>
            </w:rPrChange>
          </w:rPr>
          <w:t>Meir</w:t>
        </w:r>
        <w:proofErr w:type="spellEnd"/>
        <w:r w:rsidRPr="00E062FE">
          <w:rPr>
            <w:lang w:val="es-ES"/>
            <w:rPrChange w:id="684" w:author="PHILIP ANTHONY MARTIN" w:date="2024-04-03T09:47:00Z">
              <w:rPr/>
            </w:rPrChange>
          </w:rPr>
          <w:t xml:space="preserve">, P., Phillips, O. L., &amp; </w:t>
        </w:r>
        <w:proofErr w:type="spellStart"/>
        <w:r w:rsidRPr="00E062FE">
          <w:rPr>
            <w:lang w:val="es-ES"/>
            <w:rPrChange w:id="685" w:author="PHILIP ANTHONY MARTIN" w:date="2024-04-03T09:47:00Z">
              <w:rPr/>
            </w:rPrChange>
          </w:rPr>
          <w:t>Malhi</w:t>
        </w:r>
        <w:proofErr w:type="spellEnd"/>
        <w:r w:rsidRPr="00E062FE">
          <w:rPr>
            <w:lang w:val="es-ES"/>
            <w:rPrChange w:id="686" w:author="PHILIP ANTHONY MARTIN" w:date="2024-04-03T09:47:00Z">
              <w:rPr/>
            </w:rPrChange>
          </w:rPr>
          <w:t xml:space="preserve">, Y. (2015). </w:t>
        </w:r>
        <w:r>
          <w:t xml:space="preserve">Drought impact on forest carbon dynamics and fluxes in Amazonia. </w:t>
        </w:r>
        <w:r w:rsidRPr="00E062FE">
          <w:rPr>
            <w:i/>
            <w:rPrChange w:id="687" w:author="PHILIP ANTHONY MARTIN" w:date="2024-04-03T09:47:00Z">
              <w:rPr/>
            </w:rPrChange>
          </w:rPr>
          <w:t>Nature</w:t>
        </w:r>
        <w:r>
          <w:t xml:space="preserve">, </w:t>
        </w:r>
        <w:r w:rsidRPr="00E062FE">
          <w:rPr>
            <w:i/>
            <w:rPrChange w:id="688" w:author="PHILIP ANTHONY MARTIN" w:date="2024-04-03T09:47:00Z">
              <w:rPr/>
            </w:rPrChange>
          </w:rPr>
          <w:t>519</w:t>
        </w:r>
        <w:r>
          <w:t>(7541), 78–82. https://doi.org/10.1038/nature14213</w:t>
        </w:r>
      </w:ins>
    </w:p>
    <w:p w14:paraId="2EC3D413" w14:textId="77777777" w:rsidR="00E062FE" w:rsidRDefault="00E062FE" w:rsidP="005B4C8A">
      <w:pPr>
        <w:widowControl w:val="0"/>
        <w:pBdr>
          <w:top w:val="nil"/>
          <w:left w:val="nil"/>
          <w:bottom w:val="nil"/>
          <w:right w:val="nil"/>
          <w:between w:val="nil"/>
        </w:pBdr>
        <w:spacing w:line="480" w:lineRule="auto"/>
        <w:rPr>
          <w:ins w:id="689" w:author="PHILIP ANTHONY MARTIN" w:date="2024-04-03T09:47:00Z"/>
        </w:rPr>
      </w:pPr>
      <w:ins w:id="690" w:author="PHILIP ANTHONY MARTIN" w:date="2024-04-03T09:47:00Z">
        <w:r>
          <w:t xml:space="preserve">Eisenhauer, N., </w:t>
        </w:r>
        <w:proofErr w:type="spellStart"/>
        <w:r>
          <w:t>Cesarz</w:t>
        </w:r>
        <w:proofErr w:type="spellEnd"/>
        <w:r>
          <w:t>, S., Koller, R., Worm, K., &amp; Reich, P. B. (2012). Global change belowground: impacts of elevated CO</w:t>
        </w:r>
        <w:r w:rsidRPr="00E062FE">
          <w:rPr>
            <w:vertAlign w:val="subscript"/>
            <w:rPrChange w:id="691" w:author="PHILIP ANTHONY MARTIN" w:date="2024-04-03T09:47:00Z">
              <w:rPr/>
            </w:rPrChange>
          </w:rPr>
          <w:t>2</w:t>
        </w:r>
        <w:r>
          <w:t xml:space="preserve">, nitrogen, and summer drought on soil food webs and biodiversity. </w:t>
        </w:r>
        <w:r w:rsidRPr="00E062FE">
          <w:rPr>
            <w:i/>
            <w:rPrChange w:id="692" w:author="PHILIP ANTHONY MARTIN" w:date="2024-04-03T09:47:00Z">
              <w:rPr/>
            </w:rPrChange>
          </w:rPr>
          <w:t>Global Change Biology</w:t>
        </w:r>
        <w:r>
          <w:t xml:space="preserve">, </w:t>
        </w:r>
        <w:r w:rsidRPr="00E062FE">
          <w:rPr>
            <w:i/>
            <w:rPrChange w:id="693" w:author="PHILIP ANTHONY MARTIN" w:date="2024-04-03T09:47:00Z">
              <w:rPr/>
            </w:rPrChange>
          </w:rPr>
          <w:t>18</w:t>
        </w:r>
        <w:r>
          <w:t>(2), 435–447. https://doi.org/10.1111/j.1365-2486.2011.02555.x</w:t>
        </w:r>
      </w:ins>
    </w:p>
    <w:p w14:paraId="207EF921" w14:textId="77777777" w:rsidR="00E062FE" w:rsidRDefault="00E062FE" w:rsidP="005B4C8A">
      <w:pPr>
        <w:widowControl w:val="0"/>
        <w:pBdr>
          <w:top w:val="nil"/>
          <w:left w:val="nil"/>
          <w:bottom w:val="nil"/>
          <w:right w:val="nil"/>
          <w:between w:val="nil"/>
        </w:pBdr>
        <w:spacing w:line="480" w:lineRule="auto"/>
        <w:rPr>
          <w:ins w:id="694" w:author="PHILIP ANTHONY MARTIN" w:date="2024-04-03T09:47:00Z"/>
        </w:rPr>
      </w:pPr>
      <w:proofErr w:type="spellStart"/>
      <w:ins w:id="695" w:author="PHILIP ANTHONY MARTIN" w:date="2024-04-03T09:47:00Z">
        <w:r>
          <w:t>Erktan</w:t>
        </w:r>
        <w:proofErr w:type="spellEnd"/>
        <w:r>
          <w:t xml:space="preserve">, A., Or, D., &amp; Scheu, S. (2020). The physical structure of soil: Determinant and consequence of trophic interactions. </w:t>
        </w:r>
        <w:r w:rsidRPr="00E062FE">
          <w:rPr>
            <w:i/>
            <w:rPrChange w:id="696" w:author="PHILIP ANTHONY MARTIN" w:date="2024-04-03T09:47:00Z">
              <w:rPr/>
            </w:rPrChange>
          </w:rPr>
          <w:t>Soil Biology &amp; Biochemistry</w:t>
        </w:r>
        <w:r>
          <w:t xml:space="preserve">, </w:t>
        </w:r>
        <w:r w:rsidRPr="00E062FE">
          <w:rPr>
            <w:i/>
            <w:rPrChange w:id="697" w:author="PHILIP ANTHONY MARTIN" w:date="2024-04-03T09:47:00Z">
              <w:rPr/>
            </w:rPrChange>
          </w:rPr>
          <w:t>148</w:t>
        </w:r>
        <w:r>
          <w:t>, 107876. https://doi.org/10.1016/j.soilbio.2020.107876</w:t>
        </w:r>
      </w:ins>
    </w:p>
    <w:p w14:paraId="0583F9AC" w14:textId="77777777" w:rsidR="00E062FE" w:rsidRDefault="00E062FE" w:rsidP="005B4C8A">
      <w:pPr>
        <w:widowControl w:val="0"/>
        <w:pBdr>
          <w:top w:val="nil"/>
          <w:left w:val="nil"/>
          <w:bottom w:val="nil"/>
          <w:right w:val="nil"/>
          <w:between w:val="nil"/>
        </w:pBdr>
        <w:spacing w:line="480" w:lineRule="auto"/>
        <w:rPr>
          <w:ins w:id="698" w:author="PHILIP ANTHONY MARTIN" w:date="2024-04-03T09:47:00Z"/>
        </w:rPr>
      </w:pPr>
      <w:ins w:id="699" w:author="PHILIP ANTHONY MARTIN" w:date="2024-04-03T09:47:00Z">
        <w:r>
          <w:t xml:space="preserve">Evans, D. H. (2008). </w:t>
        </w:r>
        <w:r w:rsidRPr="00E062FE">
          <w:rPr>
            <w:i/>
            <w:rPrChange w:id="700" w:author="PHILIP ANTHONY MARTIN" w:date="2024-04-03T09:47:00Z">
              <w:rPr/>
            </w:rPrChange>
          </w:rPr>
          <w:t>Osmotic and Ionic Regulation: Cells and Animals</w:t>
        </w:r>
        <w:r>
          <w:t>. CRC Press. https://play.google.com/store/books/details?id=1zP4bYDWq_wC</w:t>
        </w:r>
      </w:ins>
    </w:p>
    <w:p w14:paraId="292880B3" w14:textId="77777777" w:rsidR="00E062FE" w:rsidRDefault="00E062FE" w:rsidP="005B4C8A">
      <w:pPr>
        <w:widowControl w:val="0"/>
        <w:pBdr>
          <w:top w:val="nil"/>
          <w:left w:val="nil"/>
          <w:bottom w:val="nil"/>
          <w:right w:val="nil"/>
          <w:between w:val="nil"/>
        </w:pBdr>
        <w:spacing w:line="480" w:lineRule="auto"/>
        <w:rPr>
          <w:ins w:id="701" w:author="PHILIP ANTHONY MARTIN" w:date="2024-04-03T09:47:00Z"/>
        </w:rPr>
      </w:pPr>
      <w:ins w:id="702" w:author="PHILIP ANTHONY MARTIN" w:date="2024-04-03T09:47:00Z">
        <w:r w:rsidRPr="00E062FE">
          <w:rPr>
            <w:lang w:val="es-ES"/>
            <w:rPrChange w:id="703" w:author="PHILIP ANTHONY MARTIN" w:date="2024-04-03T09:47:00Z">
              <w:rPr/>
            </w:rPrChange>
          </w:rPr>
          <w:t xml:space="preserve">Ferrín, M., Márquez, L., Petersen, H., Salmon, S., </w:t>
        </w:r>
        <w:proofErr w:type="spellStart"/>
        <w:r w:rsidRPr="00E062FE">
          <w:rPr>
            <w:lang w:val="es-ES"/>
            <w:rPrChange w:id="704" w:author="PHILIP ANTHONY MARTIN" w:date="2024-04-03T09:47:00Z">
              <w:rPr/>
            </w:rPrChange>
          </w:rPr>
          <w:t>Ponge</w:t>
        </w:r>
        <w:proofErr w:type="spellEnd"/>
        <w:r w:rsidRPr="00E062FE">
          <w:rPr>
            <w:lang w:val="es-ES"/>
            <w:rPrChange w:id="705" w:author="PHILIP ANTHONY MARTIN" w:date="2024-04-03T09:47:00Z">
              <w:rPr/>
            </w:rPrChange>
          </w:rPr>
          <w:t xml:space="preserve">, J.-F., Arnedo, M., Emmett, B., </w:t>
        </w:r>
        <w:proofErr w:type="spellStart"/>
        <w:r w:rsidRPr="00E062FE">
          <w:rPr>
            <w:lang w:val="es-ES"/>
            <w:rPrChange w:id="706" w:author="PHILIP ANTHONY MARTIN" w:date="2024-04-03T09:47:00Z">
              <w:rPr/>
            </w:rPrChange>
          </w:rPr>
          <w:t>Beier</w:t>
        </w:r>
        <w:proofErr w:type="spellEnd"/>
        <w:r w:rsidRPr="00E062FE">
          <w:rPr>
            <w:lang w:val="es-ES"/>
            <w:rPrChange w:id="707" w:author="PHILIP ANTHONY MARTIN" w:date="2024-04-03T09:47:00Z">
              <w:rPr/>
            </w:rPrChange>
          </w:rPr>
          <w:t xml:space="preserve">, C., Schmidt, I. K., </w:t>
        </w:r>
        <w:proofErr w:type="spellStart"/>
        <w:r w:rsidRPr="00E062FE">
          <w:rPr>
            <w:lang w:val="es-ES"/>
            <w:rPrChange w:id="708" w:author="PHILIP ANTHONY MARTIN" w:date="2024-04-03T09:47:00Z">
              <w:rPr/>
            </w:rPrChange>
          </w:rPr>
          <w:t>Tietema</w:t>
        </w:r>
        <w:proofErr w:type="spellEnd"/>
        <w:r w:rsidRPr="00E062FE">
          <w:rPr>
            <w:lang w:val="es-ES"/>
            <w:rPrChange w:id="709" w:author="PHILIP ANTHONY MARTIN" w:date="2024-04-03T09:47:00Z">
              <w:rPr/>
            </w:rPrChange>
          </w:rPr>
          <w:t xml:space="preserve">, A., de </w:t>
        </w:r>
        <w:proofErr w:type="spellStart"/>
        <w:r w:rsidRPr="00E062FE">
          <w:rPr>
            <w:lang w:val="es-ES"/>
            <w:rPrChange w:id="710" w:author="PHILIP ANTHONY MARTIN" w:date="2024-04-03T09:47:00Z">
              <w:rPr/>
            </w:rPrChange>
          </w:rPr>
          <w:t>Angelis</w:t>
        </w:r>
        <w:proofErr w:type="spellEnd"/>
        <w:r w:rsidRPr="00E062FE">
          <w:rPr>
            <w:lang w:val="es-ES"/>
            <w:rPrChange w:id="711" w:author="PHILIP ANTHONY MARTIN" w:date="2024-04-03T09:47:00Z">
              <w:rPr/>
            </w:rPrChange>
          </w:rPr>
          <w:t xml:space="preserve">, P., </w:t>
        </w:r>
        <w:proofErr w:type="spellStart"/>
        <w:r w:rsidRPr="00E062FE">
          <w:rPr>
            <w:lang w:val="es-ES"/>
            <w:rPrChange w:id="712" w:author="PHILIP ANTHONY MARTIN" w:date="2024-04-03T09:47:00Z">
              <w:rPr/>
            </w:rPrChange>
          </w:rPr>
          <w:t>Liberati</w:t>
        </w:r>
        <w:proofErr w:type="spellEnd"/>
        <w:r w:rsidRPr="00E062FE">
          <w:rPr>
            <w:lang w:val="es-ES"/>
            <w:rPrChange w:id="713" w:author="PHILIP ANTHONY MARTIN" w:date="2024-04-03T09:47:00Z">
              <w:rPr/>
            </w:rPrChange>
          </w:rPr>
          <w:t>, D., Kovács-</w:t>
        </w:r>
        <w:proofErr w:type="spellStart"/>
        <w:r w:rsidRPr="00E062FE">
          <w:rPr>
            <w:lang w:val="es-ES"/>
            <w:rPrChange w:id="714" w:author="PHILIP ANTHONY MARTIN" w:date="2024-04-03T09:47:00Z">
              <w:rPr/>
            </w:rPrChange>
          </w:rPr>
          <w:t>Láng</w:t>
        </w:r>
        <w:proofErr w:type="spellEnd"/>
        <w:r w:rsidRPr="00E062FE">
          <w:rPr>
            <w:lang w:val="es-ES"/>
            <w:rPrChange w:id="715" w:author="PHILIP ANTHONY MARTIN" w:date="2024-04-03T09:47:00Z">
              <w:rPr/>
            </w:rPrChange>
          </w:rPr>
          <w:t xml:space="preserve">, E., </w:t>
        </w:r>
        <w:proofErr w:type="spellStart"/>
        <w:r w:rsidRPr="00E062FE">
          <w:rPr>
            <w:lang w:val="es-ES"/>
            <w:rPrChange w:id="716" w:author="PHILIP ANTHONY MARTIN" w:date="2024-04-03T09:47:00Z">
              <w:rPr/>
            </w:rPrChange>
          </w:rPr>
          <w:t>Kröel-Dulay</w:t>
        </w:r>
        <w:proofErr w:type="spellEnd"/>
        <w:r w:rsidRPr="00E062FE">
          <w:rPr>
            <w:lang w:val="es-ES"/>
            <w:rPrChange w:id="717" w:author="PHILIP ANTHONY MARTIN" w:date="2024-04-03T09:47:00Z">
              <w:rPr/>
            </w:rPrChange>
          </w:rPr>
          <w:t xml:space="preserve">, G., </w:t>
        </w:r>
        <w:proofErr w:type="spellStart"/>
        <w:r w:rsidRPr="00E062FE">
          <w:rPr>
            <w:lang w:val="es-ES"/>
            <w:rPrChange w:id="718" w:author="PHILIP ANTHONY MARTIN" w:date="2024-04-03T09:47:00Z">
              <w:rPr/>
            </w:rPrChange>
          </w:rPr>
          <w:t>Estiarte</w:t>
        </w:r>
        <w:proofErr w:type="spellEnd"/>
        <w:r w:rsidRPr="00E062FE">
          <w:rPr>
            <w:lang w:val="es-ES"/>
            <w:rPrChange w:id="719" w:author="PHILIP ANTHONY MARTIN" w:date="2024-04-03T09:47:00Z">
              <w:rPr/>
            </w:rPrChange>
          </w:rPr>
          <w:t xml:space="preserve">, M., </w:t>
        </w:r>
        <w:proofErr w:type="spellStart"/>
        <w:r w:rsidRPr="00E062FE">
          <w:rPr>
            <w:lang w:val="es-ES"/>
            <w:rPrChange w:id="720" w:author="PHILIP ANTHONY MARTIN" w:date="2024-04-03T09:47:00Z">
              <w:rPr/>
            </w:rPrChange>
          </w:rPr>
          <w:t>Bartrons</w:t>
        </w:r>
        <w:proofErr w:type="spellEnd"/>
        <w:r w:rsidRPr="00E062FE">
          <w:rPr>
            <w:lang w:val="es-ES"/>
            <w:rPrChange w:id="721" w:author="PHILIP ANTHONY MARTIN" w:date="2024-04-03T09:47:00Z">
              <w:rPr/>
            </w:rPrChange>
          </w:rPr>
          <w:t xml:space="preserve">, M., Peñuelas, J., &amp; Peguero, G. (2023). </w:t>
        </w:r>
        <w:r>
          <w:t>Trait</w:t>
        </w:r>
        <w:r>
          <w:rPr>
            <w:rFonts w:ascii="Cambria Math" w:hAnsi="Cambria Math" w:cs="Cambria Math"/>
          </w:rPr>
          <w:t>‐</w:t>
        </w:r>
        <w:r>
          <w:t xml:space="preserve">mediated responses to aridity and experimental drought by springtail communities across Europe. </w:t>
        </w:r>
        <w:r w:rsidRPr="00E062FE">
          <w:rPr>
            <w:i/>
            <w:rPrChange w:id="722" w:author="PHILIP ANTHONY MARTIN" w:date="2024-04-03T09:47:00Z">
              <w:rPr/>
            </w:rPrChange>
          </w:rPr>
          <w:lastRenderedPageBreak/>
          <w:t>Functional Ecology</w:t>
        </w:r>
        <w:r>
          <w:t xml:space="preserve">, </w:t>
        </w:r>
        <w:r w:rsidRPr="00E062FE">
          <w:rPr>
            <w:i/>
            <w:rPrChange w:id="723" w:author="PHILIP ANTHONY MARTIN" w:date="2024-04-03T09:47:00Z">
              <w:rPr/>
            </w:rPrChange>
          </w:rPr>
          <w:t>37</w:t>
        </w:r>
        <w:r>
          <w:t>(1), 44–56. https://doi.org/10.1111/1365-2435.14036</w:t>
        </w:r>
      </w:ins>
    </w:p>
    <w:p w14:paraId="30B6597B" w14:textId="77777777" w:rsidR="00E062FE" w:rsidRDefault="00E062FE" w:rsidP="005B4C8A">
      <w:pPr>
        <w:widowControl w:val="0"/>
        <w:pBdr>
          <w:top w:val="nil"/>
          <w:left w:val="nil"/>
          <w:bottom w:val="nil"/>
          <w:right w:val="nil"/>
          <w:between w:val="nil"/>
        </w:pBdr>
        <w:spacing w:line="480" w:lineRule="auto"/>
        <w:rPr>
          <w:ins w:id="724" w:author="PHILIP ANTHONY MARTIN" w:date="2024-04-03T09:47:00Z"/>
        </w:rPr>
      </w:pPr>
      <w:ins w:id="725" w:author="PHILIP ANTHONY MARTIN" w:date="2024-04-03T09:47:00Z">
        <w:r>
          <w:t xml:space="preserve">Fischer, J., Ritchie, E. G., &amp; </w:t>
        </w:r>
        <w:proofErr w:type="spellStart"/>
        <w:r>
          <w:t>Hanspach</w:t>
        </w:r>
        <w:proofErr w:type="spellEnd"/>
        <w:r>
          <w:t xml:space="preserve">, J. (2012). Academia’s obsession with quantity. </w:t>
        </w:r>
        <w:r w:rsidRPr="00E062FE">
          <w:rPr>
            <w:i/>
            <w:rPrChange w:id="726" w:author="PHILIP ANTHONY MARTIN" w:date="2024-04-03T09:47:00Z">
              <w:rPr/>
            </w:rPrChange>
          </w:rPr>
          <w:t>Trends in Ecology &amp; Evolution</w:t>
        </w:r>
        <w:r>
          <w:t xml:space="preserve">, </w:t>
        </w:r>
        <w:r w:rsidRPr="00E062FE">
          <w:rPr>
            <w:i/>
            <w:rPrChange w:id="727" w:author="PHILIP ANTHONY MARTIN" w:date="2024-04-03T09:47:00Z">
              <w:rPr/>
            </w:rPrChange>
          </w:rPr>
          <w:t>27</w:t>
        </w:r>
        <w:r>
          <w:t>(9), 473–474. https://doi.org/10.1016/j.tree.2012.05.010</w:t>
        </w:r>
      </w:ins>
    </w:p>
    <w:p w14:paraId="0943C198" w14:textId="77777777" w:rsidR="00E062FE" w:rsidRDefault="00E062FE" w:rsidP="005B4C8A">
      <w:pPr>
        <w:widowControl w:val="0"/>
        <w:pBdr>
          <w:top w:val="nil"/>
          <w:left w:val="nil"/>
          <w:bottom w:val="nil"/>
          <w:right w:val="nil"/>
          <w:between w:val="nil"/>
        </w:pBdr>
        <w:spacing w:line="480" w:lineRule="auto"/>
        <w:rPr>
          <w:ins w:id="728" w:author="PHILIP ANTHONY MARTIN" w:date="2024-04-03T09:47:00Z"/>
        </w:rPr>
      </w:pPr>
      <w:ins w:id="729" w:author="PHILIP ANTHONY MARTIN" w:date="2024-04-03T09:47:00Z">
        <w:r>
          <w:t xml:space="preserve">Fleming, P. A., Wentzel, J. J., Dundas, S. J., </w:t>
        </w:r>
        <w:proofErr w:type="spellStart"/>
        <w:r>
          <w:t>Kreplins</w:t>
        </w:r>
        <w:proofErr w:type="spellEnd"/>
        <w:r>
          <w:t xml:space="preserve">, T. L., Craig, M. D., &amp; Hardy, G. E. S. J. (2021). Global meta-analysis of tree </w:t>
        </w:r>
        <w:proofErr w:type="gramStart"/>
        <w:r>
          <w:t>decline</w:t>
        </w:r>
        <w:proofErr w:type="gramEnd"/>
        <w:r>
          <w:t xml:space="preserve"> impacts on fauna. </w:t>
        </w:r>
        <w:r w:rsidRPr="00E062FE">
          <w:rPr>
            <w:i/>
            <w:rPrChange w:id="730" w:author="PHILIP ANTHONY MARTIN" w:date="2024-04-03T09:47:00Z">
              <w:rPr/>
            </w:rPrChange>
          </w:rPr>
          <w:t>Biological Reviews of the Cambridge Philosophical Society</w:t>
        </w:r>
        <w:r>
          <w:t xml:space="preserve">, </w:t>
        </w:r>
        <w:r w:rsidRPr="00E062FE">
          <w:rPr>
            <w:i/>
            <w:rPrChange w:id="731" w:author="PHILIP ANTHONY MARTIN" w:date="2024-04-03T09:47:00Z">
              <w:rPr/>
            </w:rPrChange>
          </w:rPr>
          <w:t>96</w:t>
        </w:r>
        <w:r>
          <w:t>(5), 1744–1768. https://doi.org/10.1111/brv.12725</w:t>
        </w:r>
      </w:ins>
    </w:p>
    <w:p w14:paraId="0354472B" w14:textId="77777777" w:rsidR="00E062FE" w:rsidRDefault="00E062FE" w:rsidP="005B4C8A">
      <w:pPr>
        <w:widowControl w:val="0"/>
        <w:pBdr>
          <w:top w:val="nil"/>
          <w:left w:val="nil"/>
          <w:bottom w:val="nil"/>
          <w:right w:val="nil"/>
          <w:between w:val="nil"/>
        </w:pBdr>
        <w:spacing w:line="480" w:lineRule="auto"/>
        <w:rPr>
          <w:ins w:id="732" w:author="PHILIP ANTHONY MARTIN" w:date="2024-04-03T09:47:00Z"/>
        </w:rPr>
      </w:pPr>
      <w:ins w:id="733" w:author="PHILIP ANTHONY MARTIN" w:date="2024-04-03T09:47:00Z">
        <w:r w:rsidRPr="00E062FE">
          <w:rPr>
            <w:lang w:val="es-ES"/>
            <w:rPrChange w:id="734" w:author="PHILIP ANTHONY MARTIN" w:date="2024-04-03T09:47:00Z">
              <w:rPr/>
            </w:rPrChange>
          </w:rPr>
          <w:t xml:space="preserve">Flores, O., </w:t>
        </w:r>
        <w:proofErr w:type="spellStart"/>
        <w:r w:rsidRPr="00E062FE">
          <w:rPr>
            <w:lang w:val="es-ES"/>
            <w:rPrChange w:id="735" w:author="PHILIP ANTHONY MARTIN" w:date="2024-04-03T09:47:00Z">
              <w:rPr/>
            </w:rPrChange>
          </w:rPr>
          <w:t>Deckmyn</w:t>
        </w:r>
        <w:proofErr w:type="spellEnd"/>
        <w:r w:rsidRPr="00E062FE">
          <w:rPr>
            <w:lang w:val="es-ES"/>
            <w:rPrChange w:id="736" w:author="PHILIP ANTHONY MARTIN" w:date="2024-04-03T09:47:00Z">
              <w:rPr/>
            </w:rPrChange>
          </w:rPr>
          <w:t xml:space="preserve">, G., Yuste, J. C., </w:t>
        </w:r>
        <w:proofErr w:type="spellStart"/>
        <w:r w:rsidRPr="00E062FE">
          <w:rPr>
            <w:lang w:val="es-ES"/>
            <w:rPrChange w:id="737" w:author="PHILIP ANTHONY MARTIN" w:date="2024-04-03T09:47:00Z">
              <w:rPr/>
            </w:rPrChange>
          </w:rPr>
          <w:t>Javaux</w:t>
        </w:r>
        <w:proofErr w:type="spellEnd"/>
        <w:r w:rsidRPr="00E062FE">
          <w:rPr>
            <w:lang w:val="es-ES"/>
            <w:rPrChange w:id="738" w:author="PHILIP ANTHONY MARTIN" w:date="2024-04-03T09:47:00Z">
              <w:rPr/>
            </w:rPrChange>
          </w:rPr>
          <w:t xml:space="preserve">, M., &amp; </w:t>
        </w:r>
        <w:proofErr w:type="spellStart"/>
        <w:r w:rsidRPr="00E062FE">
          <w:rPr>
            <w:lang w:val="es-ES"/>
            <w:rPrChange w:id="739" w:author="PHILIP ANTHONY MARTIN" w:date="2024-04-03T09:47:00Z">
              <w:rPr/>
            </w:rPrChange>
          </w:rPr>
          <w:t>Uvarov</w:t>
        </w:r>
        <w:proofErr w:type="spellEnd"/>
        <w:r w:rsidRPr="00E062FE">
          <w:rPr>
            <w:lang w:val="es-ES"/>
            <w:rPrChange w:id="740" w:author="PHILIP ANTHONY MARTIN" w:date="2024-04-03T09:47:00Z">
              <w:rPr/>
            </w:rPrChange>
          </w:rPr>
          <w:t xml:space="preserve">, A. (2021). </w:t>
        </w:r>
        <w:r>
          <w:t xml:space="preserve">KEYLINK: towards a more integrative soil representation for inclusion in ecosystem scale models—II: model description, implementation and testing. </w:t>
        </w:r>
        <w:proofErr w:type="spellStart"/>
        <w:r w:rsidRPr="00E062FE">
          <w:rPr>
            <w:i/>
            <w:rPrChange w:id="741" w:author="PHILIP ANTHONY MARTIN" w:date="2024-04-03T09:47:00Z">
              <w:rPr/>
            </w:rPrChange>
          </w:rPr>
          <w:t>PeerJ</w:t>
        </w:r>
        <w:proofErr w:type="spellEnd"/>
        <w:r>
          <w:t>. https://peerj.com/articles/10707/</w:t>
        </w:r>
      </w:ins>
    </w:p>
    <w:p w14:paraId="66218B1B" w14:textId="77777777" w:rsidR="00E062FE" w:rsidRDefault="00E062FE" w:rsidP="005B4C8A">
      <w:pPr>
        <w:widowControl w:val="0"/>
        <w:pBdr>
          <w:top w:val="nil"/>
          <w:left w:val="nil"/>
          <w:bottom w:val="nil"/>
          <w:right w:val="nil"/>
          <w:between w:val="nil"/>
        </w:pBdr>
        <w:spacing w:line="480" w:lineRule="auto"/>
        <w:rPr>
          <w:ins w:id="742" w:author="PHILIP ANTHONY MARTIN" w:date="2024-04-03T09:47:00Z"/>
        </w:rPr>
      </w:pPr>
      <w:ins w:id="743" w:author="PHILIP ANTHONY MARTIN" w:date="2024-04-03T09:47:00Z">
        <w:r>
          <w:t xml:space="preserve">Fraser, P. M., Schon, N. L., Piercy, J. E., Mackay, A. D., &amp; Minor, M. A. (2012). Influence of summer irrigation on soil invertebrate populations in a long-term sheep irrigation trial at Winchmore (Canterbury). </w:t>
        </w:r>
        <w:r w:rsidRPr="00E062FE">
          <w:rPr>
            <w:i/>
            <w:rPrChange w:id="744" w:author="PHILIP ANTHONY MARTIN" w:date="2024-04-03T09:47:00Z">
              <w:rPr/>
            </w:rPrChange>
          </w:rPr>
          <w:t>New Zealand Journal of Agricultural Research</w:t>
        </w:r>
        <w:r>
          <w:t xml:space="preserve">, </w:t>
        </w:r>
        <w:r w:rsidRPr="00E062FE">
          <w:rPr>
            <w:i/>
            <w:rPrChange w:id="745" w:author="PHILIP ANTHONY MARTIN" w:date="2024-04-03T09:47:00Z">
              <w:rPr/>
            </w:rPrChange>
          </w:rPr>
          <w:t>55</w:t>
        </w:r>
        <w:r>
          <w:t>(2), 165–180. https://doi.org/10.1080/00288233.2012.662902</w:t>
        </w:r>
      </w:ins>
    </w:p>
    <w:p w14:paraId="0FDFF874" w14:textId="77777777" w:rsidR="00E062FE" w:rsidRDefault="00E062FE" w:rsidP="005B4C8A">
      <w:pPr>
        <w:widowControl w:val="0"/>
        <w:pBdr>
          <w:top w:val="nil"/>
          <w:left w:val="nil"/>
          <w:bottom w:val="nil"/>
          <w:right w:val="nil"/>
          <w:between w:val="nil"/>
        </w:pBdr>
        <w:spacing w:line="480" w:lineRule="auto"/>
        <w:rPr>
          <w:ins w:id="746" w:author="PHILIP ANTHONY MARTIN" w:date="2024-04-03T09:47:00Z"/>
        </w:rPr>
      </w:pPr>
      <w:ins w:id="747" w:author="PHILIP ANTHONY MARTIN" w:date="2024-04-03T09:47:00Z">
        <w:r>
          <w:t xml:space="preserve">Frew, A., Nielsen, U. N., </w:t>
        </w:r>
        <w:proofErr w:type="spellStart"/>
        <w:r>
          <w:t>Riegler</w:t>
        </w:r>
        <w:proofErr w:type="spellEnd"/>
        <w:r>
          <w:t xml:space="preserve">, M., &amp; Johnson, S. N. (2013). Do eucalypt plantation management practices create understory reservoirs of scarab beetle pests in the soil? </w:t>
        </w:r>
        <w:r w:rsidRPr="00E062FE">
          <w:rPr>
            <w:i/>
            <w:rPrChange w:id="748" w:author="PHILIP ANTHONY MARTIN" w:date="2024-04-03T09:47:00Z">
              <w:rPr/>
            </w:rPrChange>
          </w:rPr>
          <w:t>Forest Ecology and Management</w:t>
        </w:r>
        <w:r>
          <w:t xml:space="preserve">, </w:t>
        </w:r>
        <w:r w:rsidRPr="00E062FE">
          <w:rPr>
            <w:i/>
            <w:rPrChange w:id="749" w:author="PHILIP ANTHONY MARTIN" w:date="2024-04-03T09:47:00Z">
              <w:rPr/>
            </w:rPrChange>
          </w:rPr>
          <w:t>306</w:t>
        </w:r>
        <w:r>
          <w:t>, 275–280. https://doi.org/10.1016/j.foreco.2013.06.051</w:t>
        </w:r>
      </w:ins>
    </w:p>
    <w:p w14:paraId="309E530E" w14:textId="77777777" w:rsidR="00E062FE" w:rsidRDefault="00E062FE" w:rsidP="005B4C8A">
      <w:pPr>
        <w:widowControl w:val="0"/>
        <w:pBdr>
          <w:top w:val="nil"/>
          <w:left w:val="nil"/>
          <w:bottom w:val="nil"/>
          <w:right w:val="nil"/>
          <w:between w:val="nil"/>
        </w:pBdr>
        <w:spacing w:line="480" w:lineRule="auto"/>
        <w:rPr>
          <w:ins w:id="750" w:author="PHILIP ANTHONY MARTIN" w:date="2024-04-03T09:47:00Z"/>
        </w:rPr>
      </w:pPr>
      <w:ins w:id="751" w:author="PHILIP ANTHONY MARTIN" w:date="2024-04-03T09:47:00Z">
        <w:r>
          <w:t xml:space="preserve">Gerard, B. M. (1967). Factors Affecting Earthworms in Pastures. </w:t>
        </w:r>
        <w:r w:rsidRPr="00E062FE">
          <w:rPr>
            <w:i/>
            <w:rPrChange w:id="752" w:author="PHILIP ANTHONY MARTIN" w:date="2024-04-03T09:47:00Z">
              <w:rPr/>
            </w:rPrChange>
          </w:rPr>
          <w:t>The Journal of Animal Ecology</w:t>
        </w:r>
        <w:r>
          <w:t xml:space="preserve">, </w:t>
        </w:r>
        <w:r w:rsidRPr="00E062FE">
          <w:rPr>
            <w:i/>
            <w:rPrChange w:id="753" w:author="PHILIP ANTHONY MARTIN" w:date="2024-04-03T09:47:00Z">
              <w:rPr/>
            </w:rPrChange>
          </w:rPr>
          <w:t>36</w:t>
        </w:r>
        <w:r>
          <w:t>(1), 235–252. https://doi.org/10.2307/3024</w:t>
        </w:r>
      </w:ins>
    </w:p>
    <w:p w14:paraId="010B4F89" w14:textId="77777777" w:rsidR="00E062FE" w:rsidRDefault="00E062FE" w:rsidP="005B4C8A">
      <w:pPr>
        <w:widowControl w:val="0"/>
        <w:pBdr>
          <w:top w:val="nil"/>
          <w:left w:val="nil"/>
          <w:bottom w:val="nil"/>
          <w:right w:val="nil"/>
          <w:between w:val="nil"/>
        </w:pBdr>
        <w:spacing w:line="480" w:lineRule="auto"/>
        <w:rPr>
          <w:ins w:id="754" w:author="PHILIP ANTHONY MARTIN" w:date="2024-04-03T09:47:00Z"/>
        </w:rPr>
      </w:pPr>
      <w:proofErr w:type="spellStart"/>
      <w:ins w:id="755" w:author="PHILIP ANTHONY MARTIN" w:date="2024-04-03T09:47:00Z">
        <w:r>
          <w:t>Goncharov</w:t>
        </w:r>
        <w:proofErr w:type="spellEnd"/>
        <w:r>
          <w:t xml:space="preserve">, A. A., Leonov, V. D., </w:t>
        </w:r>
        <w:proofErr w:type="spellStart"/>
        <w:r>
          <w:t>Rozanova</w:t>
        </w:r>
        <w:proofErr w:type="spellEnd"/>
        <w:r>
          <w:t xml:space="preserve">, O. L., </w:t>
        </w:r>
        <w:proofErr w:type="spellStart"/>
        <w:r>
          <w:t>Semenina</w:t>
        </w:r>
        <w:proofErr w:type="spellEnd"/>
        <w:r>
          <w:t xml:space="preserve">, E. E., </w:t>
        </w:r>
        <w:proofErr w:type="spellStart"/>
        <w:r>
          <w:t>Tsurikov</w:t>
        </w:r>
        <w:proofErr w:type="spellEnd"/>
        <w:r>
          <w:t xml:space="preserve">, S. M., </w:t>
        </w:r>
        <w:proofErr w:type="spellStart"/>
        <w:r>
          <w:t>Uvarov</w:t>
        </w:r>
        <w:proofErr w:type="spellEnd"/>
        <w:r>
          <w:t xml:space="preserve">, A. V., </w:t>
        </w:r>
        <w:proofErr w:type="spellStart"/>
        <w:r>
          <w:t>Zuev</w:t>
        </w:r>
        <w:proofErr w:type="spellEnd"/>
        <w:r>
          <w:t xml:space="preserve">, A. G., &amp; </w:t>
        </w:r>
        <w:proofErr w:type="spellStart"/>
        <w:r>
          <w:t>Tiunov</w:t>
        </w:r>
        <w:proofErr w:type="spellEnd"/>
        <w:r>
          <w:t xml:space="preserve">, A. V. (2023). A meta-analysis suggests climate change shifts structure of regional communities of soil invertebrates. </w:t>
        </w:r>
        <w:r w:rsidRPr="00E062FE">
          <w:rPr>
            <w:i/>
            <w:rPrChange w:id="756" w:author="PHILIP ANTHONY MARTIN" w:date="2024-04-03T09:47:00Z">
              <w:rPr/>
            </w:rPrChange>
          </w:rPr>
          <w:t>Soil Biology &amp; Biochemistry</w:t>
        </w:r>
        <w:r>
          <w:t xml:space="preserve">, </w:t>
        </w:r>
        <w:r w:rsidRPr="00E062FE">
          <w:rPr>
            <w:i/>
            <w:rPrChange w:id="757" w:author="PHILIP ANTHONY MARTIN" w:date="2024-04-03T09:47:00Z">
              <w:rPr/>
            </w:rPrChange>
          </w:rPr>
          <w:t>181</w:t>
        </w:r>
        <w:r>
          <w:t>, 109014. https://doi.org/10.1016/j.soilbio.2023.109014</w:t>
        </w:r>
      </w:ins>
    </w:p>
    <w:p w14:paraId="16CB0AE4" w14:textId="77777777" w:rsidR="00E062FE" w:rsidRDefault="00E062FE" w:rsidP="005B4C8A">
      <w:pPr>
        <w:widowControl w:val="0"/>
        <w:pBdr>
          <w:top w:val="nil"/>
          <w:left w:val="nil"/>
          <w:bottom w:val="nil"/>
          <w:right w:val="nil"/>
          <w:between w:val="nil"/>
        </w:pBdr>
        <w:spacing w:line="480" w:lineRule="auto"/>
        <w:rPr>
          <w:ins w:id="758" w:author="PHILIP ANTHONY MARTIN" w:date="2024-04-03T09:47:00Z"/>
        </w:rPr>
      </w:pPr>
      <w:proofErr w:type="spellStart"/>
      <w:ins w:id="759" w:author="PHILIP ANTHONY MARTIN" w:date="2024-04-03T09:47:00Z">
        <w:r>
          <w:t>Grames</w:t>
        </w:r>
        <w:proofErr w:type="spellEnd"/>
        <w:r>
          <w:t xml:space="preserve">, E. M., </w:t>
        </w:r>
        <w:proofErr w:type="spellStart"/>
        <w:r>
          <w:t>Stillman</w:t>
        </w:r>
        <w:proofErr w:type="spellEnd"/>
        <w:r>
          <w:t>, A. N., &amp; Tingley, M. W. (2019). An automated approach to identifying search terms for systematic reviews using keyword co</w:t>
        </w:r>
        <w:r>
          <w:rPr>
            <w:rFonts w:ascii="Cambria Math" w:hAnsi="Cambria Math" w:cs="Cambria Math"/>
          </w:rPr>
          <w:t>‐</w:t>
        </w:r>
        <w:r>
          <w:t xml:space="preserve">occurrence networks. </w:t>
        </w:r>
        <w:r w:rsidRPr="00E062FE">
          <w:rPr>
            <w:i/>
            <w:rPrChange w:id="760" w:author="PHILIP ANTHONY MARTIN" w:date="2024-04-03T09:47:00Z">
              <w:rPr/>
            </w:rPrChange>
          </w:rPr>
          <w:t>Methods in Ecology and Evolution / British Ecological Society</w:t>
        </w:r>
        <w:r>
          <w:t>. https://besjournals.onlinelibrary.wiley.com/doi/abs/10.1111/2041-210X.13268?casa_token=8N6jJI5Ezz8AAAAA:9Es25xJk4OrSdri7T-</w:t>
        </w:r>
        <w:r>
          <w:lastRenderedPageBreak/>
          <w:t>2YXnb7Kf6Ruk3vYeCi3DlYGv4MWOGI_670hgf0kqhzcuXELaCRLf2xvQhFGQ</w:t>
        </w:r>
      </w:ins>
    </w:p>
    <w:p w14:paraId="4FF6762C" w14:textId="77777777" w:rsidR="00E062FE" w:rsidRDefault="00E062FE" w:rsidP="005B4C8A">
      <w:pPr>
        <w:widowControl w:val="0"/>
        <w:pBdr>
          <w:top w:val="nil"/>
          <w:left w:val="nil"/>
          <w:bottom w:val="nil"/>
          <w:right w:val="nil"/>
          <w:between w:val="nil"/>
        </w:pBdr>
        <w:spacing w:line="480" w:lineRule="auto"/>
        <w:rPr>
          <w:ins w:id="761" w:author="PHILIP ANTHONY MARTIN" w:date="2024-04-03T09:47:00Z"/>
        </w:rPr>
      </w:pPr>
      <w:proofErr w:type="spellStart"/>
      <w:ins w:id="762" w:author="PHILIP ANTHONY MARTIN" w:date="2024-04-03T09:47:00Z">
        <w:r>
          <w:t>Grueber</w:t>
        </w:r>
        <w:proofErr w:type="spellEnd"/>
        <w:r>
          <w:t xml:space="preserve">, C. E., Nakagawa, S., Laws, R. J., &amp; Jamieson, I. G. (2011). </w:t>
        </w:r>
        <w:proofErr w:type="spellStart"/>
        <w:r>
          <w:t>Multimodel</w:t>
        </w:r>
        <w:proofErr w:type="spellEnd"/>
        <w:r>
          <w:t xml:space="preserve"> inference in ecology and evolution: challenges and solutions. </w:t>
        </w:r>
        <w:r w:rsidRPr="00E062FE">
          <w:rPr>
            <w:i/>
            <w:rPrChange w:id="763" w:author="PHILIP ANTHONY MARTIN" w:date="2024-04-03T09:47:00Z">
              <w:rPr/>
            </w:rPrChange>
          </w:rPr>
          <w:t>Journal of Evolutionary Biology</w:t>
        </w:r>
        <w:r>
          <w:t xml:space="preserve">, </w:t>
        </w:r>
        <w:r w:rsidRPr="00E062FE">
          <w:rPr>
            <w:i/>
            <w:rPrChange w:id="764" w:author="PHILIP ANTHONY MARTIN" w:date="2024-04-03T09:47:00Z">
              <w:rPr/>
            </w:rPrChange>
          </w:rPr>
          <w:t>24</w:t>
        </w:r>
        <w:r>
          <w:t>(4), 699–711. https://doi.org/10.1111/j.1420-9101.2010.02210.x</w:t>
        </w:r>
      </w:ins>
    </w:p>
    <w:p w14:paraId="2D7441BA" w14:textId="77777777" w:rsidR="00E062FE" w:rsidRDefault="00E062FE" w:rsidP="005B4C8A">
      <w:pPr>
        <w:widowControl w:val="0"/>
        <w:pBdr>
          <w:top w:val="nil"/>
          <w:left w:val="nil"/>
          <w:bottom w:val="nil"/>
          <w:right w:val="nil"/>
          <w:between w:val="nil"/>
        </w:pBdr>
        <w:spacing w:line="480" w:lineRule="auto"/>
        <w:rPr>
          <w:ins w:id="765" w:author="PHILIP ANTHONY MARTIN" w:date="2024-04-03T09:47:00Z"/>
        </w:rPr>
      </w:pPr>
      <w:proofErr w:type="spellStart"/>
      <w:ins w:id="766" w:author="PHILIP ANTHONY MARTIN" w:date="2024-04-03T09:47:00Z">
        <w:r>
          <w:t>Haddaway</w:t>
        </w:r>
        <w:proofErr w:type="spellEnd"/>
        <w:r>
          <w:t xml:space="preserve">, N. R., Bethel, A., Dicks, L. V., </w:t>
        </w:r>
        <w:proofErr w:type="spellStart"/>
        <w:r>
          <w:t>Koricheva</w:t>
        </w:r>
        <w:proofErr w:type="spellEnd"/>
        <w:r>
          <w:t xml:space="preserve">, J., </w:t>
        </w:r>
        <w:proofErr w:type="spellStart"/>
        <w:r>
          <w:t>Macura</w:t>
        </w:r>
        <w:proofErr w:type="spellEnd"/>
        <w:r>
          <w:t xml:space="preserve">, B., </w:t>
        </w:r>
        <w:proofErr w:type="spellStart"/>
        <w:r>
          <w:t>Petrokofsky</w:t>
        </w:r>
        <w:proofErr w:type="spellEnd"/>
        <w:r>
          <w:t xml:space="preserve">, G., Pullin, A. S., </w:t>
        </w:r>
        <w:proofErr w:type="spellStart"/>
        <w:r>
          <w:t>Savilaakso</w:t>
        </w:r>
        <w:proofErr w:type="spellEnd"/>
        <w:r>
          <w:t xml:space="preserve">, S., &amp; Stewart, G. B. (2020). Eight problems with literature reviews and how to fix them. </w:t>
        </w:r>
        <w:r w:rsidRPr="00E062FE">
          <w:rPr>
            <w:i/>
            <w:rPrChange w:id="767" w:author="PHILIP ANTHONY MARTIN" w:date="2024-04-03T09:47:00Z">
              <w:rPr/>
            </w:rPrChange>
          </w:rPr>
          <w:t>Nature Ecology &amp; Evolution</w:t>
        </w:r>
        <w:r>
          <w:t xml:space="preserve">, </w:t>
        </w:r>
        <w:r w:rsidRPr="00E062FE">
          <w:rPr>
            <w:i/>
            <w:rPrChange w:id="768" w:author="PHILIP ANTHONY MARTIN" w:date="2024-04-03T09:47:00Z">
              <w:rPr/>
            </w:rPrChange>
          </w:rPr>
          <w:t>4</w:t>
        </w:r>
        <w:r>
          <w:t>(12), 1582–1589. https://doi.org/10.1038/s41559-020-01295-x</w:t>
        </w:r>
      </w:ins>
    </w:p>
    <w:p w14:paraId="41C0DB34" w14:textId="77777777" w:rsidR="00E062FE" w:rsidRDefault="00E062FE" w:rsidP="005B4C8A">
      <w:pPr>
        <w:widowControl w:val="0"/>
        <w:pBdr>
          <w:top w:val="nil"/>
          <w:left w:val="nil"/>
          <w:bottom w:val="nil"/>
          <w:right w:val="nil"/>
          <w:between w:val="nil"/>
        </w:pBdr>
        <w:spacing w:line="480" w:lineRule="auto"/>
        <w:rPr>
          <w:ins w:id="769" w:author="PHILIP ANTHONY MARTIN" w:date="2024-04-03T09:47:00Z"/>
        </w:rPr>
      </w:pPr>
      <w:proofErr w:type="spellStart"/>
      <w:ins w:id="770" w:author="PHILIP ANTHONY MARTIN" w:date="2024-04-03T09:47:00Z">
        <w:r>
          <w:t>Haddaway</w:t>
        </w:r>
        <w:proofErr w:type="spellEnd"/>
        <w:r>
          <w:t xml:space="preserve">, N. R., Grainger, M. J., Jones, M. L., &amp; Stuart, A. (2021). </w:t>
        </w:r>
        <w:proofErr w:type="spellStart"/>
        <w:r w:rsidRPr="00E062FE">
          <w:rPr>
            <w:i/>
            <w:rPrChange w:id="771" w:author="PHILIP ANTHONY MARTIN" w:date="2024-04-03T09:47:00Z">
              <w:rPr/>
            </w:rPrChange>
          </w:rPr>
          <w:t>bibfix</w:t>
        </w:r>
        <w:proofErr w:type="spellEnd"/>
        <w:r w:rsidRPr="00E062FE">
          <w:rPr>
            <w:i/>
            <w:rPrChange w:id="772" w:author="PHILIP ANTHONY MARTIN" w:date="2024-04-03T09:47:00Z">
              <w:rPr/>
            </w:rPrChange>
          </w:rPr>
          <w:t>: An R package and Shiny app for repairing and enriching bibliographic data</w:t>
        </w:r>
        <w:r>
          <w:t>. https://github.com/nealhaddaway/bibfix.</w:t>
        </w:r>
      </w:ins>
    </w:p>
    <w:p w14:paraId="7196991A" w14:textId="77777777" w:rsidR="00E062FE" w:rsidRDefault="00E062FE" w:rsidP="005B4C8A">
      <w:pPr>
        <w:widowControl w:val="0"/>
        <w:pBdr>
          <w:top w:val="nil"/>
          <w:left w:val="nil"/>
          <w:bottom w:val="nil"/>
          <w:right w:val="nil"/>
          <w:between w:val="nil"/>
        </w:pBdr>
        <w:spacing w:line="480" w:lineRule="auto"/>
        <w:rPr>
          <w:ins w:id="773" w:author="PHILIP ANTHONY MARTIN" w:date="2024-04-03T09:47:00Z"/>
        </w:rPr>
      </w:pPr>
      <w:proofErr w:type="spellStart"/>
      <w:ins w:id="774" w:author="PHILIP ANTHONY MARTIN" w:date="2024-04-03T09:47:00Z">
        <w:r>
          <w:t>Haddaway</w:t>
        </w:r>
        <w:proofErr w:type="spellEnd"/>
        <w:r>
          <w:t xml:space="preserve">, N. R., </w:t>
        </w:r>
        <w:proofErr w:type="spellStart"/>
        <w:r>
          <w:t>Macura</w:t>
        </w:r>
        <w:proofErr w:type="spellEnd"/>
        <w:r>
          <w:t xml:space="preserve">, B., Whaley, P., &amp; Pullin, A. S. (2018). ROSES </w:t>
        </w:r>
        <w:proofErr w:type="spellStart"/>
        <w:r>
          <w:t>RepOrting</w:t>
        </w:r>
        <w:proofErr w:type="spellEnd"/>
        <w:r>
          <w:t xml:space="preserve"> standards for Systematic Evidence Syntheses: pro forma, flow-diagram and descriptive summary of the plan and conduct of environmental systematic reviews and systematic maps. </w:t>
        </w:r>
        <w:r w:rsidRPr="00E062FE">
          <w:rPr>
            <w:i/>
            <w:rPrChange w:id="775" w:author="PHILIP ANTHONY MARTIN" w:date="2024-04-03T09:47:00Z">
              <w:rPr/>
            </w:rPrChange>
          </w:rPr>
          <w:t>Environmental Evidence</w:t>
        </w:r>
        <w:r>
          <w:t xml:space="preserve">, </w:t>
        </w:r>
        <w:r w:rsidRPr="00E062FE">
          <w:rPr>
            <w:i/>
            <w:rPrChange w:id="776" w:author="PHILIP ANTHONY MARTIN" w:date="2024-04-03T09:47:00Z">
              <w:rPr/>
            </w:rPrChange>
          </w:rPr>
          <w:t>7</w:t>
        </w:r>
        <w:r>
          <w:t>(1), 7. https://doi.org/10.1186/s13750-018-0121-7</w:t>
        </w:r>
      </w:ins>
    </w:p>
    <w:p w14:paraId="26315FED" w14:textId="77777777" w:rsidR="00E062FE" w:rsidRDefault="00E062FE" w:rsidP="005B4C8A">
      <w:pPr>
        <w:widowControl w:val="0"/>
        <w:pBdr>
          <w:top w:val="nil"/>
          <w:left w:val="nil"/>
          <w:bottom w:val="nil"/>
          <w:right w:val="nil"/>
          <w:between w:val="nil"/>
        </w:pBdr>
        <w:spacing w:line="480" w:lineRule="auto"/>
        <w:rPr>
          <w:ins w:id="777" w:author="PHILIP ANTHONY MARTIN" w:date="2024-04-03T09:47:00Z"/>
        </w:rPr>
      </w:pPr>
      <w:proofErr w:type="spellStart"/>
      <w:ins w:id="778" w:author="PHILIP ANTHONY MARTIN" w:date="2024-04-03T09:47:00Z">
        <w:r>
          <w:t>Handa</w:t>
        </w:r>
        <w:proofErr w:type="spellEnd"/>
        <w:r>
          <w:t xml:space="preserve">, I. T., </w:t>
        </w:r>
        <w:proofErr w:type="spellStart"/>
        <w:r>
          <w:t>Aerts</w:t>
        </w:r>
        <w:proofErr w:type="spellEnd"/>
        <w:r>
          <w:t xml:space="preserve">, R., </w:t>
        </w:r>
        <w:proofErr w:type="spellStart"/>
        <w:r>
          <w:t>Berendse</w:t>
        </w:r>
        <w:proofErr w:type="spellEnd"/>
        <w:r>
          <w:t xml:space="preserve">, F., Berg, M. P., </w:t>
        </w:r>
        <w:proofErr w:type="spellStart"/>
        <w:r>
          <w:t>Bruder</w:t>
        </w:r>
        <w:proofErr w:type="spellEnd"/>
        <w:r>
          <w:t xml:space="preserve">, A., </w:t>
        </w:r>
        <w:proofErr w:type="spellStart"/>
        <w:r>
          <w:t>Butenschoen</w:t>
        </w:r>
        <w:proofErr w:type="spellEnd"/>
        <w:r>
          <w:t xml:space="preserve">, O., Chauvet, E., Gessner, M. O., </w:t>
        </w:r>
        <w:proofErr w:type="spellStart"/>
        <w:r>
          <w:t>Jabiol</w:t>
        </w:r>
        <w:proofErr w:type="spellEnd"/>
        <w:r>
          <w:t xml:space="preserve">, J., </w:t>
        </w:r>
        <w:proofErr w:type="spellStart"/>
        <w:r>
          <w:t>Makkonen</w:t>
        </w:r>
        <w:proofErr w:type="spellEnd"/>
        <w:r>
          <w:t xml:space="preserve">, M., McKie, B. G., </w:t>
        </w:r>
        <w:proofErr w:type="spellStart"/>
        <w:r>
          <w:t>Malmqvist</w:t>
        </w:r>
        <w:proofErr w:type="spellEnd"/>
        <w:r>
          <w:t xml:space="preserve">, B., </w:t>
        </w:r>
        <w:proofErr w:type="spellStart"/>
        <w:r>
          <w:t>Peeters</w:t>
        </w:r>
        <w:proofErr w:type="spellEnd"/>
        <w:r>
          <w:t xml:space="preserve">, E. T. H. M., Scheu, S., Schmid, B., van </w:t>
        </w:r>
        <w:proofErr w:type="spellStart"/>
        <w:r>
          <w:t>Ruijven</w:t>
        </w:r>
        <w:proofErr w:type="spellEnd"/>
        <w:r>
          <w:t xml:space="preserve">, J., Vos, V. C. A., &amp; </w:t>
        </w:r>
        <w:proofErr w:type="spellStart"/>
        <w:r>
          <w:t>Hättenschwiler</w:t>
        </w:r>
        <w:proofErr w:type="spellEnd"/>
        <w:r>
          <w:t xml:space="preserve">, S. (2014). Consequences of biodiversity loss for litter decomposition across biomes. </w:t>
        </w:r>
        <w:r w:rsidRPr="00E062FE">
          <w:rPr>
            <w:i/>
            <w:rPrChange w:id="779" w:author="PHILIP ANTHONY MARTIN" w:date="2024-04-03T09:47:00Z">
              <w:rPr/>
            </w:rPrChange>
          </w:rPr>
          <w:t>Nature</w:t>
        </w:r>
        <w:r>
          <w:t xml:space="preserve">, </w:t>
        </w:r>
        <w:r w:rsidRPr="00E062FE">
          <w:rPr>
            <w:i/>
            <w:rPrChange w:id="780" w:author="PHILIP ANTHONY MARTIN" w:date="2024-04-03T09:47:00Z">
              <w:rPr/>
            </w:rPrChange>
          </w:rPr>
          <w:t>509</w:t>
        </w:r>
        <w:r>
          <w:t>(7499), 218–221. https://doi.org/10.1038/nature13247</w:t>
        </w:r>
      </w:ins>
    </w:p>
    <w:p w14:paraId="75BA512B" w14:textId="77777777" w:rsidR="00E062FE" w:rsidRDefault="00E062FE" w:rsidP="005B4C8A">
      <w:pPr>
        <w:widowControl w:val="0"/>
        <w:pBdr>
          <w:top w:val="nil"/>
          <w:left w:val="nil"/>
          <w:bottom w:val="nil"/>
          <w:right w:val="nil"/>
          <w:between w:val="nil"/>
        </w:pBdr>
        <w:spacing w:line="480" w:lineRule="auto"/>
        <w:rPr>
          <w:ins w:id="781" w:author="PHILIP ANTHONY MARTIN" w:date="2024-04-03T09:47:00Z"/>
        </w:rPr>
      </w:pPr>
      <w:ins w:id="782" w:author="PHILIP ANTHONY MARTIN" w:date="2024-04-03T09:47:00Z">
        <w:r>
          <w:t xml:space="preserve">Hanson, P. J., &amp; Walker, A. P. (2020). Advancing global change biology through experimental manipulations: Where have we been and where might we go? </w:t>
        </w:r>
        <w:r w:rsidRPr="00E062FE">
          <w:rPr>
            <w:i/>
            <w:rPrChange w:id="783" w:author="PHILIP ANTHONY MARTIN" w:date="2024-04-03T09:47:00Z">
              <w:rPr/>
            </w:rPrChange>
          </w:rPr>
          <w:t>Global Change Biology</w:t>
        </w:r>
        <w:r>
          <w:t xml:space="preserve">, </w:t>
        </w:r>
        <w:r w:rsidRPr="00E062FE">
          <w:rPr>
            <w:i/>
            <w:rPrChange w:id="784" w:author="PHILIP ANTHONY MARTIN" w:date="2024-04-03T09:47:00Z">
              <w:rPr/>
            </w:rPrChange>
          </w:rPr>
          <w:t>26</w:t>
        </w:r>
        <w:r>
          <w:t>(1), 287–299. https://doi.org/10.1111/gcb.14894</w:t>
        </w:r>
      </w:ins>
    </w:p>
    <w:p w14:paraId="3D673570" w14:textId="77777777" w:rsidR="00E062FE" w:rsidRDefault="00E062FE" w:rsidP="005B4C8A">
      <w:pPr>
        <w:widowControl w:val="0"/>
        <w:pBdr>
          <w:top w:val="nil"/>
          <w:left w:val="nil"/>
          <w:bottom w:val="nil"/>
          <w:right w:val="nil"/>
          <w:between w:val="nil"/>
        </w:pBdr>
        <w:spacing w:line="480" w:lineRule="auto"/>
        <w:rPr>
          <w:ins w:id="785" w:author="PHILIP ANTHONY MARTIN" w:date="2024-04-03T09:47:00Z"/>
        </w:rPr>
      </w:pPr>
      <w:ins w:id="786" w:author="PHILIP ANTHONY MARTIN" w:date="2024-04-03T09:47:00Z">
        <w:r>
          <w:t xml:space="preserve">Hedges, L. V., </w:t>
        </w:r>
        <w:proofErr w:type="spellStart"/>
        <w:r>
          <w:t>Gurevitch</w:t>
        </w:r>
        <w:proofErr w:type="spellEnd"/>
        <w:r>
          <w:t xml:space="preserve">, J., &amp; Curtis, P. S. (1999). The Meta-Analysis of Response Ratios in Experimental Ecology. </w:t>
        </w:r>
        <w:r w:rsidRPr="00E062FE">
          <w:rPr>
            <w:i/>
            <w:rPrChange w:id="787" w:author="PHILIP ANTHONY MARTIN" w:date="2024-04-03T09:47:00Z">
              <w:rPr/>
            </w:rPrChange>
          </w:rPr>
          <w:t>Ecology</w:t>
        </w:r>
        <w:r>
          <w:t xml:space="preserve">, </w:t>
        </w:r>
        <w:r w:rsidRPr="00E062FE">
          <w:rPr>
            <w:i/>
            <w:rPrChange w:id="788" w:author="PHILIP ANTHONY MARTIN" w:date="2024-04-03T09:47:00Z">
              <w:rPr/>
            </w:rPrChange>
          </w:rPr>
          <w:t>80</w:t>
        </w:r>
        <w:r>
          <w:t>(4), 1150–1156. https://doi.org/10.2307/177062</w:t>
        </w:r>
      </w:ins>
    </w:p>
    <w:p w14:paraId="4321502B" w14:textId="77777777" w:rsidR="00E062FE" w:rsidRDefault="00E062FE" w:rsidP="005B4C8A">
      <w:pPr>
        <w:widowControl w:val="0"/>
        <w:pBdr>
          <w:top w:val="nil"/>
          <w:left w:val="nil"/>
          <w:bottom w:val="nil"/>
          <w:right w:val="nil"/>
          <w:between w:val="nil"/>
        </w:pBdr>
        <w:spacing w:line="480" w:lineRule="auto"/>
        <w:rPr>
          <w:ins w:id="789" w:author="PHILIP ANTHONY MARTIN" w:date="2024-04-03T09:47:00Z"/>
        </w:rPr>
      </w:pPr>
      <w:ins w:id="790" w:author="PHILIP ANTHONY MARTIN" w:date="2024-04-03T09:47:00Z">
        <w:r>
          <w:t xml:space="preserve">Hillebrand, H., Blasius, B., Borer, E. T., Chase, J. M., Downing, J. A., Eriksson, B. K., </w:t>
        </w:r>
        <w:proofErr w:type="spellStart"/>
        <w:r>
          <w:t>Filstrup</w:t>
        </w:r>
        <w:proofErr w:type="spellEnd"/>
        <w:r>
          <w:t xml:space="preserve">, C. T., </w:t>
        </w:r>
        <w:proofErr w:type="spellStart"/>
        <w:r>
          <w:t>Harpole</w:t>
        </w:r>
        <w:proofErr w:type="spellEnd"/>
        <w:r>
          <w:t xml:space="preserve">, W. S., </w:t>
        </w:r>
        <w:proofErr w:type="spellStart"/>
        <w:r>
          <w:t>Hodapp</w:t>
        </w:r>
        <w:proofErr w:type="spellEnd"/>
        <w:r>
          <w:t xml:space="preserve">, D., Larsen, S., </w:t>
        </w:r>
        <w:proofErr w:type="spellStart"/>
        <w:r>
          <w:t>Lewandowska</w:t>
        </w:r>
        <w:proofErr w:type="spellEnd"/>
        <w:r>
          <w:t xml:space="preserve">, A. M., </w:t>
        </w:r>
        <w:proofErr w:type="spellStart"/>
        <w:r>
          <w:t>Seabloom</w:t>
        </w:r>
        <w:proofErr w:type="spellEnd"/>
        <w:r>
          <w:t xml:space="preserve">, E. W., Van de Waal, D. B., &amp; </w:t>
        </w:r>
        <w:proofErr w:type="spellStart"/>
        <w:r>
          <w:t>Ryabov</w:t>
        </w:r>
        <w:proofErr w:type="spellEnd"/>
        <w:r>
          <w:t xml:space="preserve">, A. B. (2018). Biodiversity change is uncoupled from </w:t>
        </w:r>
        <w:r>
          <w:lastRenderedPageBreak/>
          <w:t xml:space="preserve">species richness trends: Consequences for conservation and monitoring. </w:t>
        </w:r>
        <w:r w:rsidRPr="00E062FE">
          <w:rPr>
            <w:i/>
            <w:rPrChange w:id="791" w:author="PHILIP ANTHONY MARTIN" w:date="2024-04-03T09:47:00Z">
              <w:rPr/>
            </w:rPrChange>
          </w:rPr>
          <w:t>The Journal of Applied Ecology</w:t>
        </w:r>
        <w:r>
          <w:t xml:space="preserve">, </w:t>
        </w:r>
        <w:r w:rsidRPr="00E062FE">
          <w:rPr>
            <w:i/>
            <w:rPrChange w:id="792" w:author="PHILIP ANTHONY MARTIN" w:date="2024-04-03T09:47:00Z">
              <w:rPr/>
            </w:rPrChange>
          </w:rPr>
          <w:t>55</w:t>
        </w:r>
        <w:r>
          <w:t>(1), 169–184. https://doi.org/10.1111/1365-2664.12959</w:t>
        </w:r>
      </w:ins>
    </w:p>
    <w:p w14:paraId="47B42CA4" w14:textId="77777777" w:rsidR="00E062FE" w:rsidRDefault="00E062FE" w:rsidP="005B4C8A">
      <w:pPr>
        <w:widowControl w:val="0"/>
        <w:pBdr>
          <w:top w:val="nil"/>
          <w:left w:val="nil"/>
          <w:bottom w:val="nil"/>
          <w:right w:val="nil"/>
          <w:between w:val="nil"/>
        </w:pBdr>
        <w:spacing w:line="480" w:lineRule="auto"/>
        <w:rPr>
          <w:ins w:id="793" w:author="PHILIP ANTHONY MARTIN" w:date="2024-04-03T09:47:00Z"/>
        </w:rPr>
      </w:pPr>
      <w:proofErr w:type="spellStart"/>
      <w:ins w:id="794" w:author="PHILIP ANTHONY MARTIN" w:date="2024-04-03T09:47:00Z">
        <w:r>
          <w:t>Homet</w:t>
        </w:r>
        <w:proofErr w:type="spellEnd"/>
        <w:r>
          <w:t xml:space="preserve">, P., Gómez-Aparicio, L., </w:t>
        </w:r>
        <w:proofErr w:type="spellStart"/>
        <w:r>
          <w:t>Matías</w:t>
        </w:r>
        <w:proofErr w:type="spellEnd"/>
        <w:r>
          <w:t xml:space="preserve">, L., &amp; Godoy, O. (2021). Soil fauna modulates the effect of experimental drought on litter decomposition in forests invaded by an exotic pathogen. </w:t>
        </w:r>
        <w:r w:rsidRPr="00E062FE">
          <w:rPr>
            <w:i/>
            <w:rPrChange w:id="795" w:author="PHILIP ANTHONY MARTIN" w:date="2024-04-03T09:47:00Z">
              <w:rPr/>
            </w:rPrChange>
          </w:rPr>
          <w:t>The Journal of Ecology</w:t>
        </w:r>
        <w:r>
          <w:t xml:space="preserve">, </w:t>
        </w:r>
        <w:r w:rsidRPr="00E062FE">
          <w:rPr>
            <w:i/>
            <w:rPrChange w:id="796" w:author="PHILIP ANTHONY MARTIN" w:date="2024-04-03T09:47:00Z">
              <w:rPr/>
            </w:rPrChange>
          </w:rPr>
          <w:t>109</w:t>
        </w:r>
        <w:r>
          <w:t>(8), 2963–2980. https://doi.org/10.1111/1365-2745.13711</w:t>
        </w:r>
      </w:ins>
    </w:p>
    <w:p w14:paraId="159CEDEA" w14:textId="77777777" w:rsidR="00E062FE" w:rsidRDefault="00E062FE" w:rsidP="005B4C8A">
      <w:pPr>
        <w:widowControl w:val="0"/>
        <w:pBdr>
          <w:top w:val="nil"/>
          <w:left w:val="nil"/>
          <w:bottom w:val="nil"/>
          <w:right w:val="nil"/>
          <w:between w:val="nil"/>
        </w:pBdr>
        <w:spacing w:line="480" w:lineRule="auto"/>
        <w:rPr>
          <w:ins w:id="797" w:author="PHILIP ANTHONY MARTIN" w:date="2024-04-03T09:47:00Z"/>
        </w:rPr>
      </w:pPr>
      <w:proofErr w:type="spellStart"/>
      <w:ins w:id="798" w:author="PHILIP ANTHONY MARTIN" w:date="2024-04-03T09:47:00Z">
        <w:r>
          <w:t>Kardol</w:t>
        </w:r>
        <w:proofErr w:type="spellEnd"/>
        <w:r>
          <w:t xml:space="preserve">, P., Reynolds, W. N., Norby, R. J., &amp; Classen, A. T. (2011). Climate change effects on soil microarthropod abundance and community structure. </w:t>
        </w:r>
        <w:r w:rsidRPr="00E062FE">
          <w:rPr>
            <w:i/>
            <w:rPrChange w:id="799" w:author="PHILIP ANTHONY MARTIN" w:date="2024-04-03T09:47:00Z">
              <w:rPr/>
            </w:rPrChange>
          </w:rPr>
          <w:t>Applied Soil Ecology: A Section of Agriculture, Ecosystems &amp; Environment</w:t>
        </w:r>
        <w:r>
          <w:t xml:space="preserve">, </w:t>
        </w:r>
        <w:r w:rsidRPr="00E062FE">
          <w:rPr>
            <w:i/>
            <w:rPrChange w:id="800" w:author="PHILIP ANTHONY MARTIN" w:date="2024-04-03T09:47:00Z">
              <w:rPr/>
            </w:rPrChange>
          </w:rPr>
          <w:t>47</w:t>
        </w:r>
        <w:r>
          <w:t>(1), 37–44. https://doi.org/10.1016/j.apsoil.2010.11.001</w:t>
        </w:r>
      </w:ins>
    </w:p>
    <w:p w14:paraId="374A6345" w14:textId="77777777" w:rsidR="00E062FE" w:rsidRDefault="00E062FE" w:rsidP="005B4C8A">
      <w:pPr>
        <w:widowControl w:val="0"/>
        <w:pBdr>
          <w:top w:val="nil"/>
          <w:left w:val="nil"/>
          <w:bottom w:val="nil"/>
          <w:right w:val="nil"/>
          <w:between w:val="nil"/>
        </w:pBdr>
        <w:spacing w:line="480" w:lineRule="auto"/>
        <w:rPr>
          <w:ins w:id="801" w:author="PHILIP ANTHONY MARTIN" w:date="2024-04-03T09:47:00Z"/>
        </w:rPr>
      </w:pPr>
      <w:proofErr w:type="spellStart"/>
      <w:ins w:id="802" w:author="PHILIP ANTHONY MARTIN" w:date="2024-04-03T09:47:00Z">
        <w:r w:rsidRPr="00E062FE">
          <w:rPr>
            <w:lang w:val="es-ES"/>
            <w:rPrChange w:id="803" w:author="PHILIP ANTHONY MARTIN" w:date="2024-04-03T09:47:00Z">
              <w:rPr/>
            </w:rPrChange>
          </w:rPr>
          <w:t>Konno</w:t>
        </w:r>
        <w:proofErr w:type="spellEnd"/>
        <w:r w:rsidRPr="00E062FE">
          <w:rPr>
            <w:lang w:val="es-ES"/>
            <w:rPrChange w:id="804" w:author="PHILIP ANTHONY MARTIN" w:date="2024-04-03T09:47:00Z">
              <w:rPr/>
            </w:rPrChange>
          </w:rPr>
          <w:t xml:space="preserve">, K., </w:t>
        </w:r>
        <w:proofErr w:type="spellStart"/>
        <w:r w:rsidRPr="00E062FE">
          <w:rPr>
            <w:lang w:val="es-ES"/>
            <w:rPrChange w:id="805" w:author="PHILIP ANTHONY MARTIN" w:date="2024-04-03T09:47:00Z">
              <w:rPr/>
            </w:rPrChange>
          </w:rPr>
          <w:t>Akasaka</w:t>
        </w:r>
        <w:proofErr w:type="spellEnd"/>
        <w:r w:rsidRPr="00E062FE">
          <w:rPr>
            <w:lang w:val="es-ES"/>
            <w:rPrChange w:id="806" w:author="PHILIP ANTHONY MARTIN" w:date="2024-04-03T09:47:00Z">
              <w:rPr/>
            </w:rPrChange>
          </w:rPr>
          <w:t xml:space="preserve">, M., </w:t>
        </w:r>
        <w:proofErr w:type="spellStart"/>
        <w:r w:rsidRPr="00E062FE">
          <w:rPr>
            <w:lang w:val="es-ES"/>
            <w:rPrChange w:id="807" w:author="PHILIP ANTHONY MARTIN" w:date="2024-04-03T09:47:00Z">
              <w:rPr/>
            </w:rPrChange>
          </w:rPr>
          <w:t>Koshida</w:t>
        </w:r>
        <w:proofErr w:type="spellEnd"/>
        <w:r w:rsidRPr="00E062FE">
          <w:rPr>
            <w:lang w:val="es-ES"/>
            <w:rPrChange w:id="808" w:author="PHILIP ANTHONY MARTIN" w:date="2024-04-03T09:47:00Z">
              <w:rPr/>
            </w:rPrChange>
          </w:rPr>
          <w:t xml:space="preserve">, C., Katayama, N., Osada, N., </w:t>
        </w:r>
        <w:proofErr w:type="spellStart"/>
        <w:r w:rsidRPr="00E062FE">
          <w:rPr>
            <w:lang w:val="es-ES"/>
            <w:rPrChange w:id="809" w:author="PHILIP ANTHONY MARTIN" w:date="2024-04-03T09:47:00Z">
              <w:rPr/>
            </w:rPrChange>
          </w:rPr>
          <w:t>Spake</w:t>
        </w:r>
        <w:proofErr w:type="spellEnd"/>
        <w:r w:rsidRPr="00E062FE">
          <w:rPr>
            <w:lang w:val="es-ES"/>
            <w:rPrChange w:id="810" w:author="PHILIP ANTHONY MARTIN" w:date="2024-04-03T09:47:00Z">
              <w:rPr/>
            </w:rPrChange>
          </w:rPr>
          <w:t xml:space="preserve">, R., &amp; </w:t>
        </w:r>
        <w:proofErr w:type="spellStart"/>
        <w:r w:rsidRPr="00E062FE">
          <w:rPr>
            <w:lang w:val="es-ES"/>
            <w:rPrChange w:id="811" w:author="PHILIP ANTHONY MARTIN" w:date="2024-04-03T09:47:00Z">
              <w:rPr/>
            </w:rPrChange>
          </w:rPr>
          <w:t>Amano</w:t>
        </w:r>
        <w:proofErr w:type="spellEnd"/>
        <w:r w:rsidRPr="00E062FE">
          <w:rPr>
            <w:lang w:val="es-ES"/>
            <w:rPrChange w:id="812" w:author="PHILIP ANTHONY MARTIN" w:date="2024-04-03T09:47:00Z">
              <w:rPr/>
            </w:rPrChange>
          </w:rPr>
          <w:t xml:space="preserve">, T. (2020). </w:t>
        </w:r>
        <w:r>
          <w:t xml:space="preserve">Ignoring non-English-language studies may bias ecological meta-analyses. </w:t>
        </w:r>
        <w:r w:rsidRPr="00E062FE">
          <w:rPr>
            <w:i/>
            <w:rPrChange w:id="813" w:author="PHILIP ANTHONY MARTIN" w:date="2024-04-03T09:47:00Z">
              <w:rPr/>
            </w:rPrChange>
          </w:rPr>
          <w:t>Ecology and Evolution</w:t>
        </w:r>
        <w:r>
          <w:t xml:space="preserve">, </w:t>
        </w:r>
        <w:r w:rsidRPr="00E062FE">
          <w:rPr>
            <w:i/>
            <w:rPrChange w:id="814" w:author="PHILIP ANTHONY MARTIN" w:date="2024-04-03T09:47:00Z">
              <w:rPr/>
            </w:rPrChange>
          </w:rPr>
          <w:t>10</w:t>
        </w:r>
        <w:r>
          <w:t>(13), 6373–6384. https://doi.org/10.1002/ece3.6368</w:t>
        </w:r>
      </w:ins>
    </w:p>
    <w:p w14:paraId="2D5D3925" w14:textId="77777777" w:rsidR="00E062FE" w:rsidRDefault="00E062FE" w:rsidP="005B4C8A">
      <w:pPr>
        <w:widowControl w:val="0"/>
        <w:pBdr>
          <w:top w:val="nil"/>
          <w:left w:val="nil"/>
          <w:bottom w:val="nil"/>
          <w:right w:val="nil"/>
          <w:between w:val="nil"/>
        </w:pBdr>
        <w:spacing w:line="480" w:lineRule="auto"/>
        <w:rPr>
          <w:ins w:id="815" w:author="PHILIP ANTHONY MARTIN" w:date="2024-04-03T09:47:00Z"/>
        </w:rPr>
      </w:pPr>
      <w:ins w:id="816" w:author="PHILIP ANTHONY MARTIN" w:date="2024-04-03T09:47:00Z">
        <w:r>
          <w:t>Konno, K., &amp; Pullin, A. S. (2020). Assessing the risk of bias in choice of search sources for environmental meta</w:t>
        </w:r>
        <w:r>
          <w:rPr>
            <w:rFonts w:ascii="Cambria Math" w:hAnsi="Cambria Math" w:cs="Cambria Math"/>
          </w:rPr>
          <w:t>‐</w:t>
        </w:r>
        <w:r>
          <w:t xml:space="preserve">analyses. </w:t>
        </w:r>
        <w:r w:rsidRPr="00E062FE">
          <w:rPr>
            <w:i/>
            <w:rPrChange w:id="817" w:author="PHILIP ANTHONY MARTIN" w:date="2024-04-03T09:47:00Z">
              <w:rPr/>
            </w:rPrChange>
          </w:rPr>
          <w:t>Research Synthesis Methods</w:t>
        </w:r>
        <w:r>
          <w:t>. https://doi.org/10.1002/jrsm.1433</w:t>
        </w:r>
      </w:ins>
    </w:p>
    <w:p w14:paraId="364CBE0B" w14:textId="77777777" w:rsidR="00E062FE" w:rsidRDefault="00E062FE" w:rsidP="005B4C8A">
      <w:pPr>
        <w:widowControl w:val="0"/>
        <w:pBdr>
          <w:top w:val="nil"/>
          <w:left w:val="nil"/>
          <w:bottom w:val="nil"/>
          <w:right w:val="nil"/>
          <w:between w:val="nil"/>
        </w:pBdr>
        <w:spacing w:line="480" w:lineRule="auto"/>
        <w:rPr>
          <w:ins w:id="818" w:author="PHILIP ANTHONY MARTIN" w:date="2024-04-03T09:47:00Z"/>
        </w:rPr>
      </w:pPr>
      <w:proofErr w:type="spellStart"/>
      <w:ins w:id="819" w:author="PHILIP ANTHONY MARTIN" w:date="2024-04-03T09:47:00Z">
        <w:r>
          <w:t>Korell</w:t>
        </w:r>
        <w:proofErr w:type="spellEnd"/>
        <w:r>
          <w:t xml:space="preserve">, L., </w:t>
        </w:r>
        <w:proofErr w:type="spellStart"/>
        <w:r>
          <w:t>Auge</w:t>
        </w:r>
        <w:proofErr w:type="spellEnd"/>
        <w:r>
          <w:t xml:space="preserve">, H., Chase, J. M., </w:t>
        </w:r>
        <w:proofErr w:type="spellStart"/>
        <w:r>
          <w:t>Harpole</w:t>
        </w:r>
        <w:proofErr w:type="spellEnd"/>
        <w:r>
          <w:t xml:space="preserve">, S., &amp; Knight, T. M. (2020). We need more realistic climate change experiments for understanding ecosystems of the future. </w:t>
        </w:r>
        <w:r w:rsidRPr="00E062FE">
          <w:rPr>
            <w:i/>
            <w:rPrChange w:id="820" w:author="PHILIP ANTHONY MARTIN" w:date="2024-04-03T09:47:00Z">
              <w:rPr/>
            </w:rPrChange>
          </w:rPr>
          <w:t>Global Change Biology</w:t>
        </w:r>
        <w:r>
          <w:t xml:space="preserve">, </w:t>
        </w:r>
        <w:r w:rsidRPr="00E062FE">
          <w:rPr>
            <w:i/>
            <w:rPrChange w:id="821" w:author="PHILIP ANTHONY MARTIN" w:date="2024-04-03T09:47:00Z">
              <w:rPr/>
            </w:rPrChange>
          </w:rPr>
          <w:t>26</w:t>
        </w:r>
        <w:r>
          <w:t>(2), 325–327. https://doi.org/10.1111/gcb.14797</w:t>
        </w:r>
      </w:ins>
    </w:p>
    <w:p w14:paraId="521BCB00" w14:textId="77777777" w:rsidR="00E062FE" w:rsidRDefault="00E062FE" w:rsidP="005B4C8A">
      <w:pPr>
        <w:widowControl w:val="0"/>
        <w:pBdr>
          <w:top w:val="nil"/>
          <w:left w:val="nil"/>
          <w:bottom w:val="nil"/>
          <w:right w:val="nil"/>
          <w:between w:val="nil"/>
        </w:pBdr>
        <w:spacing w:line="480" w:lineRule="auto"/>
        <w:rPr>
          <w:ins w:id="822" w:author="PHILIP ANTHONY MARTIN" w:date="2024-04-03T09:47:00Z"/>
        </w:rPr>
      </w:pPr>
      <w:proofErr w:type="spellStart"/>
      <w:ins w:id="823" w:author="PHILIP ANTHONY MARTIN" w:date="2024-04-03T09:47:00Z">
        <w:r>
          <w:t>Korell</w:t>
        </w:r>
        <w:proofErr w:type="spellEnd"/>
        <w:r>
          <w:t xml:space="preserve">, L., </w:t>
        </w:r>
        <w:proofErr w:type="spellStart"/>
        <w:r>
          <w:t>Auge</w:t>
        </w:r>
        <w:proofErr w:type="spellEnd"/>
        <w:r>
          <w:t xml:space="preserve">, H., Chase, J. M., </w:t>
        </w:r>
        <w:proofErr w:type="spellStart"/>
        <w:r>
          <w:t>Harpole</w:t>
        </w:r>
        <w:proofErr w:type="spellEnd"/>
        <w:r>
          <w:t xml:space="preserve">, W. S., &amp; Knight, T. M. (2021). Responses of plant diversity to precipitation change are strongest at local spatial scales and in drylands. </w:t>
        </w:r>
        <w:r w:rsidRPr="00E062FE">
          <w:rPr>
            <w:i/>
            <w:rPrChange w:id="824" w:author="PHILIP ANTHONY MARTIN" w:date="2024-04-03T09:47:00Z">
              <w:rPr/>
            </w:rPrChange>
          </w:rPr>
          <w:t>Nature Communications</w:t>
        </w:r>
        <w:r>
          <w:t xml:space="preserve">, </w:t>
        </w:r>
        <w:r w:rsidRPr="00E062FE">
          <w:rPr>
            <w:i/>
            <w:rPrChange w:id="825" w:author="PHILIP ANTHONY MARTIN" w:date="2024-04-03T09:47:00Z">
              <w:rPr/>
            </w:rPrChange>
          </w:rPr>
          <w:t>12</w:t>
        </w:r>
        <w:r>
          <w:t>(1), 2489. https://doi.org/10.1038/s41467-021-22766-0</w:t>
        </w:r>
      </w:ins>
    </w:p>
    <w:p w14:paraId="47AB4E31" w14:textId="77777777" w:rsidR="00E062FE" w:rsidRDefault="00E062FE" w:rsidP="005B4C8A">
      <w:pPr>
        <w:widowControl w:val="0"/>
        <w:pBdr>
          <w:top w:val="nil"/>
          <w:left w:val="nil"/>
          <w:bottom w:val="nil"/>
          <w:right w:val="nil"/>
          <w:between w:val="nil"/>
        </w:pBdr>
        <w:spacing w:line="480" w:lineRule="auto"/>
        <w:rPr>
          <w:ins w:id="826" w:author="PHILIP ANTHONY MARTIN" w:date="2024-04-03T09:47:00Z"/>
        </w:rPr>
      </w:pPr>
      <w:proofErr w:type="spellStart"/>
      <w:ins w:id="827" w:author="PHILIP ANTHONY MARTIN" w:date="2024-04-03T09:47:00Z">
        <w:r>
          <w:t>Koricheva</w:t>
        </w:r>
        <w:proofErr w:type="spellEnd"/>
        <w:r>
          <w:t xml:space="preserve">, J., &amp; </w:t>
        </w:r>
        <w:proofErr w:type="spellStart"/>
        <w:r>
          <w:t>Kulinskaya</w:t>
        </w:r>
        <w:proofErr w:type="spellEnd"/>
        <w:r>
          <w:t xml:space="preserve">, E. (2019). Temporal Instability of Evidence Base: A Threat to Policy Making? </w:t>
        </w:r>
        <w:r w:rsidRPr="00E062FE">
          <w:rPr>
            <w:i/>
            <w:rPrChange w:id="828" w:author="PHILIP ANTHONY MARTIN" w:date="2024-04-03T09:47:00Z">
              <w:rPr/>
            </w:rPrChange>
          </w:rPr>
          <w:t>Trends in Ecology &amp; Evolution</w:t>
        </w:r>
        <w:r>
          <w:t xml:space="preserve">, </w:t>
        </w:r>
        <w:r w:rsidRPr="00E062FE">
          <w:rPr>
            <w:i/>
            <w:rPrChange w:id="829" w:author="PHILIP ANTHONY MARTIN" w:date="2024-04-03T09:47:00Z">
              <w:rPr/>
            </w:rPrChange>
          </w:rPr>
          <w:t>34</w:t>
        </w:r>
        <w:r>
          <w:t>(10), 895–902. https://doi.org/10.1016/j.tree.2019.05.006</w:t>
        </w:r>
      </w:ins>
    </w:p>
    <w:p w14:paraId="1A55D3CE" w14:textId="77777777" w:rsidR="00E062FE" w:rsidRDefault="00E062FE" w:rsidP="005B4C8A">
      <w:pPr>
        <w:widowControl w:val="0"/>
        <w:pBdr>
          <w:top w:val="nil"/>
          <w:left w:val="nil"/>
          <w:bottom w:val="nil"/>
          <w:right w:val="nil"/>
          <w:between w:val="nil"/>
        </w:pBdr>
        <w:spacing w:line="480" w:lineRule="auto"/>
        <w:rPr>
          <w:ins w:id="830" w:author="PHILIP ANTHONY MARTIN" w:date="2024-04-03T09:47:00Z"/>
        </w:rPr>
      </w:pPr>
      <w:ins w:id="831" w:author="PHILIP ANTHONY MARTIN" w:date="2024-04-03T09:47:00Z">
        <w:r>
          <w:t xml:space="preserve">Kraft, N. J. B., Adler, P. B., Godoy, O., James, E. C., Fuller, S., &amp; Levine, J. M. (2015). Community assembly, coexistence and the environmental filtering metaphor. </w:t>
        </w:r>
        <w:r w:rsidRPr="00E062FE">
          <w:rPr>
            <w:i/>
            <w:rPrChange w:id="832" w:author="PHILIP ANTHONY MARTIN" w:date="2024-04-03T09:47:00Z">
              <w:rPr/>
            </w:rPrChange>
          </w:rPr>
          <w:t>Functional Ecology</w:t>
        </w:r>
        <w:r>
          <w:t xml:space="preserve">, </w:t>
        </w:r>
        <w:r w:rsidRPr="00E062FE">
          <w:rPr>
            <w:i/>
            <w:rPrChange w:id="833" w:author="PHILIP ANTHONY MARTIN" w:date="2024-04-03T09:47:00Z">
              <w:rPr/>
            </w:rPrChange>
          </w:rPr>
          <w:t>29</w:t>
        </w:r>
        <w:r>
          <w:t>(5), 592–599. https://doi.org/10.1111/1365-2435.12345</w:t>
        </w:r>
      </w:ins>
    </w:p>
    <w:p w14:paraId="7BF01F0B" w14:textId="77777777" w:rsidR="00E062FE" w:rsidRDefault="00E062FE" w:rsidP="005B4C8A">
      <w:pPr>
        <w:widowControl w:val="0"/>
        <w:pBdr>
          <w:top w:val="nil"/>
          <w:left w:val="nil"/>
          <w:bottom w:val="nil"/>
          <w:right w:val="nil"/>
          <w:between w:val="nil"/>
        </w:pBdr>
        <w:spacing w:line="480" w:lineRule="auto"/>
        <w:rPr>
          <w:ins w:id="834" w:author="PHILIP ANTHONY MARTIN" w:date="2024-04-03T09:47:00Z"/>
        </w:rPr>
      </w:pPr>
      <w:proofErr w:type="spellStart"/>
      <w:ins w:id="835" w:author="PHILIP ANTHONY MARTIN" w:date="2024-04-03T09:47:00Z">
        <w:r>
          <w:lastRenderedPageBreak/>
          <w:t>Kröel</w:t>
        </w:r>
        <w:proofErr w:type="spellEnd"/>
        <w:r>
          <w:t xml:space="preserve">-Dulay, G., </w:t>
        </w:r>
        <w:proofErr w:type="spellStart"/>
        <w:r>
          <w:t>Mojzes</w:t>
        </w:r>
        <w:proofErr w:type="spellEnd"/>
        <w:r>
          <w:t xml:space="preserve">, A., </w:t>
        </w:r>
        <w:proofErr w:type="spellStart"/>
        <w:r>
          <w:t>Szitár</w:t>
        </w:r>
        <w:proofErr w:type="spellEnd"/>
        <w:r>
          <w:t xml:space="preserve">, K., Bahn, M., </w:t>
        </w:r>
        <w:proofErr w:type="spellStart"/>
        <w:r>
          <w:t>Batáry</w:t>
        </w:r>
        <w:proofErr w:type="spellEnd"/>
        <w:r>
          <w:t xml:space="preserve">, P., </w:t>
        </w:r>
        <w:proofErr w:type="spellStart"/>
        <w:r>
          <w:t>Beier</w:t>
        </w:r>
        <w:proofErr w:type="spellEnd"/>
        <w:r>
          <w:t xml:space="preserve">, C., </w:t>
        </w:r>
        <w:proofErr w:type="spellStart"/>
        <w:r>
          <w:t>Bilton</w:t>
        </w:r>
        <w:proofErr w:type="spellEnd"/>
        <w:r>
          <w:t xml:space="preserve">, M., De </w:t>
        </w:r>
        <w:proofErr w:type="spellStart"/>
        <w:r>
          <w:t>Boeck</w:t>
        </w:r>
        <w:proofErr w:type="spellEnd"/>
        <w:r>
          <w:t xml:space="preserve">, H. J., Dukes, J. S., </w:t>
        </w:r>
        <w:proofErr w:type="spellStart"/>
        <w:r>
          <w:t>Estiarte</w:t>
        </w:r>
        <w:proofErr w:type="spellEnd"/>
        <w:r>
          <w:t xml:space="preserve">, M., Holub, P., Jentsch, A., Schmidt, I. K., </w:t>
        </w:r>
        <w:proofErr w:type="spellStart"/>
        <w:r>
          <w:t>Kreyling</w:t>
        </w:r>
        <w:proofErr w:type="spellEnd"/>
        <w:r>
          <w:t xml:space="preserve">, J., </w:t>
        </w:r>
        <w:proofErr w:type="spellStart"/>
        <w:r>
          <w:t>Reinsch</w:t>
        </w:r>
        <w:proofErr w:type="spellEnd"/>
        <w:r>
          <w:t xml:space="preserve">, S., Larsen, K. S., Sternberg, M., </w:t>
        </w:r>
        <w:proofErr w:type="spellStart"/>
        <w:r>
          <w:t>Tielbörger</w:t>
        </w:r>
        <w:proofErr w:type="spellEnd"/>
        <w:r>
          <w:t xml:space="preserve">, K., </w:t>
        </w:r>
        <w:proofErr w:type="spellStart"/>
        <w:r>
          <w:t>Tietema</w:t>
        </w:r>
        <w:proofErr w:type="spellEnd"/>
        <w:r>
          <w:t xml:space="preserve">, A., … </w:t>
        </w:r>
        <w:proofErr w:type="spellStart"/>
        <w:r>
          <w:t>Peñuelas</w:t>
        </w:r>
        <w:proofErr w:type="spellEnd"/>
        <w:r>
          <w:t xml:space="preserve">, J. (2022). Field experiments underestimate aboveground biomass response to drought. </w:t>
        </w:r>
        <w:r w:rsidRPr="00E062FE">
          <w:rPr>
            <w:i/>
            <w:rPrChange w:id="836" w:author="PHILIP ANTHONY MARTIN" w:date="2024-04-03T09:47:00Z">
              <w:rPr/>
            </w:rPrChange>
          </w:rPr>
          <w:t>Nature Ecology &amp; Evolution</w:t>
        </w:r>
        <w:r>
          <w:t xml:space="preserve">, </w:t>
        </w:r>
        <w:r w:rsidRPr="00E062FE">
          <w:rPr>
            <w:i/>
            <w:rPrChange w:id="837" w:author="PHILIP ANTHONY MARTIN" w:date="2024-04-03T09:47:00Z">
              <w:rPr/>
            </w:rPrChange>
          </w:rPr>
          <w:t>6</w:t>
        </w:r>
        <w:r>
          <w:t>(5), 540–545. https://doi.org/10.1038/s41559-022-01685-3</w:t>
        </w:r>
      </w:ins>
    </w:p>
    <w:p w14:paraId="280BB0B6" w14:textId="77777777" w:rsidR="00E062FE" w:rsidRDefault="00E062FE" w:rsidP="005B4C8A">
      <w:pPr>
        <w:widowControl w:val="0"/>
        <w:pBdr>
          <w:top w:val="nil"/>
          <w:left w:val="nil"/>
          <w:bottom w:val="nil"/>
          <w:right w:val="nil"/>
          <w:between w:val="nil"/>
        </w:pBdr>
        <w:spacing w:line="480" w:lineRule="auto"/>
        <w:rPr>
          <w:ins w:id="838" w:author="PHILIP ANTHONY MARTIN" w:date="2024-04-03T09:47:00Z"/>
        </w:rPr>
      </w:pPr>
      <w:proofErr w:type="spellStart"/>
      <w:ins w:id="839" w:author="PHILIP ANTHONY MARTIN" w:date="2024-04-03T09:47:00Z">
        <w:r>
          <w:t>Landesman</w:t>
        </w:r>
        <w:proofErr w:type="spellEnd"/>
        <w:r>
          <w:t xml:space="preserve">, W. J., </w:t>
        </w:r>
        <w:proofErr w:type="spellStart"/>
        <w:r>
          <w:t>Treonis</w:t>
        </w:r>
        <w:proofErr w:type="spellEnd"/>
        <w:r>
          <w:t xml:space="preserve">, A. M., &amp; Dighton, J. (2011). Effects of a one-year rainfall manipulation on soil nematode abundances and community composition. </w:t>
        </w:r>
        <w:proofErr w:type="spellStart"/>
        <w:r w:rsidRPr="00E062FE">
          <w:rPr>
            <w:i/>
            <w:rPrChange w:id="840" w:author="PHILIP ANTHONY MARTIN" w:date="2024-04-03T09:47:00Z">
              <w:rPr/>
            </w:rPrChange>
          </w:rPr>
          <w:t>Pedobiologia</w:t>
        </w:r>
        <w:proofErr w:type="spellEnd"/>
        <w:r>
          <w:t xml:space="preserve">, </w:t>
        </w:r>
        <w:r w:rsidRPr="00E062FE">
          <w:rPr>
            <w:i/>
            <w:rPrChange w:id="841" w:author="PHILIP ANTHONY MARTIN" w:date="2024-04-03T09:47:00Z">
              <w:rPr/>
            </w:rPrChange>
          </w:rPr>
          <w:t>54</w:t>
        </w:r>
        <w:r>
          <w:t>(2), 87–91. https://doi.org/10.1016/j.pedobi.2010.10.002</w:t>
        </w:r>
      </w:ins>
    </w:p>
    <w:p w14:paraId="2DE1C472" w14:textId="77777777" w:rsidR="00E062FE" w:rsidRDefault="00E062FE" w:rsidP="005B4C8A">
      <w:pPr>
        <w:widowControl w:val="0"/>
        <w:pBdr>
          <w:top w:val="nil"/>
          <w:left w:val="nil"/>
          <w:bottom w:val="nil"/>
          <w:right w:val="nil"/>
          <w:between w:val="nil"/>
        </w:pBdr>
        <w:spacing w:line="480" w:lineRule="auto"/>
        <w:rPr>
          <w:ins w:id="842" w:author="PHILIP ANTHONY MARTIN" w:date="2024-04-03T09:47:00Z"/>
        </w:rPr>
      </w:pPr>
      <w:ins w:id="843" w:author="PHILIP ANTHONY MARTIN" w:date="2024-04-03T09:47:00Z">
        <w:r>
          <w:t xml:space="preserve">Lensing, J. R., Todd, S., &amp; Wise, D. H. (2005). The impact of altered precipitation on spatial stratification and activity-densities of springtails (Collembola) and spiders (Araneae). </w:t>
        </w:r>
        <w:r w:rsidRPr="00E062FE">
          <w:rPr>
            <w:i/>
            <w:rPrChange w:id="844" w:author="PHILIP ANTHONY MARTIN" w:date="2024-04-03T09:47:00Z">
              <w:rPr/>
            </w:rPrChange>
          </w:rPr>
          <w:t>Ecological Entomology</w:t>
        </w:r>
        <w:r>
          <w:t xml:space="preserve">, </w:t>
        </w:r>
        <w:r w:rsidRPr="00E062FE">
          <w:rPr>
            <w:i/>
            <w:rPrChange w:id="845" w:author="PHILIP ANTHONY MARTIN" w:date="2024-04-03T09:47:00Z">
              <w:rPr/>
            </w:rPrChange>
          </w:rPr>
          <w:t>30</w:t>
        </w:r>
        <w:r>
          <w:t>(2), 194–200. https://doi.org/10.1111/j.0307-6946.2005.00669.x</w:t>
        </w:r>
      </w:ins>
    </w:p>
    <w:p w14:paraId="2E037EF3" w14:textId="77777777" w:rsidR="00E062FE" w:rsidRDefault="00E062FE" w:rsidP="005B4C8A">
      <w:pPr>
        <w:widowControl w:val="0"/>
        <w:pBdr>
          <w:top w:val="nil"/>
          <w:left w:val="nil"/>
          <w:bottom w:val="nil"/>
          <w:right w:val="nil"/>
          <w:between w:val="nil"/>
        </w:pBdr>
        <w:spacing w:line="480" w:lineRule="auto"/>
        <w:rPr>
          <w:ins w:id="846" w:author="PHILIP ANTHONY MARTIN" w:date="2024-04-03T09:47:00Z"/>
        </w:rPr>
      </w:pPr>
      <w:ins w:id="847" w:author="PHILIP ANTHONY MARTIN" w:date="2024-04-03T09:47:00Z">
        <w:r>
          <w:t xml:space="preserve">Lindberg, N., </w:t>
        </w:r>
        <w:proofErr w:type="spellStart"/>
        <w:r>
          <w:t>Engtsson</w:t>
        </w:r>
        <w:proofErr w:type="spellEnd"/>
        <w:r>
          <w:t xml:space="preserve">, J. B., &amp; Persson, T. (2002). Effects of experimental irrigation and drought on the composition and diversity of soil fauna in a coniferous stand. </w:t>
        </w:r>
        <w:r w:rsidRPr="00E062FE">
          <w:rPr>
            <w:i/>
            <w:rPrChange w:id="848" w:author="PHILIP ANTHONY MARTIN" w:date="2024-04-03T09:47:00Z">
              <w:rPr/>
            </w:rPrChange>
          </w:rPr>
          <w:t>The Journal of Applied Ecology</w:t>
        </w:r>
        <w:r>
          <w:t xml:space="preserve">, </w:t>
        </w:r>
        <w:r w:rsidRPr="00E062FE">
          <w:rPr>
            <w:i/>
            <w:rPrChange w:id="849" w:author="PHILIP ANTHONY MARTIN" w:date="2024-04-03T09:47:00Z">
              <w:rPr/>
            </w:rPrChange>
          </w:rPr>
          <w:t>39</w:t>
        </w:r>
        <w:r>
          <w:t>(6), 924–936. https://doi.org/10.1046/j.1365-2664.2002.00769.x</w:t>
        </w:r>
      </w:ins>
    </w:p>
    <w:p w14:paraId="0DC67A9C" w14:textId="77777777" w:rsidR="00E062FE" w:rsidRDefault="00E062FE" w:rsidP="005B4C8A">
      <w:pPr>
        <w:widowControl w:val="0"/>
        <w:pBdr>
          <w:top w:val="nil"/>
          <w:left w:val="nil"/>
          <w:bottom w:val="nil"/>
          <w:right w:val="nil"/>
          <w:between w:val="nil"/>
        </w:pBdr>
        <w:spacing w:line="480" w:lineRule="auto"/>
        <w:rPr>
          <w:ins w:id="850" w:author="PHILIP ANTHONY MARTIN" w:date="2024-04-03T09:47:00Z"/>
        </w:rPr>
      </w:pPr>
      <w:ins w:id="851" w:author="PHILIP ANTHONY MARTIN" w:date="2024-04-03T09:47:00Z">
        <w:r>
          <w:t xml:space="preserve">Liu, M., Miao, X., &amp; Hua, F. (2023). The perils of measuring biodiversity responses to habitat change using mixed metrics. </w:t>
        </w:r>
        <w:r w:rsidRPr="00E062FE">
          <w:rPr>
            <w:i/>
            <w:rPrChange w:id="852" w:author="PHILIP ANTHONY MARTIN" w:date="2024-04-03T09:47:00Z">
              <w:rPr/>
            </w:rPrChange>
          </w:rPr>
          <w:t>Conservation Letters</w:t>
        </w:r>
        <w:r>
          <w:t xml:space="preserve">, </w:t>
        </w:r>
        <w:r w:rsidRPr="00E062FE">
          <w:rPr>
            <w:i/>
            <w:rPrChange w:id="853" w:author="PHILIP ANTHONY MARTIN" w:date="2024-04-03T09:47:00Z">
              <w:rPr/>
            </w:rPrChange>
          </w:rPr>
          <w:t>16</w:t>
        </w:r>
        <w:r>
          <w:t>(4). https://doi.org/10.1111/conl.12959</w:t>
        </w:r>
      </w:ins>
    </w:p>
    <w:p w14:paraId="4D1FA27E" w14:textId="77777777" w:rsidR="00E062FE" w:rsidRDefault="00E062FE" w:rsidP="005B4C8A">
      <w:pPr>
        <w:widowControl w:val="0"/>
        <w:pBdr>
          <w:top w:val="nil"/>
          <w:left w:val="nil"/>
          <w:bottom w:val="nil"/>
          <w:right w:val="nil"/>
          <w:between w:val="nil"/>
        </w:pBdr>
        <w:spacing w:line="480" w:lineRule="auto"/>
        <w:rPr>
          <w:ins w:id="854" w:author="PHILIP ANTHONY MARTIN" w:date="2024-04-03T09:47:00Z"/>
        </w:rPr>
      </w:pPr>
      <w:ins w:id="855" w:author="PHILIP ANTHONY MARTIN" w:date="2024-04-03T09:47:00Z">
        <w:r>
          <w:t xml:space="preserve">Liu, T., Mao, P., Shi, L., Wang, Z., Wang, X., He, X., Tao, L., Liu, Z., Zhou, L., Shao, Y., &amp; Fu, S. (2020). Contrasting effects of nitrogen deposition and increased precipitation on soil nematode communities in a temperate forest. </w:t>
        </w:r>
        <w:r w:rsidRPr="00E062FE">
          <w:rPr>
            <w:i/>
            <w:rPrChange w:id="856" w:author="PHILIP ANTHONY MARTIN" w:date="2024-04-03T09:47:00Z">
              <w:rPr/>
            </w:rPrChange>
          </w:rPr>
          <w:t>Soil Biology &amp; Biochemistry</w:t>
        </w:r>
        <w:r>
          <w:t xml:space="preserve">, </w:t>
        </w:r>
        <w:r w:rsidRPr="00E062FE">
          <w:rPr>
            <w:i/>
            <w:rPrChange w:id="857" w:author="PHILIP ANTHONY MARTIN" w:date="2024-04-03T09:47:00Z">
              <w:rPr/>
            </w:rPrChange>
          </w:rPr>
          <w:t>148</w:t>
        </w:r>
        <w:r>
          <w:t>, 107869. https://doi.org/10.1016/j.soilbio.2020.107869</w:t>
        </w:r>
      </w:ins>
    </w:p>
    <w:p w14:paraId="62B0F3FF" w14:textId="77777777" w:rsidR="00E062FE" w:rsidRDefault="00E062FE" w:rsidP="005B4C8A">
      <w:pPr>
        <w:widowControl w:val="0"/>
        <w:pBdr>
          <w:top w:val="nil"/>
          <w:left w:val="nil"/>
          <w:bottom w:val="nil"/>
          <w:right w:val="nil"/>
          <w:between w:val="nil"/>
        </w:pBdr>
        <w:spacing w:line="480" w:lineRule="auto"/>
        <w:rPr>
          <w:ins w:id="858" w:author="PHILIP ANTHONY MARTIN" w:date="2024-04-03T09:47:00Z"/>
        </w:rPr>
      </w:pPr>
      <w:proofErr w:type="spellStart"/>
      <w:ins w:id="859" w:author="PHILIP ANTHONY MARTIN" w:date="2024-04-03T09:47:00Z">
        <w:r>
          <w:t>Llorente-Culebras</w:t>
        </w:r>
        <w:proofErr w:type="spellEnd"/>
        <w:r>
          <w:t xml:space="preserve">, S., Ladle, R. J., &amp; Santos, A. M. C. (2023). Publication trends in global biodiversity research on protected areas. </w:t>
        </w:r>
        <w:r w:rsidRPr="00E062FE">
          <w:rPr>
            <w:i/>
            <w:rPrChange w:id="860" w:author="PHILIP ANTHONY MARTIN" w:date="2024-04-03T09:47:00Z">
              <w:rPr/>
            </w:rPrChange>
          </w:rPr>
          <w:t>Biological Conservation</w:t>
        </w:r>
        <w:r>
          <w:t xml:space="preserve">, </w:t>
        </w:r>
        <w:r w:rsidRPr="00E062FE">
          <w:rPr>
            <w:i/>
            <w:rPrChange w:id="861" w:author="PHILIP ANTHONY MARTIN" w:date="2024-04-03T09:47:00Z">
              <w:rPr/>
            </w:rPrChange>
          </w:rPr>
          <w:t>281</w:t>
        </w:r>
        <w:r>
          <w:t>, 109988. https://doi.org/10.1016/j.biocon.2023.109988</w:t>
        </w:r>
      </w:ins>
    </w:p>
    <w:p w14:paraId="0D04DDEC" w14:textId="77777777" w:rsidR="00E062FE" w:rsidRDefault="00E062FE" w:rsidP="005B4C8A">
      <w:pPr>
        <w:widowControl w:val="0"/>
        <w:pBdr>
          <w:top w:val="nil"/>
          <w:left w:val="nil"/>
          <w:bottom w:val="nil"/>
          <w:right w:val="nil"/>
          <w:between w:val="nil"/>
        </w:pBdr>
        <w:spacing w:line="480" w:lineRule="auto"/>
        <w:rPr>
          <w:ins w:id="862" w:author="PHILIP ANTHONY MARTIN" w:date="2024-04-03T09:47:00Z"/>
        </w:rPr>
      </w:pPr>
      <w:proofErr w:type="spellStart"/>
      <w:ins w:id="863" w:author="PHILIP ANTHONY MARTIN" w:date="2024-04-03T09:47:00Z">
        <w:r>
          <w:t>Maraldo</w:t>
        </w:r>
        <w:proofErr w:type="spellEnd"/>
        <w:r>
          <w:t xml:space="preserve">, K., </w:t>
        </w:r>
        <w:proofErr w:type="spellStart"/>
        <w:r>
          <w:t>Ravn</w:t>
        </w:r>
        <w:proofErr w:type="spellEnd"/>
        <w:r>
          <w:t xml:space="preserve">, H. W., </w:t>
        </w:r>
        <w:proofErr w:type="spellStart"/>
        <w:r>
          <w:t>Slotsbo</w:t>
        </w:r>
        <w:proofErr w:type="spellEnd"/>
        <w:r>
          <w:t xml:space="preserve">, S., &amp; </w:t>
        </w:r>
        <w:proofErr w:type="spellStart"/>
        <w:r>
          <w:t>Holmstrup</w:t>
        </w:r>
        <w:proofErr w:type="spellEnd"/>
        <w:r>
          <w:t xml:space="preserve">, M. (2009). Responses to acute and chronic desiccation stress in </w:t>
        </w:r>
        <w:proofErr w:type="spellStart"/>
        <w:r>
          <w:t>Enchytraeus</w:t>
        </w:r>
        <w:proofErr w:type="spellEnd"/>
        <w:r>
          <w:t xml:space="preserve"> (Oligochaeta: </w:t>
        </w:r>
        <w:proofErr w:type="spellStart"/>
        <w:r>
          <w:t>Enchytraeidae</w:t>
        </w:r>
        <w:proofErr w:type="spellEnd"/>
        <w:r>
          <w:t xml:space="preserve">). </w:t>
        </w:r>
        <w:r w:rsidRPr="00E062FE">
          <w:rPr>
            <w:i/>
            <w:rPrChange w:id="864" w:author="PHILIP ANTHONY MARTIN" w:date="2024-04-03T09:47:00Z">
              <w:rPr/>
            </w:rPrChange>
          </w:rPr>
          <w:t>Journal of Comparative Physiology. B, Biochemical, Systemic, and Environmental Physiology</w:t>
        </w:r>
        <w:r>
          <w:t xml:space="preserve">, </w:t>
        </w:r>
        <w:r w:rsidRPr="00E062FE">
          <w:rPr>
            <w:i/>
            <w:rPrChange w:id="865" w:author="PHILIP ANTHONY MARTIN" w:date="2024-04-03T09:47:00Z">
              <w:rPr/>
            </w:rPrChange>
          </w:rPr>
          <w:t>179</w:t>
        </w:r>
        <w:r>
          <w:t>(2), 113–123. https://doi.org/10.1007/s00360-008-0305-5</w:t>
        </w:r>
      </w:ins>
    </w:p>
    <w:p w14:paraId="082B955F" w14:textId="77777777" w:rsidR="00E062FE" w:rsidRDefault="00E062FE" w:rsidP="005B4C8A">
      <w:pPr>
        <w:widowControl w:val="0"/>
        <w:pBdr>
          <w:top w:val="nil"/>
          <w:left w:val="nil"/>
          <w:bottom w:val="nil"/>
          <w:right w:val="nil"/>
          <w:between w:val="nil"/>
        </w:pBdr>
        <w:spacing w:line="480" w:lineRule="auto"/>
        <w:rPr>
          <w:ins w:id="866" w:author="PHILIP ANTHONY MARTIN" w:date="2024-04-03T09:47:00Z"/>
        </w:rPr>
      </w:pPr>
      <w:ins w:id="867" w:author="PHILIP ANTHONY MARTIN" w:date="2024-04-03T09:47:00Z">
        <w:r>
          <w:t xml:space="preserve">Martin, P. A. (2021). </w:t>
        </w:r>
        <w:proofErr w:type="spellStart"/>
        <w:r w:rsidRPr="00E062FE">
          <w:rPr>
            <w:i/>
            <w:rPrChange w:id="868" w:author="PHILIP ANTHONY MARTIN" w:date="2024-04-03T09:47:00Z">
              <w:rPr/>
            </w:rPrChange>
          </w:rPr>
          <w:t>Soil_fauna_systematic_map</w:t>
        </w:r>
        <w:proofErr w:type="spellEnd"/>
        <w:r>
          <w:t>. https://sysrev.com/p/98916</w:t>
        </w:r>
      </w:ins>
    </w:p>
    <w:p w14:paraId="0DCF3DF3" w14:textId="77777777" w:rsidR="00E062FE" w:rsidRDefault="00E062FE" w:rsidP="005B4C8A">
      <w:pPr>
        <w:widowControl w:val="0"/>
        <w:pBdr>
          <w:top w:val="nil"/>
          <w:left w:val="nil"/>
          <w:bottom w:val="nil"/>
          <w:right w:val="nil"/>
          <w:between w:val="nil"/>
        </w:pBdr>
        <w:spacing w:line="480" w:lineRule="auto"/>
        <w:rPr>
          <w:ins w:id="869" w:author="PHILIP ANTHONY MARTIN" w:date="2024-04-03T09:47:00Z"/>
        </w:rPr>
      </w:pPr>
      <w:ins w:id="870" w:author="PHILIP ANTHONY MARTIN" w:date="2024-04-03T09:47:00Z">
        <w:r w:rsidRPr="00E062FE">
          <w:rPr>
            <w:lang w:val="es-ES"/>
            <w:rPrChange w:id="871" w:author="PHILIP ANTHONY MARTIN" w:date="2024-04-03T09:47:00Z">
              <w:rPr/>
            </w:rPrChange>
          </w:rPr>
          <w:lastRenderedPageBreak/>
          <w:t xml:space="preserve">Martin, P. A., </w:t>
        </w:r>
        <w:proofErr w:type="spellStart"/>
        <w:r w:rsidRPr="00E062FE">
          <w:rPr>
            <w:lang w:val="es-ES"/>
            <w:rPrChange w:id="872" w:author="PHILIP ANTHONY MARTIN" w:date="2024-04-03T09:47:00Z">
              <w:rPr/>
            </w:rPrChange>
          </w:rPr>
          <w:t>Perez</w:t>
        </w:r>
        <w:proofErr w:type="spellEnd"/>
        <w:r w:rsidRPr="00E062FE">
          <w:rPr>
            <w:lang w:val="es-ES"/>
            <w:rPrChange w:id="873" w:author="PHILIP ANTHONY MARTIN" w:date="2024-04-03T09:47:00Z">
              <w:rPr/>
            </w:rPrChange>
          </w:rPr>
          <w:t xml:space="preserve"> Izquierdo, L., </w:t>
        </w:r>
        <w:proofErr w:type="spellStart"/>
        <w:r w:rsidRPr="00E062FE">
          <w:rPr>
            <w:lang w:val="es-ES"/>
            <w:rPrChange w:id="874" w:author="PHILIP ANTHONY MARTIN" w:date="2024-04-03T09:47:00Z">
              <w:rPr/>
            </w:rPrChange>
          </w:rPr>
          <w:t>Luyssaert</w:t>
        </w:r>
        <w:proofErr w:type="spellEnd"/>
        <w:r w:rsidRPr="00E062FE">
          <w:rPr>
            <w:lang w:val="es-ES"/>
            <w:rPrChange w:id="875" w:author="PHILIP ANTHONY MARTIN" w:date="2024-04-03T09:47:00Z">
              <w:rPr/>
            </w:rPrChange>
          </w:rPr>
          <w:t xml:space="preserve">, S., </w:t>
        </w:r>
        <w:proofErr w:type="spellStart"/>
        <w:r w:rsidRPr="00E062FE">
          <w:rPr>
            <w:lang w:val="es-ES"/>
            <w:rPrChange w:id="876" w:author="PHILIP ANTHONY MARTIN" w:date="2024-04-03T09:47:00Z">
              <w:rPr/>
            </w:rPrChange>
          </w:rPr>
          <w:t>Guenet</w:t>
        </w:r>
        <w:proofErr w:type="spellEnd"/>
        <w:r w:rsidRPr="00E062FE">
          <w:rPr>
            <w:lang w:val="es-ES"/>
            <w:rPrChange w:id="877" w:author="PHILIP ANTHONY MARTIN" w:date="2024-04-03T09:47:00Z">
              <w:rPr/>
            </w:rPrChange>
          </w:rPr>
          <w:t xml:space="preserve">, B., Manzoni, S., </w:t>
        </w:r>
        <w:proofErr w:type="spellStart"/>
        <w:r w:rsidRPr="00E062FE">
          <w:rPr>
            <w:lang w:val="es-ES"/>
            <w:rPrChange w:id="878" w:author="PHILIP ANTHONY MARTIN" w:date="2024-04-03T09:47:00Z">
              <w:rPr/>
            </w:rPrChange>
          </w:rPr>
          <w:t>Spake</w:t>
        </w:r>
        <w:proofErr w:type="spellEnd"/>
        <w:r w:rsidRPr="00E062FE">
          <w:rPr>
            <w:lang w:val="es-ES"/>
            <w:rPrChange w:id="879" w:author="PHILIP ANTHONY MARTIN" w:date="2024-04-03T09:47:00Z">
              <w:rPr/>
            </w:rPrChange>
          </w:rPr>
          <w:t xml:space="preserve">, R., Santonja, M., &amp; Curiel Yuste, J. (2021). </w:t>
        </w:r>
        <w:r>
          <w:t xml:space="preserve">Effects of natural disturbances on soil fauna in forests: a systematic map protocol. In </w:t>
        </w:r>
        <w:r w:rsidRPr="00E062FE">
          <w:rPr>
            <w:i/>
            <w:rPrChange w:id="880" w:author="PHILIP ANTHONY MARTIN" w:date="2024-04-03T09:47:00Z">
              <w:rPr/>
            </w:rPrChange>
          </w:rPr>
          <w:t>OSF</w:t>
        </w:r>
        <w:r>
          <w:t>. https://doi.org/10.17605/OSF.IO/YQU4W</w:t>
        </w:r>
      </w:ins>
    </w:p>
    <w:p w14:paraId="2006B7AF" w14:textId="77777777" w:rsidR="00E062FE" w:rsidRDefault="00E062FE" w:rsidP="005B4C8A">
      <w:pPr>
        <w:widowControl w:val="0"/>
        <w:pBdr>
          <w:top w:val="nil"/>
          <w:left w:val="nil"/>
          <w:bottom w:val="nil"/>
          <w:right w:val="nil"/>
          <w:between w:val="nil"/>
        </w:pBdr>
        <w:spacing w:line="480" w:lineRule="auto"/>
        <w:rPr>
          <w:ins w:id="881" w:author="PHILIP ANTHONY MARTIN" w:date="2024-04-03T09:47:00Z"/>
        </w:rPr>
      </w:pPr>
      <w:ins w:id="882" w:author="PHILIP ANTHONY MARTIN" w:date="2024-04-03T09:47:00Z">
        <w:r>
          <w:t xml:space="preserve">Martin, P. A., Shackelford, G. E., Bullock, J. M., &amp; Sutherland, W. J. (2020). Management of UK priority invasive alien plants: a systematic review protocol. </w:t>
        </w:r>
        <w:r w:rsidRPr="00E062FE">
          <w:rPr>
            <w:i/>
            <w:rPrChange w:id="883" w:author="PHILIP ANTHONY MARTIN" w:date="2024-04-03T09:47:00Z">
              <w:rPr/>
            </w:rPrChange>
          </w:rPr>
          <w:t>Environmental Evidence</w:t>
        </w:r>
        <w:r>
          <w:t>. https://link.springer.com/article/10.1186/s13750-020-0186-y</w:t>
        </w:r>
      </w:ins>
    </w:p>
    <w:p w14:paraId="3CE9264A" w14:textId="77777777" w:rsidR="00E062FE" w:rsidRDefault="00E062FE" w:rsidP="005B4C8A">
      <w:pPr>
        <w:widowControl w:val="0"/>
        <w:pBdr>
          <w:top w:val="nil"/>
          <w:left w:val="nil"/>
          <w:bottom w:val="nil"/>
          <w:right w:val="nil"/>
          <w:between w:val="nil"/>
        </w:pBdr>
        <w:spacing w:line="480" w:lineRule="auto"/>
        <w:rPr>
          <w:ins w:id="884" w:author="PHILIP ANTHONY MARTIN" w:date="2024-04-03T09:47:00Z"/>
        </w:rPr>
      </w:pPr>
      <w:ins w:id="885" w:author="PHILIP ANTHONY MARTIN" w:date="2024-04-03T09:47:00Z">
        <w:r>
          <w:t xml:space="preserve">Meehan, M. L., Barreto, C., Turnbull, M. S., Bradley, R. L., </w:t>
        </w:r>
        <w:proofErr w:type="spellStart"/>
        <w:r>
          <w:t>Bellenger</w:t>
        </w:r>
        <w:proofErr w:type="spellEnd"/>
        <w:r>
          <w:t xml:space="preserve">, J.-P., </w:t>
        </w:r>
        <w:proofErr w:type="spellStart"/>
        <w:r>
          <w:t>Darnajoux</w:t>
        </w:r>
        <w:proofErr w:type="spellEnd"/>
        <w:r>
          <w:t xml:space="preserve">, R., &amp; Lindo, Z. (2020). Response of soil fauna to simulated global change factors depends on ambient climate conditions. </w:t>
        </w:r>
        <w:proofErr w:type="spellStart"/>
        <w:r w:rsidRPr="00E062FE">
          <w:rPr>
            <w:i/>
            <w:rPrChange w:id="886" w:author="PHILIP ANTHONY MARTIN" w:date="2024-04-03T09:47:00Z">
              <w:rPr/>
            </w:rPrChange>
          </w:rPr>
          <w:t>Pedobiologia</w:t>
        </w:r>
        <w:proofErr w:type="spellEnd"/>
        <w:r>
          <w:t xml:space="preserve">, </w:t>
        </w:r>
        <w:r w:rsidRPr="00E062FE">
          <w:rPr>
            <w:i/>
            <w:rPrChange w:id="887" w:author="PHILIP ANTHONY MARTIN" w:date="2024-04-03T09:47:00Z">
              <w:rPr/>
            </w:rPrChange>
          </w:rPr>
          <w:t>83</w:t>
        </w:r>
        <w:r>
          <w:t>, 150672. https://doi.org/10.1016/j.pedobi.2020.150672</w:t>
        </w:r>
      </w:ins>
    </w:p>
    <w:p w14:paraId="4CD16550" w14:textId="77777777" w:rsidR="00E062FE" w:rsidRDefault="00E062FE" w:rsidP="005B4C8A">
      <w:pPr>
        <w:widowControl w:val="0"/>
        <w:pBdr>
          <w:top w:val="nil"/>
          <w:left w:val="nil"/>
          <w:bottom w:val="nil"/>
          <w:right w:val="nil"/>
          <w:between w:val="nil"/>
        </w:pBdr>
        <w:spacing w:line="480" w:lineRule="auto"/>
        <w:rPr>
          <w:ins w:id="888" w:author="PHILIP ANTHONY MARTIN" w:date="2024-04-03T09:47:00Z"/>
        </w:rPr>
      </w:pPr>
      <w:ins w:id="889" w:author="PHILIP ANTHONY MARTIN" w:date="2024-04-03T09:47:00Z">
        <w:r>
          <w:t xml:space="preserve">Nakagawa, S., &amp; </w:t>
        </w:r>
        <w:proofErr w:type="spellStart"/>
        <w:r>
          <w:t>Freckleton</w:t>
        </w:r>
        <w:proofErr w:type="spellEnd"/>
        <w:r>
          <w:t xml:space="preserve">, R. P. (2008). Missing inaction: the dangers of ignoring missing data. </w:t>
        </w:r>
        <w:r w:rsidRPr="00E062FE">
          <w:rPr>
            <w:i/>
            <w:rPrChange w:id="890" w:author="PHILIP ANTHONY MARTIN" w:date="2024-04-03T09:47:00Z">
              <w:rPr/>
            </w:rPrChange>
          </w:rPr>
          <w:t>Trends in Ecology &amp; Evolution</w:t>
        </w:r>
        <w:r>
          <w:t xml:space="preserve">, </w:t>
        </w:r>
        <w:r w:rsidRPr="00E062FE">
          <w:rPr>
            <w:i/>
            <w:rPrChange w:id="891" w:author="PHILIP ANTHONY MARTIN" w:date="2024-04-03T09:47:00Z">
              <w:rPr/>
            </w:rPrChange>
          </w:rPr>
          <w:t>23</w:t>
        </w:r>
        <w:r>
          <w:t>(11), 592–596. https://doi.org/10.1016/j.tree.2008.06.014</w:t>
        </w:r>
      </w:ins>
    </w:p>
    <w:p w14:paraId="0E93170F" w14:textId="77777777" w:rsidR="00E062FE" w:rsidRDefault="00E062FE" w:rsidP="005B4C8A">
      <w:pPr>
        <w:widowControl w:val="0"/>
        <w:pBdr>
          <w:top w:val="nil"/>
          <w:left w:val="nil"/>
          <w:bottom w:val="nil"/>
          <w:right w:val="nil"/>
          <w:between w:val="nil"/>
        </w:pBdr>
        <w:spacing w:line="480" w:lineRule="auto"/>
        <w:rPr>
          <w:ins w:id="892" w:author="PHILIP ANTHONY MARTIN" w:date="2024-04-03T09:47:00Z"/>
        </w:rPr>
      </w:pPr>
      <w:ins w:id="893" w:author="PHILIP ANTHONY MARTIN" w:date="2024-04-03T09:47:00Z">
        <w:r>
          <w:t xml:space="preserve">Nakagawa, S., </w:t>
        </w:r>
        <w:proofErr w:type="spellStart"/>
        <w:r>
          <w:t>Lagisz</w:t>
        </w:r>
        <w:proofErr w:type="spellEnd"/>
        <w:r>
          <w:t xml:space="preserve">, M., </w:t>
        </w:r>
        <w:proofErr w:type="spellStart"/>
        <w:r>
          <w:t>Jennions</w:t>
        </w:r>
        <w:proofErr w:type="spellEnd"/>
        <w:r>
          <w:t xml:space="preserve">, M. D., </w:t>
        </w:r>
        <w:proofErr w:type="spellStart"/>
        <w:r>
          <w:t>Koricheva</w:t>
        </w:r>
        <w:proofErr w:type="spellEnd"/>
        <w:r>
          <w:t>, J., Noble, D. W. A., Parker, T. H., Sánchez-</w:t>
        </w:r>
        <w:proofErr w:type="spellStart"/>
        <w:r>
          <w:t>Tójar</w:t>
        </w:r>
        <w:proofErr w:type="spellEnd"/>
        <w:r>
          <w:t>, A., Yang, Y., &amp; O’Dea, R. E. (2021). Methods for testing publication bias in ecological and evolutionary meta</w:t>
        </w:r>
        <w:r>
          <w:rPr>
            <w:rFonts w:ascii="Cambria Math" w:hAnsi="Cambria Math" w:cs="Cambria Math"/>
          </w:rPr>
          <w:t>‐</w:t>
        </w:r>
        <w:r>
          <w:t xml:space="preserve">analyses. </w:t>
        </w:r>
        <w:r w:rsidRPr="00E062FE">
          <w:rPr>
            <w:i/>
            <w:rPrChange w:id="894" w:author="PHILIP ANTHONY MARTIN" w:date="2024-04-03T09:47:00Z">
              <w:rPr/>
            </w:rPrChange>
          </w:rPr>
          <w:t>Methods in Ecology and Evolution / British Ecological Society</w:t>
        </w:r>
        <w:r>
          <w:t>. https://doi.org/10.1111/2041-210x.13724</w:t>
        </w:r>
      </w:ins>
    </w:p>
    <w:p w14:paraId="0797FAB8" w14:textId="77777777" w:rsidR="00E062FE" w:rsidRDefault="00E062FE" w:rsidP="005B4C8A">
      <w:pPr>
        <w:widowControl w:val="0"/>
        <w:pBdr>
          <w:top w:val="nil"/>
          <w:left w:val="nil"/>
          <w:bottom w:val="nil"/>
          <w:right w:val="nil"/>
          <w:between w:val="nil"/>
        </w:pBdr>
        <w:spacing w:line="480" w:lineRule="auto"/>
        <w:rPr>
          <w:ins w:id="895" w:author="PHILIP ANTHONY MARTIN" w:date="2024-04-03T09:47:00Z"/>
        </w:rPr>
      </w:pPr>
      <w:ins w:id="896" w:author="PHILIP ANTHONY MARTIN" w:date="2024-04-03T09:47:00Z">
        <w:r>
          <w:t xml:space="preserve">Nakagawa, S., Noble, D., </w:t>
        </w:r>
        <w:proofErr w:type="spellStart"/>
        <w:r>
          <w:t>Lagisz</w:t>
        </w:r>
        <w:proofErr w:type="spellEnd"/>
        <w:r>
          <w:t xml:space="preserve">, M., </w:t>
        </w:r>
        <w:proofErr w:type="spellStart"/>
        <w:r>
          <w:t>Spake</w:t>
        </w:r>
        <w:proofErr w:type="spellEnd"/>
        <w:r>
          <w:t xml:space="preserve">, R., </w:t>
        </w:r>
        <w:proofErr w:type="spellStart"/>
        <w:r>
          <w:t>Viechtbauer</w:t>
        </w:r>
        <w:proofErr w:type="spellEnd"/>
        <w:r>
          <w:t xml:space="preserve">, W., &amp; Senior, A. M. (2022). </w:t>
        </w:r>
        <w:r w:rsidRPr="00E062FE">
          <w:rPr>
            <w:i/>
            <w:rPrChange w:id="897" w:author="PHILIP ANTHONY MARTIN" w:date="2024-04-03T09:47:00Z">
              <w:rPr/>
            </w:rPrChange>
          </w:rPr>
          <w:t>A robust and readily implementable method for the meta-analysis of response ratios with and without missing standard deviations</w:t>
        </w:r>
        <w:r>
          <w:t>. Open Science Framework. https://doi.org/10.17605/OSF.IO/H9X6W</w:t>
        </w:r>
      </w:ins>
    </w:p>
    <w:p w14:paraId="709ADF08" w14:textId="77777777" w:rsidR="00E062FE" w:rsidRDefault="00E062FE" w:rsidP="005B4C8A">
      <w:pPr>
        <w:widowControl w:val="0"/>
        <w:pBdr>
          <w:top w:val="nil"/>
          <w:left w:val="nil"/>
          <w:bottom w:val="nil"/>
          <w:right w:val="nil"/>
          <w:between w:val="nil"/>
        </w:pBdr>
        <w:spacing w:line="480" w:lineRule="auto"/>
        <w:rPr>
          <w:ins w:id="898" w:author="PHILIP ANTHONY MARTIN" w:date="2024-04-03T09:47:00Z"/>
        </w:rPr>
      </w:pPr>
      <w:ins w:id="899" w:author="PHILIP ANTHONY MARTIN" w:date="2024-04-03T09:47:00Z">
        <w:r>
          <w:t xml:space="preserve">Nakagawa, S., Yang, Y., Macartney, E. L., </w:t>
        </w:r>
        <w:proofErr w:type="spellStart"/>
        <w:r>
          <w:t>Spake</w:t>
        </w:r>
        <w:proofErr w:type="spellEnd"/>
        <w:r>
          <w:t xml:space="preserve">, R., &amp; </w:t>
        </w:r>
        <w:proofErr w:type="spellStart"/>
        <w:r>
          <w:t>Lagisz</w:t>
        </w:r>
        <w:proofErr w:type="spellEnd"/>
        <w:r>
          <w:t xml:space="preserve">, M. (2023). Quantitative evidence synthesis: a practical guide on meta-analysis, meta-regression, and publication bias tests for environmental sciences. </w:t>
        </w:r>
        <w:r w:rsidRPr="00E062FE">
          <w:rPr>
            <w:i/>
            <w:rPrChange w:id="900" w:author="PHILIP ANTHONY MARTIN" w:date="2024-04-03T09:47:00Z">
              <w:rPr/>
            </w:rPrChange>
          </w:rPr>
          <w:t>Environmental Evidence</w:t>
        </w:r>
        <w:r>
          <w:t xml:space="preserve">, </w:t>
        </w:r>
        <w:r w:rsidRPr="00E062FE">
          <w:rPr>
            <w:i/>
            <w:rPrChange w:id="901" w:author="PHILIP ANTHONY MARTIN" w:date="2024-04-03T09:47:00Z">
              <w:rPr/>
            </w:rPrChange>
          </w:rPr>
          <w:t>12</w:t>
        </w:r>
        <w:r>
          <w:t>(1), 1–19. https://doi.org/10.1186/s13750-023-00301-6</w:t>
        </w:r>
      </w:ins>
    </w:p>
    <w:p w14:paraId="41B23DE6" w14:textId="77777777" w:rsidR="00E062FE" w:rsidRDefault="00E062FE" w:rsidP="005B4C8A">
      <w:pPr>
        <w:widowControl w:val="0"/>
        <w:pBdr>
          <w:top w:val="nil"/>
          <w:left w:val="nil"/>
          <w:bottom w:val="nil"/>
          <w:right w:val="nil"/>
          <w:between w:val="nil"/>
        </w:pBdr>
        <w:spacing w:line="480" w:lineRule="auto"/>
        <w:rPr>
          <w:ins w:id="902" w:author="PHILIP ANTHONY MARTIN" w:date="2024-04-03T09:47:00Z"/>
        </w:rPr>
      </w:pPr>
      <w:ins w:id="903" w:author="PHILIP ANTHONY MARTIN" w:date="2024-04-03T09:47:00Z">
        <w:r>
          <w:t xml:space="preserve">Nielsen, U. N. (Ed.). (2019). Soil Fauna Assemblages: Global to Local Scales. In </w:t>
        </w:r>
        <w:r w:rsidRPr="00E062FE">
          <w:rPr>
            <w:i/>
            <w:rPrChange w:id="904" w:author="PHILIP ANTHONY MARTIN" w:date="2024-04-03T09:47:00Z">
              <w:rPr/>
            </w:rPrChange>
          </w:rPr>
          <w:t>Soil Fauna Assemblages: Global to Local Scales</w:t>
        </w:r>
        <w:r>
          <w:t xml:space="preserve"> (pp. v–v). Cambridge University Press. https://www.cambridge.org/core/books/soil-fauna-assemblages/soil-fauna-</w:t>
        </w:r>
        <w:r>
          <w:lastRenderedPageBreak/>
          <w:t>assemblages/78C28F6983A0011E36D74EB272EC143E</w:t>
        </w:r>
      </w:ins>
    </w:p>
    <w:p w14:paraId="350A76CB" w14:textId="77777777" w:rsidR="00E062FE" w:rsidRDefault="00E062FE" w:rsidP="005B4C8A">
      <w:pPr>
        <w:widowControl w:val="0"/>
        <w:pBdr>
          <w:top w:val="nil"/>
          <w:left w:val="nil"/>
          <w:bottom w:val="nil"/>
          <w:right w:val="nil"/>
          <w:between w:val="nil"/>
        </w:pBdr>
        <w:spacing w:line="480" w:lineRule="auto"/>
        <w:rPr>
          <w:ins w:id="905" w:author="PHILIP ANTHONY MARTIN" w:date="2024-04-03T09:47:00Z"/>
        </w:rPr>
      </w:pPr>
      <w:ins w:id="906" w:author="PHILIP ANTHONY MARTIN" w:date="2024-04-03T09:47:00Z">
        <w:r>
          <w:t xml:space="preserve">Nielsen, U. N., &amp; Ball, B. A. (2015). Impacts of altered precipitation regimes on soil communities and biogeochemistry in arid and semi-arid ecosystems. </w:t>
        </w:r>
        <w:r w:rsidRPr="00E062FE">
          <w:rPr>
            <w:i/>
            <w:rPrChange w:id="907" w:author="PHILIP ANTHONY MARTIN" w:date="2024-04-03T09:47:00Z">
              <w:rPr/>
            </w:rPrChange>
          </w:rPr>
          <w:t>Global Change Biology</w:t>
        </w:r>
        <w:r>
          <w:t xml:space="preserve">, </w:t>
        </w:r>
        <w:r w:rsidRPr="00E062FE">
          <w:rPr>
            <w:i/>
            <w:rPrChange w:id="908" w:author="PHILIP ANTHONY MARTIN" w:date="2024-04-03T09:47:00Z">
              <w:rPr/>
            </w:rPrChange>
          </w:rPr>
          <w:t>21</w:t>
        </w:r>
        <w:r>
          <w:t>(4), 1407–1421. https://doi.org/10.1111/gcb.12789</w:t>
        </w:r>
      </w:ins>
    </w:p>
    <w:p w14:paraId="7536E915" w14:textId="77777777" w:rsidR="00E062FE" w:rsidRDefault="00E062FE" w:rsidP="005B4C8A">
      <w:pPr>
        <w:widowControl w:val="0"/>
        <w:pBdr>
          <w:top w:val="nil"/>
          <w:left w:val="nil"/>
          <w:bottom w:val="nil"/>
          <w:right w:val="nil"/>
          <w:between w:val="nil"/>
        </w:pBdr>
        <w:spacing w:line="480" w:lineRule="auto"/>
        <w:rPr>
          <w:ins w:id="909" w:author="PHILIP ANTHONY MARTIN" w:date="2024-04-03T09:47:00Z"/>
        </w:rPr>
      </w:pPr>
      <w:ins w:id="910" w:author="PHILIP ANTHONY MARTIN" w:date="2024-04-03T09:47:00Z">
        <w:r>
          <w:t xml:space="preserve">Nielsen, U. N., Wall, D. H., &amp; Six, J. (2015). Soil Biodiversity and the Environment. </w:t>
        </w:r>
        <w:r w:rsidRPr="00E062FE">
          <w:rPr>
            <w:i/>
            <w:rPrChange w:id="911" w:author="PHILIP ANTHONY MARTIN" w:date="2024-04-03T09:47:00Z">
              <w:rPr/>
            </w:rPrChange>
          </w:rPr>
          <w:t>Annual Review of Environment and Resources</w:t>
        </w:r>
        <w:r>
          <w:t xml:space="preserve">, </w:t>
        </w:r>
        <w:r w:rsidRPr="00E062FE">
          <w:rPr>
            <w:i/>
            <w:rPrChange w:id="912" w:author="PHILIP ANTHONY MARTIN" w:date="2024-04-03T09:47:00Z">
              <w:rPr/>
            </w:rPrChange>
          </w:rPr>
          <w:t>40</w:t>
        </w:r>
        <w:r>
          <w:t>(1), 63–90. https://doi.org/10.1146/annurev-environ-102014-021257</w:t>
        </w:r>
      </w:ins>
    </w:p>
    <w:p w14:paraId="043A04B0" w14:textId="77777777" w:rsidR="00E062FE" w:rsidRDefault="00E062FE" w:rsidP="005B4C8A">
      <w:pPr>
        <w:widowControl w:val="0"/>
        <w:pBdr>
          <w:top w:val="nil"/>
          <w:left w:val="nil"/>
          <w:bottom w:val="nil"/>
          <w:right w:val="nil"/>
          <w:between w:val="nil"/>
        </w:pBdr>
        <w:spacing w:line="480" w:lineRule="auto"/>
        <w:rPr>
          <w:ins w:id="913" w:author="PHILIP ANTHONY MARTIN" w:date="2024-04-03T09:47:00Z"/>
        </w:rPr>
      </w:pPr>
      <w:proofErr w:type="spellStart"/>
      <w:ins w:id="914" w:author="PHILIP ANTHONY MARTIN" w:date="2024-04-03T09:47:00Z">
        <w:r w:rsidRPr="00E062FE">
          <w:rPr>
            <w:lang w:val="es-ES"/>
            <w:rPrChange w:id="915" w:author="PHILIP ANTHONY MARTIN" w:date="2024-04-03T09:47:00Z">
              <w:rPr/>
            </w:rPrChange>
          </w:rPr>
          <w:t>Peng</w:t>
        </w:r>
        <w:proofErr w:type="spellEnd"/>
        <w:r w:rsidRPr="00E062FE">
          <w:rPr>
            <w:lang w:val="es-ES"/>
            <w:rPrChange w:id="916" w:author="PHILIP ANTHONY MARTIN" w:date="2024-04-03T09:47:00Z">
              <w:rPr/>
            </w:rPrChange>
          </w:rPr>
          <w:t xml:space="preserve">, Y., Peñuelas, J., </w:t>
        </w:r>
        <w:proofErr w:type="spellStart"/>
        <w:r w:rsidRPr="00E062FE">
          <w:rPr>
            <w:lang w:val="es-ES"/>
            <w:rPrChange w:id="917" w:author="PHILIP ANTHONY MARTIN" w:date="2024-04-03T09:47:00Z">
              <w:rPr/>
            </w:rPrChange>
          </w:rPr>
          <w:t>Vesterdal</w:t>
        </w:r>
        <w:proofErr w:type="spellEnd"/>
        <w:r w:rsidRPr="00E062FE">
          <w:rPr>
            <w:lang w:val="es-ES"/>
            <w:rPrChange w:id="918" w:author="PHILIP ANTHONY MARTIN" w:date="2024-04-03T09:47:00Z">
              <w:rPr/>
            </w:rPrChange>
          </w:rPr>
          <w:t xml:space="preserve">, L., </w:t>
        </w:r>
        <w:proofErr w:type="spellStart"/>
        <w:r w:rsidRPr="00E062FE">
          <w:rPr>
            <w:lang w:val="es-ES"/>
            <w:rPrChange w:id="919" w:author="PHILIP ANTHONY MARTIN" w:date="2024-04-03T09:47:00Z">
              <w:rPr/>
            </w:rPrChange>
          </w:rPr>
          <w:t>Yue</w:t>
        </w:r>
        <w:proofErr w:type="spellEnd"/>
        <w:r w:rsidRPr="00E062FE">
          <w:rPr>
            <w:lang w:val="es-ES"/>
            <w:rPrChange w:id="920" w:author="PHILIP ANTHONY MARTIN" w:date="2024-04-03T09:47:00Z">
              <w:rPr/>
            </w:rPrChange>
          </w:rPr>
          <w:t xml:space="preserve">, K., Peguero, G., </w:t>
        </w:r>
        <w:proofErr w:type="spellStart"/>
        <w:r w:rsidRPr="00E062FE">
          <w:rPr>
            <w:lang w:val="es-ES"/>
            <w:rPrChange w:id="921" w:author="PHILIP ANTHONY MARTIN" w:date="2024-04-03T09:47:00Z">
              <w:rPr/>
            </w:rPrChange>
          </w:rPr>
          <w:t>Fornara</w:t>
        </w:r>
        <w:proofErr w:type="spellEnd"/>
        <w:r w:rsidRPr="00E062FE">
          <w:rPr>
            <w:lang w:val="es-ES"/>
            <w:rPrChange w:id="922" w:author="PHILIP ANTHONY MARTIN" w:date="2024-04-03T09:47:00Z">
              <w:rPr/>
            </w:rPrChange>
          </w:rPr>
          <w:t xml:space="preserve">, D. A., </w:t>
        </w:r>
        <w:proofErr w:type="spellStart"/>
        <w:r w:rsidRPr="00E062FE">
          <w:rPr>
            <w:lang w:val="es-ES"/>
            <w:rPrChange w:id="923" w:author="PHILIP ANTHONY MARTIN" w:date="2024-04-03T09:47:00Z">
              <w:rPr/>
            </w:rPrChange>
          </w:rPr>
          <w:t>Heděnec</w:t>
        </w:r>
        <w:proofErr w:type="spellEnd"/>
        <w:r w:rsidRPr="00E062FE">
          <w:rPr>
            <w:lang w:val="es-ES"/>
            <w:rPrChange w:id="924" w:author="PHILIP ANTHONY MARTIN" w:date="2024-04-03T09:47:00Z">
              <w:rPr/>
            </w:rPrChange>
          </w:rPr>
          <w:t xml:space="preserve">, P., </w:t>
        </w:r>
        <w:proofErr w:type="spellStart"/>
        <w:r w:rsidRPr="00E062FE">
          <w:rPr>
            <w:lang w:val="es-ES"/>
            <w:rPrChange w:id="925" w:author="PHILIP ANTHONY MARTIN" w:date="2024-04-03T09:47:00Z">
              <w:rPr/>
            </w:rPrChange>
          </w:rPr>
          <w:t>Steffens</w:t>
        </w:r>
        <w:proofErr w:type="spellEnd"/>
        <w:r w:rsidRPr="00E062FE">
          <w:rPr>
            <w:lang w:val="es-ES"/>
            <w:rPrChange w:id="926" w:author="PHILIP ANTHONY MARTIN" w:date="2024-04-03T09:47:00Z">
              <w:rPr/>
            </w:rPrChange>
          </w:rPr>
          <w:t xml:space="preserve">, C., &amp; Wu, F. (2022). </w:t>
        </w:r>
        <w:r>
          <w:t xml:space="preserve">Responses of soil fauna communities to the individual and combined effects of multiple global change factors. </w:t>
        </w:r>
        <w:r w:rsidRPr="00E062FE">
          <w:rPr>
            <w:i/>
            <w:rPrChange w:id="927" w:author="PHILIP ANTHONY MARTIN" w:date="2024-04-03T09:47:00Z">
              <w:rPr/>
            </w:rPrChange>
          </w:rPr>
          <w:t>Ecology Letters</w:t>
        </w:r>
        <w:r>
          <w:t xml:space="preserve">, </w:t>
        </w:r>
        <w:r w:rsidRPr="00E062FE">
          <w:rPr>
            <w:i/>
            <w:rPrChange w:id="928" w:author="PHILIP ANTHONY MARTIN" w:date="2024-04-03T09:47:00Z">
              <w:rPr/>
            </w:rPrChange>
          </w:rPr>
          <w:t>25</w:t>
        </w:r>
        <w:r>
          <w:t>(9), 1961–1973. https://doi.org/10.1111/ele.14068</w:t>
        </w:r>
      </w:ins>
    </w:p>
    <w:p w14:paraId="10095FF2" w14:textId="77777777" w:rsidR="00E062FE" w:rsidRDefault="00E062FE" w:rsidP="005B4C8A">
      <w:pPr>
        <w:widowControl w:val="0"/>
        <w:pBdr>
          <w:top w:val="nil"/>
          <w:left w:val="nil"/>
          <w:bottom w:val="nil"/>
          <w:right w:val="nil"/>
          <w:between w:val="nil"/>
        </w:pBdr>
        <w:spacing w:line="480" w:lineRule="auto"/>
        <w:rPr>
          <w:ins w:id="929" w:author="PHILIP ANTHONY MARTIN" w:date="2024-04-03T09:47:00Z"/>
        </w:rPr>
      </w:pPr>
      <w:ins w:id="930" w:author="PHILIP ANTHONY MARTIN" w:date="2024-04-03T09:47:00Z">
        <w:r>
          <w:t xml:space="preserve">Phillips, H., Cameron, E. K., Eisenhauer, N., Burton, V., </w:t>
        </w:r>
        <w:proofErr w:type="spellStart"/>
        <w:r>
          <w:t>Ferlian</w:t>
        </w:r>
        <w:proofErr w:type="spellEnd"/>
        <w:r>
          <w:t xml:space="preserve">, O., </w:t>
        </w:r>
        <w:proofErr w:type="spellStart"/>
        <w:r>
          <w:t>Jin</w:t>
        </w:r>
        <w:proofErr w:type="spellEnd"/>
        <w:r>
          <w:t xml:space="preserve">, Y., </w:t>
        </w:r>
        <w:proofErr w:type="spellStart"/>
        <w:r>
          <w:t>Kanabar</w:t>
        </w:r>
        <w:proofErr w:type="spellEnd"/>
        <w:r>
          <w:t xml:space="preserve">, S., </w:t>
        </w:r>
        <w:proofErr w:type="spellStart"/>
        <w:r>
          <w:t>Malladi</w:t>
        </w:r>
        <w:proofErr w:type="spellEnd"/>
        <w:r>
          <w:t xml:space="preserve">, S., Murphy, R., Peter, A., Petrocelli, I., </w:t>
        </w:r>
        <w:proofErr w:type="spellStart"/>
        <w:r>
          <w:t>Ristok</w:t>
        </w:r>
        <w:proofErr w:type="spellEnd"/>
        <w:r>
          <w:t xml:space="preserve">, C., Tyndall, K., van der </w:t>
        </w:r>
        <w:proofErr w:type="spellStart"/>
        <w:r>
          <w:t>Putten</w:t>
        </w:r>
        <w:proofErr w:type="spellEnd"/>
        <w:r>
          <w:t xml:space="preserve">, W., &amp; </w:t>
        </w:r>
        <w:proofErr w:type="spellStart"/>
        <w:r>
          <w:t>Beaumelle</w:t>
        </w:r>
        <w:proofErr w:type="spellEnd"/>
        <w:r>
          <w:t xml:space="preserve">, L. (2023). Global change and their environmental stressors have a significant impact on soil biodiversity -- a meta-analysis. </w:t>
        </w:r>
        <w:proofErr w:type="spellStart"/>
        <w:r w:rsidRPr="00E062FE">
          <w:rPr>
            <w:i/>
            <w:rPrChange w:id="931" w:author="PHILIP ANTHONY MARTIN" w:date="2024-04-03T09:47:00Z">
              <w:rPr/>
            </w:rPrChange>
          </w:rPr>
          <w:t>Authorea</w:t>
        </w:r>
        <w:proofErr w:type="spellEnd"/>
        <w:r w:rsidRPr="00E062FE">
          <w:rPr>
            <w:i/>
            <w:rPrChange w:id="932" w:author="PHILIP ANTHONY MARTIN" w:date="2024-04-03T09:47:00Z">
              <w:rPr/>
            </w:rPrChange>
          </w:rPr>
          <w:t xml:space="preserve"> Preprints</w:t>
        </w:r>
        <w:r>
          <w:t>. https://doi.org/10.22541/au.167655684.49855023/v1</w:t>
        </w:r>
      </w:ins>
    </w:p>
    <w:p w14:paraId="155E5E93" w14:textId="77777777" w:rsidR="00E062FE" w:rsidRDefault="00E062FE" w:rsidP="005B4C8A">
      <w:pPr>
        <w:widowControl w:val="0"/>
        <w:pBdr>
          <w:top w:val="nil"/>
          <w:left w:val="nil"/>
          <w:bottom w:val="nil"/>
          <w:right w:val="nil"/>
          <w:between w:val="nil"/>
        </w:pBdr>
        <w:spacing w:line="480" w:lineRule="auto"/>
        <w:rPr>
          <w:ins w:id="933" w:author="PHILIP ANTHONY MARTIN" w:date="2024-04-03T09:47:00Z"/>
        </w:rPr>
      </w:pPr>
      <w:ins w:id="934" w:author="PHILIP ANTHONY MARTIN" w:date="2024-04-03T09:47:00Z">
        <w:r>
          <w:t xml:space="preserve">Pick, J. L., Nakagawa, S., &amp; Noble, D. W. A. (2018). Reproducible, flexible and high-throughput data extraction from primary literature: The </w:t>
        </w:r>
        <w:proofErr w:type="spellStart"/>
        <w:r>
          <w:t>metaDigitise</w:t>
        </w:r>
        <w:proofErr w:type="spellEnd"/>
        <w:r>
          <w:t xml:space="preserve"> R package. In </w:t>
        </w:r>
        <w:proofErr w:type="spellStart"/>
        <w:r w:rsidRPr="00E062FE">
          <w:rPr>
            <w:i/>
            <w:rPrChange w:id="935" w:author="PHILIP ANTHONY MARTIN" w:date="2024-04-03T09:47:00Z">
              <w:rPr/>
            </w:rPrChange>
          </w:rPr>
          <w:t>bioRxiv</w:t>
        </w:r>
        <w:proofErr w:type="spellEnd"/>
        <w:r>
          <w:t xml:space="preserve"> (p. 247775). https://doi.org/10.1101/247775</w:t>
        </w:r>
      </w:ins>
    </w:p>
    <w:p w14:paraId="2C0C9F13" w14:textId="77777777" w:rsidR="00E062FE" w:rsidRDefault="00E062FE" w:rsidP="005B4C8A">
      <w:pPr>
        <w:widowControl w:val="0"/>
        <w:pBdr>
          <w:top w:val="nil"/>
          <w:left w:val="nil"/>
          <w:bottom w:val="nil"/>
          <w:right w:val="nil"/>
          <w:between w:val="nil"/>
        </w:pBdr>
        <w:spacing w:line="480" w:lineRule="auto"/>
        <w:rPr>
          <w:ins w:id="936" w:author="PHILIP ANTHONY MARTIN" w:date="2024-04-03T09:47:00Z"/>
        </w:rPr>
      </w:pPr>
      <w:proofErr w:type="spellStart"/>
      <w:ins w:id="937" w:author="PHILIP ANTHONY MARTIN" w:date="2024-04-03T09:47:00Z">
        <w:r>
          <w:t>Potapov</w:t>
        </w:r>
        <w:proofErr w:type="spellEnd"/>
        <w:r>
          <w:t xml:space="preserve">, A. M., Beaulieu, F., </w:t>
        </w:r>
        <w:proofErr w:type="spellStart"/>
        <w:r>
          <w:t>Birkhofer</w:t>
        </w:r>
        <w:proofErr w:type="spellEnd"/>
        <w:r>
          <w:t xml:space="preserve">, K., Bluhm, S. L., </w:t>
        </w:r>
        <w:proofErr w:type="spellStart"/>
        <w:r>
          <w:t>Degtyarev</w:t>
        </w:r>
        <w:proofErr w:type="spellEnd"/>
        <w:r>
          <w:t xml:space="preserve">, M. I., </w:t>
        </w:r>
        <w:proofErr w:type="spellStart"/>
        <w:r>
          <w:t>Devetter</w:t>
        </w:r>
        <w:proofErr w:type="spellEnd"/>
        <w:r>
          <w:t xml:space="preserve">, M., </w:t>
        </w:r>
        <w:proofErr w:type="spellStart"/>
        <w:r>
          <w:t>Goncharov</w:t>
        </w:r>
        <w:proofErr w:type="spellEnd"/>
        <w:r>
          <w:t xml:space="preserve">, A. A., </w:t>
        </w:r>
        <w:proofErr w:type="spellStart"/>
        <w:r>
          <w:t>Gongalsky</w:t>
        </w:r>
        <w:proofErr w:type="spellEnd"/>
        <w:r>
          <w:t xml:space="preserve">, K. B., </w:t>
        </w:r>
        <w:proofErr w:type="spellStart"/>
        <w:r>
          <w:t>Klarner</w:t>
        </w:r>
        <w:proofErr w:type="spellEnd"/>
        <w:r>
          <w:t xml:space="preserve">, B., </w:t>
        </w:r>
        <w:proofErr w:type="spellStart"/>
        <w:r>
          <w:t>Korobushkin</w:t>
        </w:r>
        <w:proofErr w:type="spellEnd"/>
        <w:r>
          <w:t xml:space="preserve">, D. I., </w:t>
        </w:r>
        <w:proofErr w:type="spellStart"/>
        <w:r>
          <w:t>Liebke</w:t>
        </w:r>
        <w:proofErr w:type="spellEnd"/>
        <w:r>
          <w:t xml:space="preserve">, D. F., </w:t>
        </w:r>
        <w:proofErr w:type="spellStart"/>
        <w:r>
          <w:t>Maraun</w:t>
        </w:r>
        <w:proofErr w:type="spellEnd"/>
        <w:r>
          <w:t xml:space="preserve">, M., Mc Donnell, R. J., </w:t>
        </w:r>
        <w:proofErr w:type="spellStart"/>
        <w:r>
          <w:t>Pollierer</w:t>
        </w:r>
        <w:proofErr w:type="spellEnd"/>
        <w:r>
          <w:t xml:space="preserve">, M. M., Schaefer, I., </w:t>
        </w:r>
        <w:proofErr w:type="spellStart"/>
        <w:r>
          <w:t>Shrubovych</w:t>
        </w:r>
        <w:proofErr w:type="spellEnd"/>
        <w:r>
          <w:t xml:space="preserve">, J., </w:t>
        </w:r>
        <w:proofErr w:type="spellStart"/>
        <w:r>
          <w:t>Semenyuk</w:t>
        </w:r>
        <w:proofErr w:type="spellEnd"/>
        <w:r>
          <w:t xml:space="preserve">, I. I., </w:t>
        </w:r>
        <w:proofErr w:type="spellStart"/>
        <w:r>
          <w:t>Sendra</w:t>
        </w:r>
        <w:proofErr w:type="spellEnd"/>
        <w:r>
          <w:t xml:space="preserve">, A., </w:t>
        </w:r>
        <w:proofErr w:type="spellStart"/>
        <w:r>
          <w:t>Tuma</w:t>
        </w:r>
        <w:proofErr w:type="spellEnd"/>
        <w:r>
          <w:t xml:space="preserve">, J., … Scheu, S. (2022). Feeding habits and multifunctional classification of soil-associated consumers from protists to vertebrates. </w:t>
        </w:r>
        <w:r w:rsidRPr="00E062FE">
          <w:rPr>
            <w:i/>
            <w:rPrChange w:id="938" w:author="PHILIP ANTHONY MARTIN" w:date="2024-04-03T09:47:00Z">
              <w:rPr/>
            </w:rPrChange>
          </w:rPr>
          <w:t>Biological Reviews of the Cambridge Philosophical Society</w:t>
        </w:r>
        <w:r>
          <w:t>. https://doi.org/10.1111/brv.12832</w:t>
        </w:r>
      </w:ins>
    </w:p>
    <w:p w14:paraId="2521C793" w14:textId="77777777" w:rsidR="00E062FE" w:rsidRDefault="00E062FE" w:rsidP="005B4C8A">
      <w:pPr>
        <w:widowControl w:val="0"/>
        <w:pBdr>
          <w:top w:val="nil"/>
          <w:left w:val="nil"/>
          <w:bottom w:val="nil"/>
          <w:right w:val="nil"/>
          <w:between w:val="nil"/>
        </w:pBdr>
        <w:spacing w:line="480" w:lineRule="auto"/>
        <w:rPr>
          <w:ins w:id="939" w:author="PHILIP ANTHONY MARTIN" w:date="2024-04-03T09:47:00Z"/>
        </w:rPr>
      </w:pPr>
      <w:ins w:id="940" w:author="PHILIP ANTHONY MARTIN" w:date="2024-04-03T09:47:00Z">
        <w:r>
          <w:t xml:space="preserve">Pressler, Y., Moore, J. C., &amp; </w:t>
        </w:r>
        <w:proofErr w:type="spellStart"/>
        <w:r>
          <w:t>Cotrufo</w:t>
        </w:r>
        <w:proofErr w:type="spellEnd"/>
        <w:r>
          <w:t xml:space="preserve">, M. F. (2019). Belowground community responses to fire: meta-analysis reveals contrasting responses of soil microorganisms and mesofauna. </w:t>
        </w:r>
        <w:proofErr w:type="gramStart"/>
        <w:r w:rsidRPr="00E062FE">
          <w:rPr>
            <w:i/>
            <w:rPrChange w:id="941" w:author="PHILIP ANTHONY MARTIN" w:date="2024-04-03T09:47:00Z">
              <w:rPr/>
            </w:rPrChange>
          </w:rPr>
          <w:t xml:space="preserve">Oikos </w:t>
        </w:r>
        <w:r>
          <w:t>,</w:t>
        </w:r>
        <w:proofErr w:type="gramEnd"/>
        <w:r>
          <w:t xml:space="preserve"> </w:t>
        </w:r>
        <w:r w:rsidRPr="00E062FE">
          <w:rPr>
            <w:i/>
            <w:rPrChange w:id="942" w:author="PHILIP ANTHONY MARTIN" w:date="2024-04-03T09:47:00Z">
              <w:rPr/>
            </w:rPrChange>
          </w:rPr>
          <w:t>128</w:t>
        </w:r>
        <w:r>
          <w:t>(3), 309–327. https://doi.org/10.1111/oik.05738</w:t>
        </w:r>
      </w:ins>
    </w:p>
    <w:p w14:paraId="20097C97" w14:textId="77777777" w:rsidR="00E062FE" w:rsidRDefault="00E062FE" w:rsidP="005B4C8A">
      <w:pPr>
        <w:widowControl w:val="0"/>
        <w:pBdr>
          <w:top w:val="nil"/>
          <w:left w:val="nil"/>
          <w:bottom w:val="nil"/>
          <w:right w:val="nil"/>
          <w:between w:val="nil"/>
        </w:pBdr>
        <w:spacing w:line="480" w:lineRule="auto"/>
        <w:rPr>
          <w:ins w:id="943" w:author="PHILIP ANTHONY MARTIN" w:date="2024-04-03T09:47:00Z"/>
        </w:rPr>
      </w:pPr>
      <w:ins w:id="944" w:author="PHILIP ANTHONY MARTIN" w:date="2024-04-03T09:47:00Z">
        <w:r>
          <w:lastRenderedPageBreak/>
          <w:t xml:space="preserve">Pullin, A. S., Cheng, S. H., Jackson, J. D., Eales, J., </w:t>
        </w:r>
        <w:proofErr w:type="spellStart"/>
        <w:r>
          <w:t>Envall</w:t>
        </w:r>
        <w:proofErr w:type="spellEnd"/>
        <w:r>
          <w:t xml:space="preserve">, I., </w:t>
        </w:r>
        <w:proofErr w:type="spellStart"/>
        <w:r>
          <w:t>Fada</w:t>
        </w:r>
        <w:proofErr w:type="spellEnd"/>
        <w:r>
          <w:t xml:space="preserve">, S. J., Frampton, G. K., Harper, M., </w:t>
        </w:r>
        <w:proofErr w:type="spellStart"/>
        <w:r>
          <w:t>Kadykalo</w:t>
        </w:r>
        <w:proofErr w:type="spellEnd"/>
        <w:r>
          <w:t xml:space="preserve">, A. N., Kohl, C., Konno, K., </w:t>
        </w:r>
        <w:proofErr w:type="spellStart"/>
        <w:r>
          <w:t>Livoreil</w:t>
        </w:r>
        <w:proofErr w:type="spellEnd"/>
        <w:r>
          <w:t xml:space="preserve">, B., </w:t>
        </w:r>
        <w:proofErr w:type="spellStart"/>
        <w:r>
          <w:t>Ouédraogo</w:t>
        </w:r>
        <w:proofErr w:type="spellEnd"/>
        <w:r>
          <w:t xml:space="preserve">, D.-Y., O’Leary, B. C., Pullin, G., Randall, N., Rees, R., Smith, A., </w:t>
        </w:r>
        <w:proofErr w:type="spellStart"/>
        <w:r>
          <w:t>Sordello</w:t>
        </w:r>
        <w:proofErr w:type="spellEnd"/>
        <w:r>
          <w:t xml:space="preserve">, R., … Woodcock, P. (2022). Standards of conduct and reporting in evidence syntheses that could inform environmental policy and management decisions. </w:t>
        </w:r>
        <w:r w:rsidRPr="00E062FE">
          <w:rPr>
            <w:i/>
            <w:rPrChange w:id="945" w:author="PHILIP ANTHONY MARTIN" w:date="2024-04-03T09:47:00Z">
              <w:rPr/>
            </w:rPrChange>
          </w:rPr>
          <w:t>Environmental Evidence</w:t>
        </w:r>
        <w:r>
          <w:t xml:space="preserve">, </w:t>
        </w:r>
        <w:r w:rsidRPr="00E062FE">
          <w:rPr>
            <w:i/>
            <w:rPrChange w:id="946" w:author="PHILIP ANTHONY MARTIN" w:date="2024-04-03T09:47:00Z">
              <w:rPr/>
            </w:rPrChange>
          </w:rPr>
          <w:t>11</w:t>
        </w:r>
        <w:r>
          <w:t>(1), 1–11. https://doi.org/10.1186/s13750-022-00269-9</w:t>
        </w:r>
      </w:ins>
    </w:p>
    <w:p w14:paraId="438ECC6D" w14:textId="77777777" w:rsidR="00E062FE" w:rsidRPr="00E062FE" w:rsidRDefault="00E062FE" w:rsidP="005B4C8A">
      <w:pPr>
        <w:widowControl w:val="0"/>
        <w:pBdr>
          <w:top w:val="nil"/>
          <w:left w:val="nil"/>
          <w:bottom w:val="nil"/>
          <w:right w:val="nil"/>
          <w:between w:val="nil"/>
        </w:pBdr>
        <w:spacing w:line="480" w:lineRule="auto"/>
        <w:rPr>
          <w:ins w:id="947" w:author="PHILIP ANTHONY MARTIN" w:date="2024-04-03T09:47:00Z"/>
          <w:lang w:val="es-ES"/>
          <w:rPrChange w:id="948" w:author="PHILIP ANTHONY MARTIN" w:date="2024-04-03T09:47:00Z">
            <w:rPr>
              <w:ins w:id="949" w:author="PHILIP ANTHONY MARTIN" w:date="2024-04-03T09:47:00Z"/>
            </w:rPr>
          </w:rPrChange>
        </w:rPr>
      </w:pPr>
      <w:proofErr w:type="spellStart"/>
      <w:ins w:id="950" w:author="PHILIP ANTHONY MARTIN" w:date="2024-04-03T09:47:00Z">
        <w:r>
          <w:t>Rillig</w:t>
        </w:r>
        <w:proofErr w:type="spellEnd"/>
        <w:r>
          <w:t>, M. C., Ryo, M., Lehmann, A., Aguilar-</w:t>
        </w:r>
        <w:proofErr w:type="spellStart"/>
        <w:r>
          <w:t>Trigueros</w:t>
        </w:r>
        <w:proofErr w:type="spellEnd"/>
        <w:r>
          <w:t xml:space="preserve">, C. A., </w:t>
        </w:r>
        <w:proofErr w:type="spellStart"/>
        <w:r>
          <w:t>Buchert</w:t>
        </w:r>
        <w:proofErr w:type="spellEnd"/>
        <w:r>
          <w:t xml:space="preserve">, S., Wulf, A., Iwasaki, A., Roy, J., &amp; Yang, G. (2019). The role of multiple global change factors in driving soil functions and microbial biodiversity. </w:t>
        </w:r>
        <w:proofErr w:type="spellStart"/>
        <w:r w:rsidRPr="00E062FE">
          <w:rPr>
            <w:i/>
            <w:lang w:val="es-ES"/>
            <w:rPrChange w:id="951" w:author="PHILIP ANTHONY MARTIN" w:date="2024-04-03T09:47:00Z">
              <w:rPr/>
            </w:rPrChange>
          </w:rPr>
          <w:t>Science</w:t>
        </w:r>
        <w:proofErr w:type="spellEnd"/>
        <w:r w:rsidRPr="00E062FE">
          <w:rPr>
            <w:lang w:val="es-ES"/>
            <w:rPrChange w:id="952" w:author="PHILIP ANTHONY MARTIN" w:date="2024-04-03T09:47:00Z">
              <w:rPr/>
            </w:rPrChange>
          </w:rPr>
          <w:t xml:space="preserve">, </w:t>
        </w:r>
        <w:r w:rsidRPr="00E062FE">
          <w:rPr>
            <w:i/>
            <w:lang w:val="es-ES"/>
            <w:rPrChange w:id="953" w:author="PHILIP ANTHONY MARTIN" w:date="2024-04-03T09:47:00Z">
              <w:rPr/>
            </w:rPrChange>
          </w:rPr>
          <w:t>366</w:t>
        </w:r>
        <w:r w:rsidRPr="00E062FE">
          <w:rPr>
            <w:lang w:val="es-ES"/>
            <w:rPrChange w:id="954" w:author="PHILIP ANTHONY MARTIN" w:date="2024-04-03T09:47:00Z">
              <w:rPr/>
            </w:rPrChange>
          </w:rPr>
          <w:t>(6467), 886–890. https://doi.org/10.1126/science.aay2832</w:t>
        </w:r>
      </w:ins>
    </w:p>
    <w:p w14:paraId="66CC85C0" w14:textId="77777777" w:rsidR="00E062FE" w:rsidRDefault="00E062FE" w:rsidP="005B4C8A">
      <w:pPr>
        <w:widowControl w:val="0"/>
        <w:pBdr>
          <w:top w:val="nil"/>
          <w:left w:val="nil"/>
          <w:bottom w:val="nil"/>
          <w:right w:val="nil"/>
          <w:between w:val="nil"/>
        </w:pBdr>
        <w:spacing w:line="480" w:lineRule="auto"/>
        <w:rPr>
          <w:ins w:id="955" w:author="PHILIP ANTHONY MARTIN" w:date="2024-04-03T09:47:00Z"/>
        </w:rPr>
      </w:pPr>
      <w:ins w:id="956" w:author="PHILIP ANTHONY MARTIN" w:date="2024-04-03T09:47:00Z">
        <w:r w:rsidRPr="00E062FE">
          <w:rPr>
            <w:lang w:val="es-ES"/>
            <w:rPrChange w:id="957" w:author="PHILIP ANTHONY MARTIN" w:date="2024-04-03T09:47:00Z">
              <w:rPr/>
            </w:rPrChange>
          </w:rPr>
          <w:t xml:space="preserve">Sanders, S. K. D., Martínez-De León, G., Formenti, L., &amp; Thakur, M. P. (2024). </w:t>
        </w:r>
        <w:r>
          <w:t xml:space="preserve">How will climate change affect the feeding biology of Collembola? </w:t>
        </w:r>
        <w:r w:rsidRPr="00E062FE">
          <w:rPr>
            <w:i/>
            <w:rPrChange w:id="958" w:author="PHILIP ANTHONY MARTIN" w:date="2024-04-03T09:47:00Z">
              <w:rPr/>
            </w:rPrChange>
          </w:rPr>
          <w:t>Soil Biology &amp; Biochemistry</w:t>
        </w:r>
        <w:r>
          <w:t xml:space="preserve">, </w:t>
        </w:r>
        <w:r w:rsidRPr="00E062FE">
          <w:rPr>
            <w:i/>
            <w:rPrChange w:id="959" w:author="PHILIP ANTHONY MARTIN" w:date="2024-04-03T09:47:00Z">
              <w:rPr/>
            </w:rPrChange>
          </w:rPr>
          <w:t>188</w:t>
        </w:r>
        <w:r>
          <w:t>, 109244. https://doi.org/10.1016/j.soilbio.2023.109244</w:t>
        </w:r>
      </w:ins>
    </w:p>
    <w:p w14:paraId="220F80FA" w14:textId="77777777" w:rsidR="00E062FE" w:rsidRDefault="00E062FE" w:rsidP="005B4C8A">
      <w:pPr>
        <w:widowControl w:val="0"/>
        <w:pBdr>
          <w:top w:val="nil"/>
          <w:left w:val="nil"/>
          <w:bottom w:val="nil"/>
          <w:right w:val="nil"/>
          <w:between w:val="nil"/>
        </w:pBdr>
        <w:spacing w:line="480" w:lineRule="auto"/>
        <w:rPr>
          <w:ins w:id="960" w:author="PHILIP ANTHONY MARTIN" w:date="2024-04-03T09:47:00Z"/>
        </w:rPr>
      </w:pPr>
      <w:ins w:id="961" w:author="PHILIP ANTHONY MARTIN" w:date="2024-04-03T09:47:00Z">
        <w:r>
          <w:t xml:space="preserve">Seager, R., Lis, N., Feldman, J., Ting, M., Park Williams, A., Nakamura, J., Liu, H., &amp; Henderson, N. (2018). Whither the 100th Meridian? The Once and Future Physical and Human Geography of America’s Arid–Humid Divide. Part I: The Story So Far. </w:t>
        </w:r>
        <w:r w:rsidRPr="00E062FE">
          <w:rPr>
            <w:i/>
            <w:rPrChange w:id="962" w:author="PHILIP ANTHONY MARTIN" w:date="2024-04-03T09:47:00Z">
              <w:rPr/>
            </w:rPrChange>
          </w:rPr>
          <w:t>Earth Interactions</w:t>
        </w:r>
        <w:r>
          <w:t xml:space="preserve">, </w:t>
        </w:r>
        <w:r w:rsidRPr="00E062FE">
          <w:rPr>
            <w:i/>
            <w:rPrChange w:id="963" w:author="PHILIP ANTHONY MARTIN" w:date="2024-04-03T09:47:00Z">
              <w:rPr/>
            </w:rPrChange>
          </w:rPr>
          <w:t>22</w:t>
        </w:r>
        <w:r>
          <w:t>(5), 1–22. https://doi.org/10.1175/EI-D-17-0011.1</w:t>
        </w:r>
      </w:ins>
    </w:p>
    <w:p w14:paraId="3CFE8E2B" w14:textId="77777777" w:rsidR="00E062FE" w:rsidRDefault="00E062FE" w:rsidP="005B4C8A">
      <w:pPr>
        <w:widowControl w:val="0"/>
        <w:pBdr>
          <w:top w:val="nil"/>
          <w:left w:val="nil"/>
          <w:bottom w:val="nil"/>
          <w:right w:val="nil"/>
          <w:between w:val="nil"/>
        </w:pBdr>
        <w:spacing w:line="480" w:lineRule="auto"/>
        <w:rPr>
          <w:ins w:id="964" w:author="PHILIP ANTHONY MARTIN" w:date="2024-04-03T09:47:00Z"/>
        </w:rPr>
      </w:pPr>
      <w:proofErr w:type="spellStart"/>
      <w:ins w:id="965" w:author="PHILIP ANTHONY MARTIN" w:date="2024-04-03T09:47:00Z">
        <w:r>
          <w:t>Sechi</w:t>
        </w:r>
        <w:proofErr w:type="spellEnd"/>
        <w:r>
          <w:t xml:space="preserve">, V., De Goede, R. G. M., Rutgers, M., </w:t>
        </w:r>
        <w:proofErr w:type="spellStart"/>
        <w:r>
          <w:t>Brussaard</w:t>
        </w:r>
        <w:proofErr w:type="spellEnd"/>
        <w:r>
          <w:t xml:space="preserve">, L., &amp; Mulder, C. (2018). Functional diversity in nematode communities across terrestrial ecosystems. </w:t>
        </w:r>
        <w:r w:rsidRPr="00E062FE">
          <w:rPr>
            <w:i/>
            <w:rPrChange w:id="966" w:author="PHILIP ANTHONY MARTIN" w:date="2024-04-03T09:47:00Z">
              <w:rPr/>
            </w:rPrChange>
          </w:rPr>
          <w:t>Basic and Applied Ecology</w:t>
        </w:r>
        <w:r>
          <w:t xml:space="preserve">, </w:t>
        </w:r>
        <w:r w:rsidRPr="00E062FE">
          <w:rPr>
            <w:i/>
            <w:rPrChange w:id="967" w:author="PHILIP ANTHONY MARTIN" w:date="2024-04-03T09:47:00Z">
              <w:rPr/>
            </w:rPrChange>
          </w:rPr>
          <w:t>30</w:t>
        </w:r>
        <w:r>
          <w:t>, 76–86. https://doi.org/10.1016/j.baae.2018.05.004</w:t>
        </w:r>
      </w:ins>
    </w:p>
    <w:p w14:paraId="1D3E2987" w14:textId="77777777" w:rsidR="00E062FE" w:rsidRDefault="00E062FE" w:rsidP="005B4C8A">
      <w:pPr>
        <w:widowControl w:val="0"/>
        <w:pBdr>
          <w:top w:val="nil"/>
          <w:left w:val="nil"/>
          <w:bottom w:val="nil"/>
          <w:right w:val="nil"/>
          <w:between w:val="nil"/>
        </w:pBdr>
        <w:spacing w:line="480" w:lineRule="auto"/>
        <w:rPr>
          <w:ins w:id="968" w:author="PHILIP ANTHONY MARTIN" w:date="2024-04-03T09:47:00Z"/>
        </w:rPr>
      </w:pPr>
      <w:ins w:id="969" w:author="PHILIP ANTHONY MARTIN" w:date="2024-04-03T09:47:00Z">
        <w:r>
          <w:t xml:space="preserve">Singh, J., </w:t>
        </w:r>
        <w:proofErr w:type="spellStart"/>
        <w:r>
          <w:t>Schädler</w:t>
        </w:r>
        <w:proofErr w:type="spellEnd"/>
        <w:r>
          <w:t xml:space="preserve">, M., Demetrio, W., Brown, G. G., &amp; Eisenhauer, N. (2019). Climate change effects on earthworms - a review. </w:t>
        </w:r>
        <w:r w:rsidRPr="00E062FE">
          <w:rPr>
            <w:i/>
            <w:rPrChange w:id="970" w:author="PHILIP ANTHONY MARTIN" w:date="2024-04-03T09:47:00Z">
              <w:rPr/>
            </w:rPrChange>
          </w:rPr>
          <w:t>Soil Organisms</w:t>
        </w:r>
        <w:r>
          <w:t xml:space="preserve">, </w:t>
        </w:r>
        <w:r w:rsidRPr="00E062FE">
          <w:rPr>
            <w:i/>
            <w:rPrChange w:id="971" w:author="PHILIP ANTHONY MARTIN" w:date="2024-04-03T09:47:00Z">
              <w:rPr/>
            </w:rPrChange>
          </w:rPr>
          <w:t>91</w:t>
        </w:r>
        <w:r>
          <w:t>(3), 114–138. https://doi.org/10.25674/so91iss3pp114</w:t>
        </w:r>
      </w:ins>
    </w:p>
    <w:p w14:paraId="01A41157" w14:textId="77777777" w:rsidR="00E062FE" w:rsidRDefault="00E062FE" w:rsidP="005B4C8A">
      <w:pPr>
        <w:widowControl w:val="0"/>
        <w:pBdr>
          <w:top w:val="nil"/>
          <w:left w:val="nil"/>
          <w:bottom w:val="nil"/>
          <w:right w:val="nil"/>
          <w:between w:val="nil"/>
        </w:pBdr>
        <w:spacing w:line="480" w:lineRule="auto"/>
        <w:rPr>
          <w:ins w:id="972" w:author="PHILIP ANTHONY MARTIN" w:date="2024-04-03T09:47:00Z"/>
        </w:rPr>
      </w:pPr>
      <w:ins w:id="973" w:author="PHILIP ANTHONY MARTIN" w:date="2024-04-03T09:47:00Z">
        <w:r>
          <w:t xml:space="preserve">Song, X., Wang, Z., Tang, X., Xu, D., Liu, B., Mei, J., Huang, S., &amp; Huang, G. (2020). The contributions of soil mesofauna to leaf and root litter decomposition of dominant plant species in grassland. </w:t>
        </w:r>
        <w:r w:rsidRPr="00E062FE">
          <w:rPr>
            <w:i/>
            <w:rPrChange w:id="974" w:author="PHILIP ANTHONY MARTIN" w:date="2024-04-03T09:47:00Z">
              <w:rPr/>
            </w:rPrChange>
          </w:rPr>
          <w:t>Applied Soil Ecology: A Section of Agriculture, Ecosystems &amp; Environment</w:t>
        </w:r>
        <w:r>
          <w:t xml:space="preserve">, </w:t>
        </w:r>
        <w:r w:rsidRPr="00E062FE">
          <w:rPr>
            <w:i/>
            <w:rPrChange w:id="975" w:author="PHILIP ANTHONY MARTIN" w:date="2024-04-03T09:47:00Z">
              <w:rPr/>
            </w:rPrChange>
          </w:rPr>
          <w:t>155</w:t>
        </w:r>
        <w:r>
          <w:t>, 103651. https://doi.org/10.1016/j.apsoil.2020.103651</w:t>
        </w:r>
      </w:ins>
    </w:p>
    <w:p w14:paraId="6C69AD32" w14:textId="77777777" w:rsidR="00E062FE" w:rsidRDefault="00E062FE" w:rsidP="005B4C8A">
      <w:pPr>
        <w:widowControl w:val="0"/>
        <w:pBdr>
          <w:top w:val="nil"/>
          <w:left w:val="nil"/>
          <w:bottom w:val="nil"/>
          <w:right w:val="nil"/>
          <w:between w:val="nil"/>
        </w:pBdr>
        <w:spacing w:line="480" w:lineRule="auto"/>
        <w:rPr>
          <w:ins w:id="976" w:author="PHILIP ANTHONY MARTIN" w:date="2024-04-03T09:47:00Z"/>
        </w:rPr>
      </w:pPr>
      <w:proofErr w:type="spellStart"/>
      <w:ins w:id="977" w:author="PHILIP ANTHONY MARTIN" w:date="2024-04-03T09:47:00Z">
        <w:r>
          <w:t>Spake</w:t>
        </w:r>
        <w:proofErr w:type="spellEnd"/>
        <w:r>
          <w:t xml:space="preserve">, R., Bowler, D. E., Callaghan, C. T., </w:t>
        </w:r>
        <w:proofErr w:type="spellStart"/>
        <w:r>
          <w:t>Blowes</w:t>
        </w:r>
        <w:proofErr w:type="spellEnd"/>
        <w:r>
          <w:t xml:space="preserve">, S. A., Doncaster, C. P., </w:t>
        </w:r>
        <w:proofErr w:type="spellStart"/>
        <w:r>
          <w:t>Antão</w:t>
        </w:r>
        <w:proofErr w:type="spellEnd"/>
        <w:r>
          <w:t xml:space="preserve">, L. H., </w:t>
        </w:r>
        <w:r>
          <w:lastRenderedPageBreak/>
          <w:t xml:space="preserve">Nakagawa, S., </w:t>
        </w:r>
        <w:proofErr w:type="spellStart"/>
        <w:r>
          <w:t>McElreath</w:t>
        </w:r>
        <w:proofErr w:type="spellEnd"/>
        <w:r>
          <w:t xml:space="preserve">, R., &amp; Chase, J. M. (2023). Understanding “it depends” in ecology: a guide to hypothesising, visualising and interpreting statistical interactions. </w:t>
        </w:r>
        <w:r w:rsidRPr="00E062FE">
          <w:rPr>
            <w:i/>
            <w:rPrChange w:id="978" w:author="PHILIP ANTHONY MARTIN" w:date="2024-04-03T09:47:00Z">
              <w:rPr/>
            </w:rPrChange>
          </w:rPr>
          <w:t>Biological Reviews of the Cambridge Philosophical Society</w:t>
        </w:r>
        <w:r>
          <w:t>. https://doi.org/10.1111/brv.12939</w:t>
        </w:r>
      </w:ins>
    </w:p>
    <w:p w14:paraId="323AE6E5" w14:textId="77777777" w:rsidR="00E062FE" w:rsidRDefault="00E062FE" w:rsidP="005B4C8A">
      <w:pPr>
        <w:widowControl w:val="0"/>
        <w:pBdr>
          <w:top w:val="nil"/>
          <w:left w:val="nil"/>
          <w:bottom w:val="nil"/>
          <w:right w:val="nil"/>
          <w:between w:val="nil"/>
        </w:pBdr>
        <w:spacing w:line="480" w:lineRule="auto"/>
        <w:rPr>
          <w:ins w:id="979" w:author="PHILIP ANTHONY MARTIN" w:date="2024-04-03T09:47:00Z"/>
        </w:rPr>
      </w:pPr>
      <w:proofErr w:type="spellStart"/>
      <w:ins w:id="980" w:author="PHILIP ANTHONY MARTIN" w:date="2024-04-03T09:47:00Z">
        <w:r>
          <w:t>Spake</w:t>
        </w:r>
        <w:proofErr w:type="spellEnd"/>
        <w:r>
          <w:t>, R., Mori, A. S., Beckmann, M., &amp; Martin, P. A. (2021). Implications of scale dependence for cross</w:t>
        </w:r>
        <w:r>
          <w:rPr>
            <w:rFonts w:ascii="Cambria Math" w:hAnsi="Cambria Math" w:cs="Cambria Math"/>
          </w:rPr>
          <w:t>‐</w:t>
        </w:r>
        <w:r>
          <w:t xml:space="preserve">study syntheses of biodiversity differences. </w:t>
        </w:r>
        <w:r w:rsidRPr="00E062FE">
          <w:rPr>
            <w:i/>
            <w:rPrChange w:id="981" w:author="PHILIP ANTHONY MARTIN" w:date="2024-04-03T09:47:00Z">
              <w:rPr/>
            </w:rPrChange>
          </w:rPr>
          <w:t>Ecology</w:t>
        </w:r>
        <w:r>
          <w:t>. https://onlinelibrary.wiley.com/doi/abs/10.1111/ele.13641</w:t>
        </w:r>
      </w:ins>
    </w:p>
    <w:p w14:paraId="4AEE47D6" w14:textId="77777777" w:rsidR="00E062FE" w:rsidRDefault="00E062FE" w:rsidP="005B4C8A">
      <w:pPr>
        <w:widowControl w:val="0"/>
        <w:pBdr>
          <w:top w:val="nil"/>
          <w:left w:val="nil"/>
          <w:bottom w:val="nil"/>
          <w:right w:val="nil"/>
          <w:between w:val="nil"/>
        </w:pBdr>
        <w:spacing w:line="480" w:lineRule="auto"/>
        <w:rPr>
          <w:ins w:id="982" w:author="PHILIP ANTHONY MARTIN" w:date="2024-04-03T09:47:00Z"/>
        </w:rPr>
      </w:pPr>
      <w:proofErr w:type="spellStart"/>
      <w:ins w:id="983" w:author="PHILIP ANTHONY MARTIN" w:date="2024-04-03T09:47:00Z">
        <w:r>
          <w:t>Spake</w:t>
        </w:r>
        <w:proofErr w:type="spellEnd"/>
        <w:r>
          <w:t xml:space="preserve">, R., Mori, A. S., Beckmann, M., Martin, P. A., Christie, A. P., Duguid, M. C., &amp; Doncaster, C. P. (2021). Implications of scale dependence for cross-study syntheses of biodiversity differences. </w:t>
        </w:r>
        <w:r w:rsidRPr="00E062FE">
          <w:rPr>
            <w:i/>
            <w:rPrChange w:id="984" w:author="PHILIP ANTHONY MARTIN" w:date="2024-04-03T09:47:00Z">
              <w:rPr/>
            </w:rPrChange>
          </w:rPr>
          <w:t>Ecology Letters</w:t>
        </w:r>
        <w:r>
          <w:t>. https://doi.org/10.1111/ele.13641</w:t>
        </w:r>
      </w:ins>
    </w:p>
    <w:p w14:paraId="3A108025" w14:textId="77777777" w:rsidR="00E062FE" w:rsidRDefault="00E062FE" w:rsidP="005B4C8A">
      <w:pPr>
        <w:widowControl w:val="0"/>
        <w:pBdr>
          <w:top w:val="nil"/>
          <w:left w:val="nil"/>
          <w:bottom w:val="nil"/>
          <w:right w:val="nil"/>
          <w:between w:val="nil"/>
        </w:pBdr>
        <w:spacing w:line="480" w:lineRule="auto"/>
        <w:rPr>
          <w:ins w:id="985" w:author="PHILIP ANTHONY MARTIN" w:date="2024-04-03T09:47:00Z"/>
        </w:rPr>
      </w:pPr>
      <w:proofErr w:type="spellStart"/>
      <w:ins w:id="986" w:author="PHILIP ANTHONY MARTIN" w:date="2024-04-03T09:47:00Z">
        <w:r>
          <w:t>Spake</w:t>
        </w:r>
        <w:proofErr w:type="spellEnd"/>
        <w:r>
          <w:t xml:space="preserve">, R., O’Dea, R. E., Nakagawa, S., Doncaster, C. P., Ryo, M., Callaghan, C., &amp; Bullock, J. M. (2022). Improving quantitative synthesis to achieve generality in ecology. In </w:t>
        </w:r>
        <w:r w:rsidRPr="00E062FE">
          <w:rPr>
            <w:i/>
            <w:rPrChange w:id="987" w:author="PHILIP ANTHONY MARTIN" w:date="2024-04-03T09:47:00Z">
              <w:rPr/>
            </w:rPrChange>
          </w:rPr>
          <w:t>OSF preprints</w:t>
        </w:r>
        <w:r>
          <w:t>. https://doi.org/10.31219/osf.io/a7vjy</w:t>
        </w:r>
      </w:ins>
    </w:p>
    <w:p w14:paraId="6DCC1445" w14:textId="77777777" w:rsidR="00E062FE" w:rsidRDefault="00E062FE" w:rsidP="005B4C8A">
      <w:pPr>
        <w:widowControl w:val="0"/>
        <w:pBdr>
          <w:top w:val="nil"/>
          <w:left w:val="nil"/>
          <w:bottom w:val="nil"/>
          <w:right w:val="nil"/>
          <w:between w:val="nil"/>
        </w:pBdr>
        <w:spacing w:line="480" w:lineRule="auto"/>
        <w:rPr>
          <w:ins w:id="988" w:author="PHILIP ANTHONY MARTIN" w:date="2024-04-03T09:47:00Z"/>
        </w:rPr>
      </w:pPr>
      <w:proofErr w:type="spellStart"/>
      <w:ins w:id="989" w:author="PHILIP ANTHONY MARTIN" w:date="2024-04-03T09:47:00Z">
        <w:r>
          <w:t>Ștefan</w:t>
        </w:r>
        <w:proofErr w:type="spellEnd"/>
        <w:r>
          <w:t xml:space="preserve">, V., &amp; Levin, S. (2018). </w:t>
        </w:r>
        <w:proofErr w:type="spellStart"/>
        <w:r w:rsidRPr="00E062FE">
          <w:rPr>
            <w:i/>
            <w:rPrChange w:id="990" w:author="PHILIP ANTHONY MARTIN" w:date="2024-04-03T09:47:00Z">
              <w:rPr/>
            </w:rPrChange>
          </w:rPr>
          <w:t>plotbiomes</w:t>
        </w:r>
        <w:proofErr w:type="spellEnd"/>
        <w:r w:rsidRPr="00E062FE">
          <w:rPr>
            <w:i/>
            <w:rPrChange w:id="991" w:author="PHILIP ANTHONY MARTIN" w:date="2024-04-03T09:47:00Z">
              <w:rPr/>
            </w:rPrChange>
          </w:rPr>
          <w:t>: R package for plotting Whittaker biomes with ggplot2</w:t>
        </w:r>
        <w:r>
          <w:t>. https://doi.org/10.5281/zenodo.7145245</w:t>
        </w:r>
      </w:ins>
    </w:p>
    <w:p w14:paraId="27BEDEF0" w14:textId="77777777" w:rsidR="00E062FE" w:rsidRDefault="00E062FE" w:rsidP="005B4C8A">
      <w:pPr>
        <w:widowControl w:val="0"/>
        <w:pBdr>
          <w:top w:val="nil"/>
          <w:left w:val="nil"/>
          <w:bottom w:val="nil"/>
          <w:right w:val="nil"/>
          <w:between w:val="nil"/>
        </w:pBdr>
        <w:spacing w:line="480" w:lineRule="auto"/>
        <w:rPr>
          <w:ins w:id="992" w:author="PHILIP ANTHONY MARTIN" w:date="2024-04-03T09:47:00Z"/>
        </w:rPr>
      </w:pPr>
      <w:ins w:id="993" w:author="PHILIP ANTHONY MARTIN" w:date="2024-04-03T09:47:00Z">
        <w:r>
          <w:t xml:space="preserve">Sun, Y., Solomon, S., Dai, A., &amp; </w:t>
        </w:r>
        <w:proofErr w:type="spellStart"/>
        <w:r>
          <w:t>Portmann</w:t>
        </w:r>
        <w:proofErr w:type="spellEnd"/>
        <w:r>
          <w:t xml:space="preserve">, R. W. (2007). How Often Will It Rain? </w:t>
        </w:r>
        <w:r w:rsidRPr="00E062FE">
          <w:rPr>
            <w:i/>
            <w:rPrChange w:id="994" w:author="PHILIP ANTHONY MARTIN" w:date="2024-04-03T09:47:00Z">
              <w:rPr/>
            </w:rPrChange>
          </w:rPr>
          <w:t>Journal of Climate</w:t>
        </w:r>
        <w:r>
          <w:t xml:space="preserve">, </w:t>
        </w:r>
        <w:r w:rsidRPr="00E062FE">
          <w:rPr>
            <w:i/>
            <w:rPrChange w:id="995" w:author="PHILIP ANTHONY MARTIN" w:date="2024-04-03T09:47:00Z">
              <w:rPr/>
            </w:rPrChange>
          </w:rPr>
          <w:t>20</w:t>
        </w:r>
        <w:r>
          <w:t>(19), 4801–4818. https://doi.org/10.1175/JCLI4263.1</w:t>
        </w:r>
      </w:ins>
    </w:p>
    <w:p w14:paraId="6E672EC3" w14:textId="77777777" w:rsidR="00E062FE" w:rsidRDefault="00E062FE" w:rsidP="005B4C8A">
      <w:pPr>
        <w:widowControl w:val="0"/>
        <w:pBdr>
          <w:top w:val="nil"/>
          <w:left w:val="nil"/>
          <w:bottom w:val="nil"/>
          <w:right w:val="nil"/>
          <w:between w:val="nil"/>
        </w:pBdr>
        <w:spacing w:line="480" w:lineRule="auto"/>
        <w:rPr>
          <w:ins w:id="996" w:author="PHILIP ANTHONY MARTIN" w:date="2024-04-03T09:47:00Z"/>
        </w:rPr>
      </w:pPr>
      <w:ins w:id="997" w:author="PHILIP ANTHONY MARTIN" w:date="2024-04-03T09:47:00Z">
        <w:r>
          <w:t xml:space="preserve">van Vuuren, D. P., Edmonds, J., </w:t>
        </w:r>
        <w:proofErr w:type="spellStart"/>
        <w:r>
          <w:t>Kainuma</w:t>
        </w:r>
        <w:proofErr w:type="spellEnd"/>
        <w:r>
          <w:t xml:space="preserve">, M., </w:t>
        </w:r>
        <w:proofErr w:type="spellStart"/>
        <w:r>
          <w:t>Riahi</w:t>
        </w:r>
        <w:proofErr w:type="spellEnd"/>
        <w:r>
          <w:t xml:space="preserve">, K., Thomson, A., Hibbard, K., Hurtt, G. C., </w:t>
        </w:r>
        <w:proofErr w:type="spellStart"/>
        <w:r>
          <w:t>Kram</w:t>
        </w:r>
        <w:proofErr w:type="spellEnd"/>
        <w:r>
          <w:t xml:space="preserve">, T., </w:t>
        </w:r>
        <w:proofErr w:type="spellStart"/>
        <w:r>
          <w:t>Krey</w:t>
        </w:r>
        <w:proofErr w:type="spellEnd"/>
        <w:r>
          <w:t xml:space="preserve">, V., </w:t>
        </w:r>
        <w:proofErr w:type="spellStart"/>
        <w:r>
          <w:t>Lamarque</w:t>
        </w:r>
        <w:proofErr w:type="spellEnd"/>
        <w:r>
          <w:t xml:space="preserve">, J.-F., Masui, T., </w:t>
        </w:r>
        <w:proofErr w:type="spellStart"/>
        <w:r>
          <w:t>Meinshausen</w:t>
        </w:r>
        <w:proofErr w:type="spellEnd"/>
        <w:r>
          <w:t xml:space="preserve">, M., </w:t>
        </w:r>
        <w:proofErr w:type="spellStart"/>
        <w:r>
          <w:t>Nakicenovic</w:t>
        </w:r>
        <w:proofErr w:type="spellEnd"/>
        <w:r>
          <w:t xml:space="preserve">, N., Smith, S. J., &amp; Rose, S. K. (2011). The representative concentration pathways: an overview. </w:t>
        </w:r>
        <w:r w:rsidRPr="00E062FE">
          <w:rPr>
            <w:i/>
            <w:rPrChange w:id="998" w:author="PHILIP ANTHONY MARTIN" w:date="2024-04-03T09:47:00Z">
              <w:rPr/>
            </w:rPrChange>
          </w:rPr>
          <w:t>Climatic Change</w:t>
        </w:r>
        <w:r>
          <w:t xml:space="preserve">, </w:t>
        </w:r>
        <w:r w:rsidRPr="00E062FE">
          <w:rPr>
            <w:i/>
            <w:rPrChange w:id="999" w:author="PHILIP ANTHONY MARTIN" w:date="2024-04-03T09:47:00Z">
              <w:rPr/>
            </w:rPrChange>
          </w:rPr>
          <w:t>109</w:t>
        </w:r>
        <w:r>
          <w:t>(1), 5. https://doi.org/10.1007/s10584-011-0148-z</w:t>
        </w:r>
      </w:ins>
    </w:p>
    <w:p w14:paraId="5810EC41" w14:textId="77777777" w:rsidR="00E062FE" w:rsidRDefault="00E062FE" w:rsidP="005B4C8A">
      <w:pPr>
        <w:widowControl w:val="0"/>
        <w:pBdr>
          <w:top w:val="nil"/>
          <w:left w:val="nil"/>
          <w:bottom w:val="nil"/>
          <w:right w:val="nil"/>
          <w:between w:val="nil"/>
        </w:pBdr>
        <w:spacing w:line="480" w:lineRule="auto"/>
        <w:rPr>
          <w:ins w:id="1000" w:author="PHILIP ANTHONY MARTIN" w:date="2024-04-03T09:47:00Z"/>
        </w:rPr>
      </w:pPr>
      <w:proofErr w:type="spellStart"/>
      <w:ins w:id="1001" w:author="PHILIP ANTHONY MARTIN" w:date="2024-04-03T09:47:00Z">
        <w:r>
          <w:t>Vandegehuchte</w:t>
        </w:r>
        <w:proofErr w:type="spellEnd"/>
        <w:r>
          <w:t xml:space="preserve">, M. L., Sylvain, Z. A., Reichmann, L. G., de </w:t>
        </w:r>
        <w:proofErr w:type="spellStart"/>
        <w:r>
          <w:t>Tomasel</w:t>
        </w:r>
        <w:proofErr w:type="spellEnd"/>
        <w:r>
          <w:t xml:space="preserve">, C. M., Nielsen, U. N., Wall, D. H., &amp; Sala, O. E. (2015). Responses of a desert nematode community to changes in water availability. </w:t>
        </w:r>
        <w:proofErr w:type="gramStart"/>
        <w:r w:rsidRPr="00E062FE">
          <w:rPr>
            <w:i/>
            <w:rPrChange w:id="1002" w:author="PHILIP ANTHONY MARTIN" w:date="2024-04-03T09:47:00Z">
              <w:rPr/>
            </w:rPrChange>
          </w:rPr>
          <w:t xml:space="preserve">Ecosphere </w:t>
        </w:r>
        <w:r>
          <w:t>,</w:t>
        </w:r>
        <w:proofErr w:type="gramEnd"/>
        <w:r>
          <w:t xml:space="preserve"> </w:t>
        </w:r>
        <w:r w:rsidRPr="00E062FE">
          <w:rPr>
            <w:i/>
            <w:rPrChange w:id="1003" w:author="PHILIP ANTHONY MARTIN" w:date="2024-04-03T09:47:00Z">
              <w:rPr/>
            </w:rPrChange>
          </w:rPr>
          <w:t>6</w:t>
        </w:r>
        <w:r>
          <w:t>(3), art44. https://doi.org/10.1890/es14-00319.1</w:t>
        </w:r>
      </w:ins>
    </w:p>
    <w:p w14:paraId="393FEA16" w14:textId="77777777" w:rsidR="00E062FE" w:rsidRDefault="00E062FE" w:rsidP="005B4C8A">
      <w:pPr>
        <w:widowControl w:val="0"/>
        <w:pBdr>
          <w:top w:val="nil"/>
          <w:left w:val="nil"/>
          <w:bottom w:val="nil"/>
          <w:right w:val="nil"/>
          <w:between w:val="nil"/>
        </w:pBdr>
        <w:spacing w:line="480" w:lineRule="auto"/>
        <w:rPr>
          <w:ins w:id="1004" w:author="PHILIP ANTHONY MARTIN" w:date="2024-04-03T09:47:00Z"/>
        </w:rPr>
      </w:pPr>
      <w:proofErr w:type="spellStart"/>
      <w:ins w:id="1005" w:author="PHILIP ANTHONY MARTIN" w:date="2024-04-03T09:47:00Z">
        <w:r>
          <w:t>Vellend</w:t>
        </w:r>
        <w:proofErr w:type="spellEnd"/>
        <w:r>
          <w:t xml:space="preserve">, M., </w:t>
        </w:r>
        <w:proofErr w:type="spellStart"/>
        <w:r>
          <w:t>Baeten</w:t>
        </w:r>
        <w:proofErr w:type="spellEnd"/>
        <w:r>
          <w:t xml:space="preserve">, L., Myers-Smith, I. H., Elmendorf, S. C., </w:t>
        </w:r>
        <w:proofErr w:type="spellStart"/>
        <w:r>
          <w:t>Beauséjour</w:t>
        </w:r>
        <w:proofErr w:type="spellEnd"/>
        <w:r>
          <w:t xml:space="preserve">, R., Brown, C. D., De </w:t>
        </w:r>
        <w:proofErr w:type="spellStart"/>
        <w:r>
          <w:t>Frenne</w:t>
        </w:r>
        <w:proofErr w:type="spellEnd"/>
        <w:r>
          <w:t xml:space="preserve">, P., </w:t>
        </w:r>
        <w:proofErr w:type="spellStart"/>
        <w:r>
          <w:t>Verheyen</w:t>
        </w:r>
        <w:proofErr w:type="spellEnd"/>
        <w:r>
          <w:t xml:space="preserve">, K., &amp; Wipf, S. (2013). Global meta-analysis reveals no net change in local-scale plant biodiversity over time. </w:t>
        </w:r>
        <w:r w:rsidRPr="00E062FE">
          <w:rPr>
            <w:i/>
            <w:rPrChange w:id="1006" w:author="PHILIP ANTHONY MARTIN" w:date="2024-04-03T09:47:00Z">
              <w:rPr/>
            </w:rPrChange>
          </w:rPr>
          <w:t>Proceedings of the National Academy of Sciences of the United States of America</w:t>
        </w:r>
        <w:r>
          <w:t xml:space="preserve">, </w:t>
        </w:r>
        <w:r w:rsidRPr="00E062FE">
          <w:rPr>
            <w:i/>
            <w:rPrChange w:id="1007" w:author="PHILIP ANTHONY MARTIN" w:date="2024-04-03T09:47:00Z">
              <w:rPr/>
            </w:rPrChange>
          </w:rPr>
          <w:t>110</w:t>
        </w:r>
        <w:r>
          <w:t>(48), 19456–19459. https://doi.org/10.1073/pnas.1312779110</w:t>
        </w:r>
      </w:ins>
    </w:p>
    <w:p w14:paraId="100E35D2" w14:textId="77777777" w:rsidR="00E062FE" w:rsidRDefault="00E062FE" w:rsidP="005B4C8A">
      <w:pPr>
        <w:widowControl w:val="0"/>
        <w:pBdr>
          <w:top w:val="nil"/>
          <w:left w:val="nil"/>
          <w:bottom w:val="nil"/>
          <w:right w:val="nil"/>
          <w:between w:val="nil"/>
        </w:pBdr>
        <w:spacing w:line="480" w:lineRule="auto"/>
        <w:rPr>
          <w:ins w:id="1008" w:author="PHILIP ANTHONY MARTIN" w:date="2024-04-03T09:47:00Z"/>
        </w:rPr>
      </w:pPr>
      <w:proofErr w:type="spellStart"/>
      <w:ins w:id="1009" w:author="PHILIP ANTHONY MARTIN" w:date="2024-04-03T09:47:00Z">
        <w:r>
          <w:lastRenderedPageBreak/>
          <w:t>Viechtbauer</w:t>
        </w:r>
        <w:proofErr w:type="spellEnd"/>
        <w:r>
          <w:t xml:space="preserve">, W. (2010). Conducting meta-analyses in R with the </w:t>
        </w:r>
        <w:proofErr w:type="spellStart"/>
        <w:r>
          <w:t>metafor</w:t>
        </w:r>
        <w:proofErr w:type="spellEnd"/>
        <w:r>
          <w:t xml:space="preserve"> package. </w:t>
        </w:r>
        <w:r w:rsidRPr="00E062FE">
          <w:rPr>
            <w:i/>
            <w:rPrChange w:id="1010" w:author="PHILIP ANTHONY MARTIN" w:date="2024-04-03T09:47:00Z">
              <w:rPr/>
            </w:rPrChange>
          </w:rPr>
          <w:t>Journal of Statistical Software</w:t>
        </w:r>
        <w:r>
          <w:t xml:space="preserve">, </w:t>
        </w:r>
        <w:r w:rsidRPr="00E062FE">
          <w:rPr>
            <w:i/>
            <w:rPrChange w:id="1011" w:author="PHILIP ANTHONY MARTIN" w:date="2024-04-03T09:47:00Z">
              <w:rPr/>
            </w:rPrChange>
          </w:rPr>
          <w:t>36</w:t>
        </w:r>
        <w:r>
          <w:t>(3), 1–48. https://lirias.kuleuven.be/1059637?limo=0</w:t>
        </w:r>
      </w:ins>
    </w:p>
    <w:p w14:paraId="7776259E" w14:textId="77777777" w:rsidR="00E062FE" w:rsidRDefault="00E062FE" w:rsidP="005B4C8A">
      <w:pPr>
        <w:widowControl w:val="0"/>
        <w:pBdr>
          <w:top w:val="nil"/>
          <w:left w:val="nil"/>
          <w:bottom w:val="nil"/>
          <w:right w:val="nil"/>
          <w:between w:val="nil"/>
        </w:pBdr>
        <w:spacing w:line="480" w:lineRule="auto"/>
        <w:rPr>
          <w:ins w:id="1012" w:author="PHILIP ANTHONY MARTIN" w:date="2024-04-03T09:47:00Z"/>
        </w:rPr>
      </w:pPr>
      <w:proofErr w:type="spellStart"/>
      <w:ins w:id="1013" w:author="PHILIP ANTHONY MARTIN" w:date="2024-04-03T09:47:00Z">
        <w:r>
          <w:t>Violle</w:t>
        </w:r>
        <w:proofErr w:type="spellEnd"/>
        <w:r>
          <w:t xml:space="preserve">, C., </w:t>
        </w:r>
        <w:proofErr w:type="spellStart"/>
        <w:r>
          <w:t>Navas</w:t>
        </w:r>
        <w:proofErr w:type="spellEnd"/>
        <w:r>
          <w:t xml:space="preserve">, M.-L., Vile, D., </w:t>
        </w:r>
        <w:proofErr w:type="spellStart"/>
        <w:r>
          <w:t>Kazakou</w:t>
        </w:r>
        <w:proofErr w:type="spellEnd"/>
        <w:r>
          <w:t xml:space="preserve">, E., </w:t>
        </w:r>
        <w:proofErr w:type="spellStart"/>
        <w:r>
          <w:t>Fortunel</w:t>
        </w:r>
        <w:proofErr w:type="spellEnd"/>
        <w:r>
          <w:t xml:space="preserve">, C., Hummel, I., &amp; Garnier, E. (2007). Let the concept of trait be functional! </w:t>
        </w:r>
        <w:proofErr w:type="gramStart"/>
        <w:r w:rsidRPr="00E062FE">
          <w:rPr>
            <w:i/>
            <w:rPrChange w:id="1014" w:author="PHILIP ANTHONY MARTIN" w:date="2024-04-03T09:47:00Z">
              <w:rPr/>
            </w:rPrChange>
          </w:rPr>
          <w:t xml:space="preserve">Oikos </w:t>
        </w:r>
        <w:r>
          <w:t>,</w:t>
        </w:r>
        <w:proofErr w:type="gramEnd"/>
        <w:r>
          <w:t xml:space="preserve"> </w:t>
        </w:r>
        <w:r w:rsidRPr="00E062FE">
          <w:rPr>
            <w:i/>
            <w:rPrChange w:id="1015" w:author="PHILIP ANTHONY MARTIN" w:date="2024-04-03T09:47:00Z">
              <w:rPr/>
            </w:rPrChange>
          </w:rPr>
          <w:t>116</w:t>
        </w:r>
        <w:r>
          <w:t>(5), 882–892. https://doi.org/10.1111/j.0030-1299.2007.15559.x</w:t>
        </w:r>
      </w:ins>
    </w:p>
    <w:p w14:paraId="53C184C4" w14:textId="77777777" w:rsidR="00E062FE" w:rsidRDefault="00E062FE" w:rsidP="005B4C8A">
      <w:pPr>
        <w:widowControl w:val="0"/>
        <w:pBdr>
          <w:top w:val="nil"/>
          <w:left w:val="nil"/>
          <w:bottom w:val="nil"/>
          <w:right w:val="nil"/>
          <w:between w:val="nil"/>
        </w:pBdr>
        <w:spacing w:line="480" w:lineRule="auto"/>
        <w:rPr>
          <w:ins w:id="1016" w:author="PHILIP ANTHONY MARTIN" w:date="2024-04-03T09:47:00Z"/>
        </w:rPr>
      </w:pPr>
      <w:ins w:id="1017" w:author="PHILIP ANTHONY MARTIN" w:date="2024-04-03T09:47:00Z">
        <w:r>
          <w:t xml:space="preserve">Walker, A. P., De </w:t>
        </w:r>
        <w:proofErr w:type="spellStart"/>
        <w:r>
          <w:t>Kauwe</w:t>
        </w:r>
        <w:proofErr w:type="spellEnd"/>
        <w:r>
          <w:t xml:space="preserve">, M. G., Bastos, A., </w:t>
        </w:r>
        <w:proofErr w:type="spellStart"/>
        <w:r>
          <w:t>Belmecheri</w:t>
        </w:r>
        <w:proofErr w:type="spellEnd"/>
        <w:r>
          <w:t xml:space="preserve">, S., Georgiou, K., Keeling, R. F.,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G., </w:t>
        </w:r>
        <w:proofErr w:type="spellStart"/>
        <w:r>
          <w:t>Ciais</w:t>
        </w:r>
        <w:proofErr w:type="spellEnd"/>
        <w:r>
          <w:t xml:space="preserve">, P., … </w:t>
        </w:r>
        <w:proofErr w:type="spellStart"/>
        <w:r>
          <w:t>Zuidema</w:t>
        </w:r>
        <w:proofErr w:type="spellEnd"/>
        <w:r>
          <w:t xml:space="preserve">, P. A. (2021). Integrating the evidence for a terrestrial carbon sink caused by increasing atmospheric CO2. </w:t>
        </w:r>
        <w:r w:rsidRPr="00E062FE">
          <w:rPr>
            <w:i/>
            <w:rPrChange w:id="1018" w:author="PHILIP ANTHONY MARTIN" w:date="2024-04-03T09:47:00Z">
              <w:rPr/>
            </w:rPrChange>
          </w:rPr>
          <w:t xml:space="preserve">The New </w:t>
        </w:r>
        <w:proofErr w:type="spellStart"/>
        <w:r w:rsidRPr="00E062FE">
          <w:rPr>
            <w:i/>
            <w:rPrChange w:id="1019" w:author="PHILIP ANTHONY MARTIN" w:date="2024-04-03T09:47:00Z">
              <w:rPr/>
            </w:rPrChange>
          </w:rPr>
          <w:t>Phytologist</w:t>
        </w:r>
        <w:proofErr w:type="spellEnd"/>
        <w:r>
          <w:t xml:space="preserve">, </w:t>
        </w:r>
        <w:r w:rsidRPr="00E062FE">
          <w:rPr>
            <w:i/>
            <w:rPrChange w:id="1020" w:author="PHILIP ANTHONY MARTIN" w:date="2024-04-03T09:47:00Z">
              <w:rPr/>
            </w:rPrChange>
          </w:rPr>
          <w:t>229</w:t>
        </w:r>
        <w:r>
          <w:t>(5), 2413–2445. https://doi.org/10.1111/nph.16866</w:t>
        </w:r>
      </w:ins>
    </w:p>
    <w:p w14:paraId="7F1560C6" w14:textId="77777777" w:rsidR="00E062FE" w:rsidRDefault="00E062FE" w:rsidP="005B4C8A">
      <w:pPr>
        <w:widowControl w:val="0"/>
        <w:pBdr>
          <w:top w:val="nil"/>
          <w:left w:val="nil"/>
          <w:bottom w:val="nil"/>
          <w:right w:val="nil"/>
          <w:between w:val="nil"/>
        </w:pBdr>
        <w:spacing w:line="480" w:lineRule="auto"/>
        <w:rPr>
          <w:ins w:id="1021" w:author="PHILIP ANTHONY MARTIN" w:date="2024-04-03T09:47:00Z"/>
        </w:rPr>
      </w:pPr>
      <w:ins w:id="1022" w:author="PHILIP ANTHONY MARTIN" w:date="2024-04-03T09:47:00Z">
        <w:r>
          <w:t xml:space="preserve">Wang, Y., </w:t>
        </w:r>
        <w:proofErr w:type="spellStart"/>
        <w:r>
          <w:t>Slotsbo</w:t>
        </w:r>
        <w:proofErr w:type="spellEnd"/>
        <w:r>
          <w:t xml:space="preserve">, S., &amp; </w:t>
        </w:r>
        <w:proofErr w:type="spellStart"/>
        <w:r>
          <w:t>Holmstrup</w:t>
        </w:r>
        <w:proofErr w:type="spellEnd"/>
        <w:r>
          <w:t xml:space="preserve">, M. (2022). Soil dwelling springtails are resilient to extreme drought in soil, but their reproduction is highly sensitive to small decreases in soil water potential. </w:t>
        </w:r>
        <w:proofErr w:type="spellStart"/>
        <w:r w:rsidRPr="00E062FE">
          <w:rPr>
            <w:i/>
            <w:rPrChange w:id="1023" w:author="PHILIP ANTHONY MARTIN" w:date="2024-04-03T09:47:00Z">
              <w:rPr/>
            </w:rPrChange>
          </w:rPr>
          <w:t>Geoderma</w:t>
        </w:r>
        <w:proofErr w:type="spellEnd"/>
        <w:r>
          <w:t xml:space="preserve">, </w:t>
        </w:r>
        <w:r w:rsidRPr="00E062FE">
          <w:rPr>
            <w:i/>
            <w:rPrChange w:id="1024" w:author="PHILIP ANTHONY MARTIN" w:date="2024-04-03T09:47:00Z">
              <w:rPr/>
            </w:rPrChange>
          </w:rPr>
          <w:t>421</w:t>
        </w:r>
        <w:r>
          <w:t>, 115913. https://doi.org/10.1016/j.geoderma.2022.115913</w:t>
        </w:r>
      </w:ins>
    </w:p>
    <w:p w14:paraId="24F624CC" w14:textId="77777777" w:rsidR="00E062FE" w:rsidRDefault="00E062FE" w:rsidP="005B4C8A">
      <w:pPr>
        <w:widowControl w:val="0"/>
        <w:pBdr>
          <w:top w:val="nil"/>
          <w:left w:val="nil"/>
          <w:bottom w:val="nil"/>
          <w:right w:val="nil"/>
          <w:between w:val="nil"/>
        </w:pBdr>
        <w:spacing w:line="480" w:lineRule="auto"/>
        <w:rPr>
          <w:ins w:id="1025" w:author="PHILIP ANTHONY MARTIN" w:date="2024-04-03T09:47:00Z"/>
        </w:rPr>
      </w:pPr>
      <w:ins w:id="1026" w:author="PHILIP ANTHONY MARTIN" w:date="2024-04-03T09:47:00Z">
        <w:r>
          <w:t xml:space="preserve">Watanabe, M. (2006). Anhydrobiosis in invertebrates. </w:t>
        </w:r>
        <w:r w:rsidRPr="00E062FE">
          <w:rPr>
            <w:i/>
            <w:rPrChange w:id="1027" w:author="PHILIP ANTHONY MARTIN" w:date="2024-04-03T09:47:00Z">
              <w:rPr/>
            </w:rPrChange>
          </w:rPr>
          <w:t>Applied Entomology and Zoology</w:t>
        </w:r>
        <w:r>
          <w:t xml:space="preserve">, </w:t>
        </w:r>
        <w:r w:rsidRPr="00E062FE">
          <w:rPr>
            <w:i/>
            <w:rPrChange w:id="1028" w:author="PHILIP ANTHONY MARTIN" w:date="2024-04-03T09:47:00Z">
              <w:rPr/>
            </w:rPrChange>
          </w:rPr>
          <w:t>41</w:t>
        </w:r>
        <w:r>
          <w:t>(1), 15–31. https://doi.org/10.1303/aez.2006.15</w:t>
        </w:r>
      </w:ins>
    </w:p>
    <w:p w14:paraId="02B2C15B" w14:textId="77777777" w:rsidR="00E062FE" w:rsidRDefault="00E062FE" w:rsidP="005B4C8A">
      <w:pPr>
        <w:widowControl w:val="0"/>
        <w:pBdr>
          <w:top w:val="nil"/>
          <w:left w:val="nil"/>
          <w:bottom w:val="nil"/>
          <w:right w:val="nil"/>
          <w:between w:val="nil"/>
        </w:pBdr>
        <w:spacing w:line="480" w:lineRule="auto"/>
        <w:rPr>
          <w:ins w:id="1029" w:author="PHILIP ANTHONY MARTIN" w:date="2024-04-03T09:47:00Z"/>
        </w:rPr>
      </w:pPr>
      <w:ins w:id="1030" w:author="PHILIP ANTHONY MARTIN" w:date="2024-04-03T09:47:00Z">
        <w:r>
          <w:t xml:space="preserve">Westgate, M., &amp; </w:t>
        </w:r>
        <w:proofErr w:type="spellStart"/>
        <w:r>
          <w:t>Grames</w:t>
        </w:r>
        <w:proofErr w:type="spellEnd"/>
        <w:r>
          <w:t xml:space="preserve">, E. (2020). </w:t>
        </w:r>
        <w:proofErr w:type="spellStart"/>
        <w:r w:rsidRPr="00E062FE">
          <w:rPr>
            <w:i/>
            <w:rPrChange w:id="1031" w:author="PHILIP ANTHONY MARTIN" w:date="2024-04-03T09:47:00Z">
              <w:rPr/>
            </w:rPrChange>
          </w:rPr>
          <w:t>synthesisr</w:t>
        </w:r>
        <w:proofErr w:type="spellEnd"/>
        <w:r w:rsidRPr="00E062FE">
          <w:rPr>
            <w:i/>
            <w:rPrChange w:id="1032" w:author="PHILIP ANTHONY MARTIN" w:date="2024-04-03T09:47:00Z">
              <w:rPr/>
            </w:rPrChange>
          </w:rPr>
          <w:t>: Import, Assemble, and Deduplicate Bibliographic Datasets</w:t>
        </w:r>
        <w:r>
          <w:t>. https://CRAN.R-project.org/package=synthesisr</w:t>
        </w:r>
      </w:ins>
    </w:p>
    <w:p w14:paraId="1645D7F0" w14:textId="77777777" w:rsidR="00E062FE" w:rsidRDefault="00E062FE" w:rsidP="005B4C8A">
      <w:pPr>
        <w:widowControl w:val="0"/>
        <w:pBdr>
          <w:top w:val="nil"/>
          <w:left w:val="nil"/>
          <w:bottom w:val="nil"/>
          <w:right w:val="nil"/>
          <w:between w:val="nil"/>
        </w:pBdr>
        <w:spacing w:line="480" w:lineRule="auto"/>
        <w:rPr>
          <w:ins w:id="1033" w:author="PHILIP ANTHONY MARTIN" w:date="2024-04-03T09:47:00Z"/>
        </w:rPr>
      </w:pPr>
      <w:ins w:id="1034" w:author="PHILIP ANTHONY MARTIN" w:date="2024-04-03T09:47:00Z">
        <w:r>
          <w:t xml:space="preserve">Wu, P., &amp; Wang, C. (2019). Differences in spatiotemporal dynamics between soil macrofauna and mesofauna communities in forest ecosystems: The significance for soil fauna diversity monitoring. </w:t>
        </w:r>
        <w:proofErr w:type="spellStart"/>
        <w:r w:rsidRPr="00E062FE">
          <w:rPr>
            <w:i/>
            <w:rPrChange w:id="1035" w:author="PHILIP ANTHONY MARTIN" w:date="2024-04-03T09:47:00Z">
              <w:rPr/>
            </w:rPrChange>
          </w:rPr>
          <w:t>Geoderma</w:t>
        </w:r>
        <w:proofErr w:type="spellEnd"/>
        <w:r>
          <w:t xml:space="preserve">, </w:t>
        </w:r>
        <w:r w:rsidRPr="00E062FE">
          <w:rPr>
            <w:i/>
            <w:rPrChange w:id="1036" w:author="PHILIP ANTHONY MARTIN" w:date="2024-04-03T09:47:00Z">
              <w:rPr/>
            </w:rPrChange>
          </w:rPr>
          <w:t>337</w:t>
        </w:r>
        <w:r>
          <w:t>, 266–272. https://doi.org/10.1016/j.geoderma.2018.09.031</w:t>
        </w:r>
      </w:ins>
    </w:p>
    <w:p w14:paraId="46B72A0B" w14:textId="77777777" w:rsidR="00E062FE" w:rsidRDefault="00E062FE" w:rsidP="005B4C8A">
      <w:pPr>
        <w:widowControl w:val="0"/>
        <w:pBdr>
          <w:top w:val="nil"/>
          <w:left w:val="nil"/>
          <w:bottom w:val="nil"/>
          <w:right w:val="nil"/>
          <w:between w:val="nil"/>
        </w:pBdr>
        <w:spacing w:line="480" w:lineRule="auto"/>
        <w:rPr>
          <w:ins w:id="1037" w:author="PHILIP ANTHONY MARTIN" w:date="2024-04-03T09:47:00Z"/>
        </w:rPr>
      </w:pPr>
      <w:ins w:id="1038" w:author="PHILIP ANTHONY MARTIN" w:date="2024-04-03T09:47:00Z">
        <w:r>
          <w:t xml:space="preserve">Yang, Y., Saatchi, S. S., Xu, L., Yu, Y., Choi, S., Phillips, N., Kennedy, R., Keller, M., </w:t>
        </w:r>
        <w:proofErr w:type="spellStart"/>
        <w:r>
          <w:t>Knyazikhin</w:t>
        </w:r>
        <w:proofErr w:type="spellEnd"/>
        <w:r>
          <w:t xml:space="preserve">, Y., &amp; Myneni, R. B. (2018). Post-drought </w:t>
        </w:r>
        <w:proofErr w:type="gramStart"/>
        <w:r>
          <w:t>decline</w:t>
        </w:r>
        <w:proofErr w:type="gramEnd"/>
        <w:r>
          <w:t xml:space="preserve"> of the Amazon carbon sink. </w:t>
        </w:r>
        <w:r w:rsidRPr="00E062FE">
          <w:rPr>
            <w:i/>
            <w:rPrChange w:id="1039" w:author="PHILIP ANTHONY MARTIN" w:date="2024-04-03T09:47:00Z">
              <w:rPr/>
            </w:rPrChange>
          </w:rPr>
          <w:t>Nature Communications</w:t>
        </w:r>
        <w:r>
          <w:t xml:space="preserve">, </w:t>
        </w:r>
        <w:r w:rsidRPr="00E062FE">
          <w:rPr>
            <w:i/>
            <w:rPrChange w:id="1040" w:author="PHILIP ANTHONY MARTIN" w:date="2024-04-03T09:47:00Z">
              <w:rPr/>
            </w:rPrChange>
          </w:rPr>
          <w:t>9</w:t>
        </w:r>
        <w:r>
          <w:t>(1), 3172. https://doi.org/10.1038/s41467-018-05668-6</w:t>
        </w:r>
      </w:ins>
    </w:p>
    <w:p w14:paraId="26B9625E" w14:textId="77777777" w:rsidR="00E062FE" w:rsidRDefault="00E062FE" w:rsidP="005B4C8A">
      <w:pPr>
        <w:widowControl w:val="0"/>
        <w:pBdr>
          <w:top w:val="nil"/>
          <w:left w:val="nil"/>
          <w:bottom w:val="nil"/>
          <w:right w:val="nil"/>
          <w:between w:val="nil"/>
        </w:pBdr>
        <w:spacing w:line="480" w:lineRule="auto"/>
        <w:rPr>
          <w:ins w:id="1041" w:author="PHILIP ANTHONY MARTIN" w:date="2024-04-03T09:47:00Z"/>
        </w:rPr>
      </w:pPr>
      <w:proofErr w:type="spellStart"/>
      <w:ins w:id="1042" w:author="PHILIP ANTHONY MARTIN" w:date="2024-04-03T09:47:00Z">
        <w:r>
          <w:t>Zajicek</w:t>
        </w:r>
        <w:proofErr w:type="spellEnd"/>
        <w:r>
          <w:t xml:space="preserve">, P., </w:t>
        </w:r>
        <w:proofErr w:type="spellStart"/>
        <w:r>
          <w:t>Welti</w:t>
        </w:r>
        <w:proofErr w:type="spellEnd"/>
        <w:r>
          <w:t xml:space="preserve">, E. A. R., Baker, N. J., </w:t>
        </w:r>
        <w:proofErr w:type="spellStart"/>
        <w:r>
          <w:t>Januschke</w:t>
        </w:r>
        <w:proofErr w:type="spellEnd"/>
        <w:r>
          <w:t xml:space="preserve">, K., </w:t>
        </w:r>
        <w:proofErr w:type="spellStart"/>
        <w:r>
          <w:t>Brauner</w:t>
        </w:r>
        <w:proofErr w:type="spellEnd"/>
        <w:r>
          <w:t xml:space="preserve">, O., &amp; </w:t>
        </w:r>
        <w:proofErr w:type="spellStart"/>
        <w:r>
          <w:t>Haase</w:t>
        </w:r>
        <w:proofErr w:type="spellEnd"/>
        <w:r>
          <w:t xml:space="preserve">, P. (2021). Long-term data reveal unimodal responses of ground beetle abundance to precipitation and land use but no changes in taxonomic and functional diversity. </w:t>
        </w:r>
        <w:r w:rsidRPr="00E062FE">
          <w:rPr>
            <w:i/>
            <w:rPrChange w:id="1043" w:author="PHILIP ANTHONY MARTIN" w:date="2024-04-03T09:47:00Z">
              <w:rPr/>
            </w:rPrChange>
          </w:rPr>
          <w:t>Scientific Reports</w:t>
        </w:r>
        <w:r>
          <w:t xml:space="preserve">, </w:t>
        </w:r>
        <w:r w:rsidRPr="00E062FE">
          <w:rPr>
            <w:i/>
            <w:rPrChange w:id="1044" w:author="PHILIP ANTHONY MARTIN" w:date="2024-04-03T09:47:00Z">
              <w:rPr/>
            </w:rPrChange>
          </w:rPr>
          <w:t>11</w:t>
        </w:r>
        <w:r>
          <w:t xml:space="preserve">(1), </w:t>
        </w:r>
        <w:r>
          <w:lastRenderedPageBreak/>
          <w:t>17468. https://doi.org/10.1038/s41598-021-96910-7</w:t>
        </w:r>
      </w:ins>
    </w:p>
    <w:p w14:paraId="1337B899" w14:textId="51C5D57A" w:rsidR="00A45A19" w:rsidDel="000B1119" w:rsidRDefault="00E062FE" w:rsidP="005B4C8A">
      <w:pPr>
        <w:widowControl w:val="0"/>
        <w:pBdr>
          <w:top w:val="nil"/>
          <w:left w:val="nil"/>
          <w:bottom w:val="nil"/>
          <w:right w:val="nil"/>
          <w:between w:val="nil"/>
        </w:pBdr>
        <w:spacing w:line="480" w:lineRule="auto"/>
        <w:rPr>
          <w:del w:id="1045" w:author="PHILIP ANTHONY MARTIN" w:date="2024-04-02T11:05:00Z"/>
        </w:rPr>
      </w:pPr>
      <w:proofErr w:type="spellStart"/>
      <w:ins w:id="1046" w:author="PHILIP ANTHONY MARTIN" w:date="2024-04-03T09:47:00Z">
        <w:r>
          <w:t>Zomer</w:t>
        </w:r>
        <w:proofErr w:type="spellEnd"/>
        <w:r>
          <w:t xml:space="preserve">, R. J., Xu, J., &amp; </w:t>
        </w:r>
        <w:proofErr w:type="spellStart"/>
        <w:r>
          <w:t>Trabucco</w:t>
        </w:r>
        <w:proofErr w:type="spellEnd"/>
        <w:r>
          <w:t xml:space="preserve">, A. (2022). Version 3 of the Global Aridity Index and Potential Evapotranspiration Database. </w:t>
        </w:r>
        <w:r w:rsidRPr="00E062FE">
          <w:rPr>
            <w:i/>
            <w:rPrChange w:id="1047" w:author="PHILIP ANTHONY MARTIN" w:date="2024-04-03T09:47:00Z">
              <w:rPr/>
            </w:rPrChange>
          </w:rPr>
          <w:t>Scientific Data</w:t>
        </w:r>
        <w:r>
          <w:t xml:space="preserve">, </w:t>
        </w:r>
        <w:r w:rsidRPr="00E062FE">
          <w:rPr>
            <w:i/>
            <w:rPrChange w:id="1048" w:author="PHILIP ANTHONY MARTIN" w:date="2024-04-03T09:47:00Z">
              <w:rPr/>
            </w:rPrChange>
          </w:rPr>
          <w:t>9</w:t>
        </w:r>
        <w:r>
          <w:t>(1), 409. https://doi.org/10.1038/s41597-022-01493-1</w:t>
        </w:r>
      </w:ins>
      <w:del w:id="1049" w:author="PHILIP ANTHONY MARTIN" w:date="2024-04-02T11:05:00Z">
        <w:r w:rsidR="00A45A19" w:rsidDel="000B1119">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A45A19" w:rsidRPr="00B44C70" w:rsidDel="000B1119">
          <w:rPr>
            <w:i/>
          </w:rPr>
          <w:delText>PLoS Biology</w:delText>
        </w:r>
        <w:r w:rsidR="00A45A19" w:rsidDel="000B1119">
          <w:delText xml:space="preserve">, </w:delText>
        </w:r>
        <w:r w:rsidR="00A45A19" w:rsidRPr="00B44C70" w:rsidDel="000B1119">
          <w:rPr>
            <w:i/>
          </w:rPr>
          <w:delText>19</w:delText>
        </w:r>
        <w:r w:rsidR="00A45A19" w:rsidDel="000B1119">
          <w:delText>(10), e3001296. https://doi.org/10.1371/journal.pbio.3001296</w:delText>
        </w:r>
      </w:del>
    </w:p>
    <w:p w14:paraId="328CBF20" w14:textId="17C47821" w:rsidR="00A45A19" w:rsidDel="000B1119" w:rsidRDefault="00A45A19" w:rsidP="005B4C8A">
      <w:pPr>
        <w:widowControl w:val="0"/>
        <w:pBdr>
          <w:top w:val="nil"/>
          <w:left w:val="nil"/>
          <w:bottom w:val="nil"/>
          <w:right w:val="nil"/>
          <w:between w:val="nil"/>
        </w:pBdr>
        <w:spacing w:line="480" w:lineRule="auto"/>
        <w:rPr>
          <w:del w:id="1050" w:author="PHILIP ANTHONY MARTIN" w:date="2024-04-02T11:05:00Z"/>
        </w:rPr>
      </w:pPr>
      <w:del w:id="1051" w:author="PHILIP ANTHONY MARTIN" w:date="2024-04-02T11:05:00Z">
        <w:r w:rsidDel="000B1119">
          <w:delText xml:space="preserve">Anderegg, W. R. L., Anderegg, L. D. L., Kerr, K. L., &amp; Trugman, A. T. (2019). Widespread drought-induced tree mortality at dry range edges indicates that climate stress exceeds species’ compensating mechanisms. </w:delText>
        </w:r>
        <w:r w:rsidRPr="00B44C70" w:rsidDel="000B1119">
          <w:rPr>
            <w:i/>
          </w:rPr>
          <w:delText>Global Change Biology</w:delText>
        </w:r>
        <w:r w:rsidDel="000B1119">
          <w:delText xml:space="preserve">, </w:delText>
        </w:r>
        <w:r w:rsidRPr="00B44C70" w:rsidDel="000B1119">
          <w:rPr>
            <w:i/>
          </w:rPr>
          <w:delText>25</w:delText>
        </w:r>
        <w:r w:rsidDel="000B1119">
          <w:delText>(11), 3793–3802. https://doi.org/10.1111/gcb.14771</w:delText>
        </w:r>
      </w:del>
    </w:p>
    <w:p w14:paraId="49CA2DED" w14:textId="06248000" w:rsidR="00A45A19" w:rsidRPr="00B44C70" w:rsidDel="000B1119" w:rsidRDefault="00A45A19" w:rsidP="005B4C8A">
      <w:pPr>
        <w:widowControl w:val="0"/>
        <w:pBdr>
          <w:top w:val="nil"/>
          <w:left w:val="nil"/>
          <w:bottom w:val="nil"/>
          <w:right w:val="nil"/>
          <w:between w:val="nil"/>
        </w:pBdr>
        <w:spacing w:line="480" w:lineRule="auto"/>
        <w:rPr>
          <w:del w:id="1052" w:author="PHILIP ANTHONY MARTIN" w:date="2024-04-02T11:05:00Z"/>
          <w:lang w:val="es-ES"/>
        </w:rPr>
      </w:pPr>
      <w:del w:id="1053" w:author="PHILIP ANTHONY MARTIN" w:date="2024-04-02T11:05:00Z">
        <w:r w:rsidDel="000B1119">
          <w:delText xml:space="preserve">Aupic-Samain, A., Baldy, V., Delcourt, N., Krogh, P. H., Gauquelin, T., Fernandez, C., &amp; Santonja, M. (2021). Water availability rather than temperature control soil fauna community structure and prey–predator interactions. </w:delText>
        </w:r>
        <w:r w:rsidRPr="00B44C70" w:rsidDel="000B1119">
          <w:rPr>
            <w:i/>
            <w:lang w:val="es-ES"/>
          </w:rPr>
          <w:delText>Functional Ecology</w:delText>
        </w:r>
        <w:r w:rsidRPr="00B44C70" w:rsidDel="000B1119">
          <w:rPr>
            <w:lang w:val="es-ES"/>
          </w:rPr>
          <w:delText xml:space="preserve">, </w:delText>
        </w:r>
        <w:r w:rsidRPr="00B44C70" w:rsidDel="000B1119">
          <w:rPr>
            <w:i/>
            <w:lang w:val="es-ES"/>
          </w:rPr>
          <w:delText>35</w:delText>
        </w:r>
        <w:r w:rsidRPr="00B44C70" w:rsidDel="000B1119">
          <w:rPr>
            <w:lang w:val="es-ES"/>
          </w:rPr>
          <w:delText>(7), 1550–1559. https://doi.org/10.1111/1365-2435.13745</w:delText>
        </w:r>
      </w:del>
    </w:p>
    <w:p w14:paraId="194E7579" w14:textId="6A0E8C6B" w:rsidR="00A45A19" w:rsidDel="000B1119" w:rsidRDefault="00A45A19" w:rsidP="005B4C8A">
      <w:pPr>
        <w:widowControl w:val="0"/>
        <w:pBdr>
          <w:top w:val="nil"/>
          <w:left w:val="nil"/>
          <w:bottom w:val="nil"/>
          <w:right w:val="nil"/>
          <w:between w:val="nil"/>
        </w:pBdr>
        <w:spacing w:line="480" w:lineRule="auto"/>
        <w:rPr>
          <w:del w:id="1054" w:author="PHILIP ANTHONY MARTIN" w:date="2024-04-02T11:05:00Z"/>
        </w:rPr>
      </w:pPr>
      <w:del w:id="1055" w:author="PHILIP ANTHONY MARTIN" w:date="2024-04-02T11:05:00Z">
        <w:r w:rsidRPr="00B44C70" w:rsidDel="000B1119">
          <w:rPr>
            <w:lang w:val="es-ES"/>
          </w:rPr>
          <w:delText xml:space="preserve">Aupic-Samain, A., Santonja, M., Chomel, M., Pereira, S., Quer, E., Lecareux, C., Limousin, J.-M., Ourcival, J.-M., Simioni, G., Gauquelin, T., Fernandez, C., &amp; Baldy, V. (2021). </w:delText>
        </w:r>
        <w:r w:rsidDel="000B1119">
          <w:delText xml:space="preserve">Soil biota response to experimental rainfall reduction depends on the dominant tree species in mature northern Mediterranean forests. </w:delText>
        </w:r>
        <w:r w:rsidRPr="00B44C70" w:rsidDel="000B1119">
          <w:rPr>
            <w:i/>
          </w:rPr>
          <w:delText>Soil Biology &amp; Biochemistry</w:delText>
        </w:r>
        <w:r w:rsidDel="000B1119">
          <w:delText xml:space="preserve">, </w:delText>
        </w:r>
        <w:r w:rsidRPr="00B44C70" w:rsidDel="000B1119">
          <w:rPr>
            <w:i/>
          </w:rPr>
          <w:delText>154</w:delText>
        </w:r>
        <w:r w:rsidDel="000B1119">
          <w:delText>, 108122. https://doi.org/10.1016/j.soilbio.2020.108122</w:delText>
        </w:r>
      </w:del>
    </w:p>
    <w:p w14:paraId="76AAC83C" w14:textId="74248726" w:rsidR="00A45A19" w:rsidDel="000B1119" w:rsidRDefault="00A45A19" w:rsidP="005B4C8A">
      <w:pPr>
        <w:widowControl w:val="0"/>
        <w:pBdr>
          <w:top w:val="nil"/>
          <w:left w:val="nil"/>
          <w:bottom w:val="nil"/>
          <w:right w:val="nil"/>
          <w:between w:val="nil"/>
        </w:pBdr>
        <w:spacing w:line="480" w:lineRule="auto"/>
        <w:rPr>
          <w:del w:id="1056" w:author="PHILIP ANTHONY MARTIN" w:date="2024-04-02T11:05:00Z"/>
        </w:rPr>
      </w:pPr>
      <w:del w:id="1057" w:author="PHILIP ANTHONY MARTIN" w:date="2024-04-02T11:05:00Z">
        <w:r w:rsidDel="000B1119">
          <w:delText xml:space="preserve">Barton, K. (2015). </w:delText>
        </w:r>
        <w:r w:rsidRPr="00B44C70" w:rsidDel="000B1119">
          <w:rPr>
            <w:i/>
          </w:rPr>
          <w:delText>MuMIn: multi-model inference</w:delText>
        </w:r>
        <w:r w:rsidDel="000B1119">
          <w:delText xml:space="preserve"> (1.15.1).</w:delText>
        </w:r>
      </w:del>
    </w:p>
    <w:p w14:paraId="7A3F8C88" w14:textId="1D27B628" w:rsidR="00A45A19" w:rsidDel="000B1119" w:rsidRDefault="00A45A19" w:rsidP="005B4C8A">
      <w:pPr>
        <w:widowControl w:val="0"/>
        <w:pBdr>
          <w:top w:val="nil"/>
          <w:left w:val="nil"/>
          <w:bottom w:val="nil"/>
          <w:right w:val="nil"/>
          <w:between w:val="nil"/>
        </w:pBdr>
        <w:spacing w:line="480" w:lineRule="auto"/>
        <w:rPr>
          <w:del w:id="1058" w:author="PHILIP ANTHONY MARTIN" w:date="2024-04-02T11:05:00Z"/>
        </w:rPr>
      </w:pPr>
      <w:del w:id="1059" w:author="PHILIP ANTHONY MARTIN" w:date="2024-04-02T11:05:00Z">
        <w:r w:rsidDel="000B1119">
          <w:delText>Beaumelle, L., Tison, L., Eisenhauer, N., Hines, J., Malladi, S., Pelosi, C., Thouvenot, L., &amp; Phillips, H. R. P. (2023). Pesticide effects on soil fauna communities—A meta</w:delText>
        </w:r>
        <w:r w:rsidDel="000B1119">
          <w:rPr>
            <w:rFonts w:ascii="Cambria Math" w:hAnsi="Cambria Math" w:cs="Cambria Math"/>
          </w:rPr>
          <w:delText>‐</w:delText>
        </w:r>
        <w:r w:rsidDel="000B1119">
          <w:delText xml:space="preserve">analysis. </w:delText>
        </w:r>
        <w:r w:rsidRPr="00B44C70" w:rsidDel="000B1119">
          <w:rPr>
            <w:i/>
          </w:rPr>
          <w:delText>The Journal of Applied Ecology</w:delText>
        </w:r>
        <w:r w:rsidDel="000B1119">
          <w:delText>. https://doi.org/10.1111/1365-2664.14437</w:delText>
        </w:r>
      </w:del>
    </w:p>
    <w:p w14:paraId="4192C1F5" w14:textId="3EB3F525" w:rsidR="00A45A19" w:rsidDel="000B1119" w:rsidRDefault="00A45A19" w:rsidP="005B4C8A">
      <w:pPr>
        <w:widowControl w:val="0"/>
        <w:pBdr>
          <w:top w:val="nil"/>
          <w:left w:val="nil"/>
          <w:bottom w:val="nil"/>
          <w:right w:val="nil"/>
          <w:between w:val="nil"/>
        </w:pBdr>
        <w:spacing w:line="480" w:lineRule="auto"/>
        <w:rPr>
          <w:del w:id="1060" w:author="PHILIP ANTHONY MARTIN" w:date="2024-04-02T11:05:00Z"/>
        </w:rPr>
      </w:pPr>
      <w:del w:id="1061" w:author="PHILIP ANTHONY MARTIN" w:date="2024-04-02T11:05:00Z">
        <w:r w:rsidDel="000B1119">
          <w:delText xml:space="preserve">Benton, M. J., Wilf, P., &amp; Sauquet, H. (2022). The Angiosperm Terrestrial Revolution and the origins of modern biodiversity. </w:delText>
        </w:r>
        <w:r w:rsidRPr="00B44C70" w:rsidDel="000B1119">
          <w:rPr>
            <w:i/>
          </w:rPr>
          <w:delText>The New Phytologist</w:delText>
        </w:r>
        <w:r w:rsidDel="000B1119">
          <w:delText xml:space="preserve">, </w:delText>
        </w:r>
        <w:r w:rsidRPr="00B44C70" w:rsidDel="000B1119">
          <w:rPr>
            <w:i/>
          </w:rPr>
          <w:delText>233</w:delText>
        </w:r>
        <w:r w:rsidDel="000B1119">
          <w:delText>(5), 2017–2035. https://doi.org/10.1111/nph.17822</w:delText>
        </w:r>
      </w:del>
    </w:p>
    <w:p w14:paraId="10576531" w14:textId="73758258" w:rsidR="00A45A19" w:rsidDel="000B1119" w:rsidRDefault="00A45A19" w:rsidP="005B4C8A">
      <w:pPr>
        <w:widowControl w:val="0"/>
        <w:pBdr>
          <w:top w:val="nil"/>
          <w:left w:val="nil"/>
          <w:bottom w:val="nil"/>
          <w:right w:val="nil"/>
          <w:between w:val="nil"/>
        </w:pBdr>
        <w:spacing w:line="480" w:lineRule="auto"/>
        <w:rPr>
          <w:del w:id="1062" w:author="PHILIP ANTHONY MARTIN" w:date="2024-04-02T11:05:00Z"/>
        </w:rPr>
      </w:pPr>
      <w:del w:id="1063" w:author="PHILIP ANTHONY MARTIN" w:date="2024-04-02T11:05:00Z">
        <w:r w:rsidDel="000B1119">
          <w:delText xml:space="preserve">Blankinship, J. C., Niklaus, P. A., &amp; Hungate, B. A. (2011). A meta-analysis of responses of soil biota to global change. </w:delText>
        </w:r>
        <w:r w:rsidRPr="00B44C70" w:rsidDel="000B1119">
          <w:rPr>
            <w:i/>
          </w:rPr>
          <w:delText>Oecologia</w:delText>
        </w:r>
        <w:r w:rsidDel="000B1119">
          <w:delText xml:space="preserve">, </w:delText>
        </w:r>
        <w:r w:rsidRPr="00B44C70" w:rsidDel="000B1119">
          <w:rPr>
            <w:i/>
          </w:rPr>
          <w:delText>165</w:delText>
        </w:r>
        <w:r w:rsidDel="000B1119">
          <w:delText>(3), 553–565. https://doi.org/10.1007/s00442-011-1909-0</w:delText>
        </w:r>
      </w:del>
    </w:p>
    <w:p w14:paraId="55C910DB" w14:textId="693A8854" w:rsidR="00A45A19" w:rsidDel="000B1119" w:rsidRDefault="00A45A19" w:rsidP="005B4C8A">
      <w:pPr>
        <w:widowControl w:val="0"/>
        <w:pBdr>
          <w:top w:val="nil"/>
          <w:left w:val="nil"/>
          <w:bottom w:val="nil"/>
          <w:right w:val="nil"/>
          <w:between w:val="nil"/>
        </w:pBdr>
        <w:spacing w:line="480" w:lineRule="auto"/>
        <w:rPr>
          <w:del w:id="1064" w:author="PHILIP ANTHONY MARTIN" w:date="2024-04-02T11:05:00Z"/>
        </w:rPr>
      </w:pPr>
      <w:del w:id="1065" w:author="PHILIP ANTHONY MARTIN" w:date="2024-04-02T11:05:00Z">
        <w:r w:rsidDel="000B1119">
          <w:delTex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delText>
        </w:r>
        <w:r w:rsidRPr="00B44C70" w:rsidDel="000B1119">
          <w:rPr>
            <w:i/>
          </w:rPr>
          <w:delText>People and Nature</w:delText>
        </w:r>
        <w:r w:rsidDel="000B1119">
          <w:delText xml:space="preserve">, </w:delText>
        </w:r>
        <w:r w:rsidRPr="00B44C70" w:rsidDel="000B1119">
          <w:rPr>
            <w:i/>
          </w:rPr>
          <w:delText>2</w:delText>
        </w:r>
        <w:r w:rsidDel="000B1119">
          <w:delText>(2), 380–394. https://doi.org/10.1002/pan3.10071</w:delText>
        </w:r>
      </w:del>
    </w:p>
    <w:p w14:paraId="4BB38BD5" w14:textId="6D57A9D1" w:rsidR="00A45A19" w:rsidDel="000B1119" w:rsidRDefault="00A45A19" w:rsidP="005B4C8A">
      <w:pPr>
        <w:widowControl w:val="0"/>
        <w:pBdr>
          <w:top w:val="nil"/>
          <w:left w:val="nil"/>
          <w:bottom w:val="nil"/>
          <w:right w:val="nil"/>
          <w:between w:val="nil"/>
        </w:pBdr>
        <w:spacing w:line="480" w:lineRule="auto"/>
        <w:rPr>
          <w:del w:id="1066" w:author="PHILIP ANTHONY MARTIN" w:date="2024-04-02T11:05:00Z"/>
        </w:rPr>
      </w:pPr>
      <w:del w:id="1067" w:author="PHILIP ANTHONY MARTIN" w:date="2024-04-02T11:05:00Z">
        <w:r w:rsidDel="000B1119">
          <w:delText xml:space="preserve">Bozada, T., Borden, J., Workman, J., Del Cid, M., Malinowski, J., &amp; Luechtefeld, T. (2021). Sysrev: A FAIR platform for Data Curation and Systematic Evidence Review. In </w:delText>
        </w:r>
        <w:r w:rsidRPr="00B44C70" w:rsidDel="000B1119">
          <w:rPr>
            <w:i/>
          </w:rPr>
          <w:delText>bioRxiv</w:delText>
        </w:r>
        <w:r w:rsidDel="000B1119">
          <w:delText xml:space="preserve"> (p. 2021.03.24.436697). https://doi.org/10.1101/2021.03.24.436697</w:delText>
        </w:r>
      </w:del>
    </w:p>
    <w:p w14:paraId="51857D65" w14:textId="126C7C7B" w:rsidR="00A45A19" w:rsidDel="000B1119" w:rsidRDefault="00A45A19" w:rsidP="005B4C8A">
      <w:pPr>
        <w:widowControl w:val="0"/>
        <w:pBdr>
          <w:top w:val="nil"/>
          <w:left w:val="nil"/>
          <w:bottom w:val="nil"/>
          <w:right w:val="nil"/>
          <w:between w:val="nil"/>
        </w:pBdr>
        <w:spacing w:line="480" w:lineRule="auto"/>
        <w:rPr>
          <w:del w:id="1068" w:author="PHILIP ANTHONY MARTIN" w:date="2024-04-02T11:05:00Z"/>
        </w:rPr>
      </w:pPr>
      <w:del w:id="1069" w:author="PHILIP ANTHONY MARTIN" w:date="2024-04-02T11:05:00Z">
        <w:r w:rsidDel="000B1119">
          <w:delText>Bristol, D., Hassan, K., Blankinship, J. C., &amp; Nielsen, U. N. (2023). Responses of nematode abundances to increased and reduced rainfall under field conditions: A meta</w:delText>
        </w:r>
        <w:r w:rsidDel="000B1119">
          <w:rPr>
            <w:rFonts w:ascii="Cambria Math" w:hAnsi="Cambria Math" w:cs="Cambria Math"/>
          </w:rPr>
          <w:delText>‐</w:delText>
        </w:r>
        <w:r w:rsidDel="000B1119">
          <w:delText xml:space="preserve">analysis. </w:delText>
        </w:r>
        <w:r w:rsidRPr="00B44C70" w:rsidDel="000B1119">
          <w:rPr>
            <w:i/>
          </w:rPr>
          <w:delText xml:space="preserve">Ecosphere </w:delText>
        </w:r>
        <w:r w:rsidDel="000B1119">
          <w:delText xml:space="preserve">, </w:delText>
        </w:r>
        <w:r w:rsidRPr="00B44C70" w:rsidDel="000B1119">
          <w:rPr>
            <w:i/>
          </w:rPr>
          <w:delText>14</w:delText>
        </w:r>
        <w:r w:rsidDel="000B1119">
          <w:delText>(1). https://doi.org/10.1002/ecs2.4364</w:delText>
        </w:r>
      </w:del>
    </w:p>
    <w:p w14:paraId="539425A8" w14:textId="0EEE6FC2" w:rsidR="00A45A19" w:rsidDel="000B1119" w:rsidRDefault="00A45A19" w:rsidP="005B4C8A">
      <w:pPr>
        <w:widowControl w:val="0"/>
        <w:pBdr>
          <w:top w:val="nil"/>
          <w:left w:val="nil"/>
          <w:bottom w:val="nil"/>
          <w:right w:val="nil"/>
          <w:between w:val="nil"/>
        </w:pBdr>
        <w:spacing w:line="480" w:lineRule="auto"/>
        <w:rPr>
          <w:del w:id="1070" w:author="PHILIP ANTHONY MARTIN" w:date="2024-04-02T11:05:00Z"/>
        </w:rPr>
      </w:pPr>
      <w:del w:id="1071" w:author="PHILIP ANTHONY MARTIN" w:date="2024-04-02T11:05:00Z">
        <w:r w:rsidDel="000B1119">
          <w:delText xml:space="preserve">Chase, J. M., &amp; Knight, T. M. (2013). Scale-dependent effect sizes of ecological drivers on biodiversity: why standardised sampling is not enough. </w:delText>
        </w:r>
        <w:r w:rsidRPr="00B44C70" w:rsidDel="000B1119">
          <w:rPr>
            <w:i/>
          </w:rPr>
          <w:delText>Ecology Letters</w:delText>
        </w:r>
        <w:r w:rsidDel="000B1119">
          <w:delText xml:space="preserve">, </w:delText>
        </w:r>
        <w:r w:rsidRPr="00B44C70" w:rsidDel="000B1119">
          <w:rPr>
            <w:i/>
          </w:rPr>
          <w:delText>16 Suppl 1</w:delText>
        </w:r>
        <w:r w:rsidDel="000B1119">
          <w:delText>, 17–26. https://doi.org/10.1111/ele.12112</w:delText>
        </w:r>
      </w:del>
    </w:p>
    <w:p w14:paraId="1498F7D1" w14:textId="1EA0ACFE" w:rsidR="00A45A19" w:rsidRPr="00B44C70" w:rsidDel="000B1119" w:rsidRDefault="00A45A19" w:rsidP="005B4C8A">
      <w:pPr>
        <w:widowControl w:val="0"/>
        <w:pBdr>
          <w:top w:val="nil"/>
          <w:left w:val="nil"/>
          <w:bottom w:val="nil"/>
          <w:right w:val="nil"/>
          <w:between w:val="nil"/>
        </w:pBdr>
        <w:spacing w:line="480" w:lineRule="auto"/>
        <w:rPr>
          <w:del w:id="1072" w:author="PHILIP ANTHONY MARTIN" w:date="2024-04-02T11:05:00Z"/>
          <w:lang w:val="es-ES"/>
          <w:rPrChange w:id="1073" w:author="PHILIP ANTHONY MARTIN" w:date="2024-04-02T07:36:00Z">
            <w:rPr>
              <w:del w:id="1074" w:author="PHILIP ANTHONY MARTIN" w:date="2024-04-02T11:05:00Z"/>
            </w:rPr>
          </w:rPrChange>
        </w:rPr>
      </w:pPr>
      <w:del w:id="1075" w:author="PHILIP ANTHONY MARTIN" w:date="2024-04-02T11:05:00Z">
        <w:r w:rsidDel="000B1119">
          <w:delText xml:space="preserve">Chikoski, J. M., Ferguson, S. H., &amp; Meyer, L. (2006). Effects of water addition on soil arthropods and soil characteristics in a precipitation-limited environment. </w:delText>
        </w:r>
        <w:r w:rsidRPr="00B44C70" w:rsidDel="000B1119">
          <w:rPr>
            <w:i/>
            <w:lang w:val="es-ES"/>
            <w:rPrChange w:id="1076" w:author="PHILIP ANTHONY MARTIN" w:date="2024-04-02T07:36:00Z">
              <w:rPr>
                <w:i/>
              </w:rPr>
            </w:rPrChange>
          </w:rPr>
          <w:delText>Acta Oecologica</w:delText>
        </w:r>
        <w:r w:rsidRPr="00B44C70" w:rsidDel="000B1119">
          <w:rPr>
            <w:lang w:val="es-ES"/>
            <w:rPrChange w:id="1077" w:author="PHILIP ANTHONY MARTIN" w:date="2024-04-02T07:36:00Z">
              <w:rPr/>
            </w:rPrChange>
          </w:rPr>
          <w:delText xml:space="preserve">, </w:delText>
        </w:r>
        <w:r w:rsidRPr="00B44C70" w:rsidDel="000B1119">
          <w:rPr>
            <w:i/>
            <w:lang w:val="es-ES"/>
            <w:rPrChange w:id="1078" w:author="PHILIP ANTHONY MARTIN" w:date="2024-04-02T07:36:00Z">
              <w:rPr>
                <w:i/>
              </w:rPr>
            </w:rPrChange>
          </w:rPr>
          <w:delText>30</w:delText>
        </w:r>
        <w:r w:rsidRPr="00B44C70" w:rsidDel="000B1119">
          <w:rPr>
            <w:lang w:val="es-ES"/>
            <w:rPrChange w:id="1079" w:author="PHILIP ANTHONY MARTIN" w:date="2024-04-02T07:36:00Z">
              <w:rPr/>
            </w:rPrChange>
          </w:rPr>
          <w:delText>(2), 203–211. https://doi.org/10.1016/j.actao.2006.04.005</w:delText>
        </w:r>
      </w:del>
    </w:p>
    <w:p w14:paraId="6A0514EC" w14:textId="46683DF5" w:rsidR="00A45A19" w:rsidDel="000B1119" w:rsidRDefault="00A45A19" w:rsidP="005B4C8A">
      <w:pPr>
        <w:widowControl w:val="0"/>
        <w:pBdr>
          <w:top w:val="nil"/>
          <w:left w:val="nil"/>
          <w:bottom w:val="nil"/>
          <w:right w:val="nil"/>
          <w:between w:val="nil"/>
        </w:pBdr>
        <w:spacing w:line="480" w:lineRule="auto"/>
        <w:rPr>
          <w:del w:id="1080" w:author="PHILIP ANTHONY MARTIN" w:date="2024-04-02T11:05:00Z"/>
        </w:rPr>
      </w:pPr>
      <w:del w:id="1081" w:author="PHILIP ANTHONY MARTIN" w:date="2024-04-02T11:05:00Z">
        <w:r w:rsidRPr="00B44C70" w:rsidDel="000B1119">
          <w:rPr>
            <w:lang w:val="es-ES"/>
            <w:rPrChange w:id="1082" w:author="PHILIP ANTHONY MARTIN" w:date="2024-04-02T07:36:00Z">
              <w:rPr/>
            </w:rPrChange>
          </w:rPr>
          <w:delText xml:space="preserve">Christie, A. P., Abecasis, D., Adjeroud, M., Alonso, J. C., Amano, T., Anton, A., Baldigo, B. P., Barrientos, R., Bicknell, J. E., Buhl, D. A., &amp; Others. </w:delText>
        </w:r>
        <w:r w:rsidDel="000B1119">
          <w:delText xml:space="preserve">(2020). Quantifying and addressing the prevalence and bias of study designs in the environmental and social sciences. </w:delText>
        </w:r>
        <w:r w:rsidRPr="00B44C70" w:rsidDel="000B1119">
          <w:rPr>
            <w:i/>
          </w:rPr>
          <w:delText>Nature Communications</w:delText>
        </w:r>
        <w:r w:rsidDel="000B1119">
          <w:delText>.</w:delText>
        </w:r>
      </w:del>
    </w:p>
    <w:p w14:paraId="63D3521C" w14:textId="0F3FEA1D" w:rsidR="00A45A19" w:rsidDel="000B1119" w:rsidRDefault="00A45A19" w:rsidP="005B4C8A">
      <w:pPr>
        <w:widowControl w:val="0"/>
        <w:pBdr>
          <w:top w:val="nil"/>
          <w:left w:val="nil"/>
          <w:bottom w:val="nil"/>
          <w:right w:val="nil"/>
          <w:between w:val="nil"/>
        </w:pBdr>
        <w:spacing w:line="480" w:lineRule="auto"/>
        <w:rPr>
          <w:del w:id="1083" w:author="PHILIP ANTHONY MARTIN" w:date="2024-04-02T11:05:00Z"/>
        </w:rPr>
      </w:pPr>
      <w:del w:id="1084" w:author="PHILIP ANTHONY MARTIN" w:date="2024-04-02T11:05:00Z">
        <w:r w:rsidDel="000B1119">
          <w:delText xml:space="preserve">Christie, A. P., Amano, T., Martin, P. A., Shackelford, G. E., Simmons, B. I., &amp; Sutherland, W. J. (2019). Simple study designs in ecology produce inaccurate estimates of biodiversity responses. </w:delText>
        </w:r>
        <w:r w:rsidRPr="00B44C70" w:rsidDel="000B1119">
          <w:rPr>
            <w:i/>
          </w:rPr>
          <w:delText>The Journal of Applied Ecology</w:delText>
        </w:r>
        <w:r w:rsidDel="000B1119">
          <w:delText xml:space="preserve">, </w:delText>
        </w:r>
        <w:r w:rsidRPr="00B44C70" w:rsidDel="000B1119">
          <w:rPr>
            <w:i/>
          </w:rPr>
          <w:delText>56</w:delText>
        </w:r>
        <w:r w:rsidDel="000B1119">
          <w:delText>(12), 2742–2754. https://doi.org/10.1111/1365-2664.13499</w:delText>
        </w:r>
      </w:del>
    </w:p>
    <w:p w14:paraId="0B4DD953" w14:textId="5225CD52" w:rsidR="00A45A19" w:rsidDel="000B1119" w:rsidRDefault="00A45A19" w:rsidP="005B4C8A">
      <w:pPr>
        <w:widowControl w:val="0"/>
        <w:pBdr>
          <w:top w:val="nil"/>
          <w:left w:val="nil"/>
          <w:bottom w:val="nil"/>
          <w:right w:val="nil"/>
          <w:between w:val="nil"/>
        </w:pBdr>
        <w:spacing w:line="480" w:lineRule="auto"/>
        <w:rPr>
          <w:del w:id="1085" w:author="PHILIP ANTHONY MARTIN" w:date="2024-04-02T11:05:00Z"/>
        </w:rPr>
      </w:pPr>
      <w:del w:id="1086" w:author="PHILIP ANTHONY MARTIN" w:date="2024-04-02T11:05:00Z">
        <w:r w:rsidDel="000B1119">
          <w:delText xml:space="preserve">Cohen, J. (1960). A Coefficient of Agreement for Nominal Scales. </w:delText>
        </w:r>
        <w:r w:rsidRPr="00B44C70" w:rsidDel="000B1119">
          <w:rPr>
            <w:i/>
          </w:rPr>
          <w:delText>Educational and Psychological Measurement</w:delText>
        </w:r>
        <w:r w:rsidDel="000B1119">
          <w:delText xml:space="preserve">, </w:delText>
        </w:r>
        <w:r w:rsidRPr="00B44C70" w:rsidDel="000B1119">
          <w:rPr>
            <w:i/>
          </w:rPr>
          <w:delText>20</w:delText>
        </w:r>
        <w:r w:rsidDel="000B1119">
          <w:delText>(1), 37–46. https://doi.org/10.1177/001316446002000104</w:delText>
        </w:r>
      </w:del>
    </w:p>
    <w:p w14:paraId="0F6C5DF5" w14:textId="4459D1EF" w:rsidR="00A45A19" w:rsidDel="000B1119" w:rsidRDefault="00A45A19" w:rsidP="005B4C8A">
      <w:pPr>
        <w:widowControl w:val="0"/>
        <w:pBdr>
          <w:top w:val="nil"/>
          <w:left w:val="nil"/>
          <w:bottom w:val="nil"/>
          <w:right w:val="nil"/>
          <w:between w:val="nil"/>
        </w:pBdr>
        <w:spacing w:line="480" w:lineRule="auto"/>
        <w:rPr>
          <w:del w:id="1087" w:author="PHILIP ANTHONY MARTIN" w:date="2024-04-02T11:05:00Z"/>
        </w:rPr>
      </w:pPr>
      <w:del w:id="1088" w:author="PHILIP ANTHONY MARTIN" w:date="2024-04-02T11:05:00Z">
        <w:r w:rsidDel="000B1119">
          <w:delText xml:space="preserve">Collaboration for Environmental Evidence. (2018). </w:delText>
        </w:r>
        <w:r w:rsidRPr="00B44C70" w:rsidDel="000B1119">
          <w:rPr>
            <w:i/>
          </w:rPr>
          <w:delText>Guidelines and Standards for Evidence synthesis in Environmental Management. Version 5.0</w:delText>
        </w:r>
        <w:r w:rsidDel="000B1119">
          <w:delText xml:space="preserve"> (Pullin, A.S., Frampton, G.K., Livoreil, B., Petrokofsky, G., Ed.). www.environmentalevidence.org/information-for-authors. [Accessed 6/10/21].</w:delText>
        </w:r>
      </w:del>
    </w:p>
    <w:p w14:paraId="0F4D6B8E" w14:textId="2BE03564" w:rsidR="00A45A19" w:rsidDel="000B1119" w:rsidRDefault="00A45A19" w:rsidP="005B4C8A">
      <w:pPr>
        <w:widowControl w:val="0"/>
        <w:pBdr>
          <w:top w:val="nil"/>
          <w:left w:val="nil"/>
          <w:bottom w:val="nil"/>
          <w:right w:val="nil"/>
          <w:between w:val="nil"/>
        </w:pBdr>
        <w:spacing w:line="480" w:lineRule="auto"/>
        <w:rPr>
          <w:del w:id="1089" w:author="PHILIP ANTHONY MARTIN" w:date="2024-04-02T11:05:00Z"/>
        </w:rPr>
      </w:pPr>
      <w:del w:id="1090" w:author="PHILIP ANTHONY MARTIN" w:date="2024-04-02T11:05:00Z">
        <w:r w:rsidDel="000B1119">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B44C70" w:rsidDel="000B1119">
          <w:rPr>
            <w:i/>
          </w:rPr>
          <w:delText>Soil Biology &amp; Biochemistry</w:delText>
        </w:r>
        <w:r w:rsidDel="000B1119">
          <w:delText xml:space="preserve">, </w:delText>
        </w:r>
        <w:r w:rsidRPr="00B44C70" w:rsidDel="000B1119">
          <w:rPr>
            <w:i/>
          </w:rPr>
          <w:delText>110</w:delText>
        </w:r>
        <w:r w:rsidDel="000B1119">
          <w:delText>, 116–133. https://doi.org/10.1016/j.soilbio.2017.03.008</w:delText>
        </w:r>
      </w:del>
    </w:p>
    <w:p w14:paraId="51853AF2" w14:textId="29A47CBD" w:rsidR="00A45A19" w:rsidDel="000B1119" w:rsidRDefault="00A45A19" w:rsidP="005B4C8A">
      <w:pPr>
        <w:widowControl w:val="0"/>
        <w:pBdr>
          <w:top w:val="nil"/>
          <w:left w:val="nil"/>
          <w:bottom w:val="nil"/>
          <w:right w:val="nil"/>
          <w:between w:val="nil"/>
        </w:pBdr>
        <w:spacing w:line="480" w:lineRule="auto"/>
        <w:rPr>
          <w:del w:id="1091" w:author="PHILIP ANTHONY MARTIN" w:date="2024-04-02T11:05:00Z"/>
        </w:rPr>
      </w:pPr>
      <w:del w:id="1092" w:author="PHILIP ANTHONY MARTIN" w:date="2024-04-02T11:05:00Z">
        <w:r w:rsidDel="000B1119">
          <w:delText xml:space="preserve">Culina, A., Crowther, T. W., Ramakers, J. J. C., Gienapp, P., &amp; Visser, M. E. (2018). How to do meta-analysis of open datasets. </w:delText>
        </w:r>
        <w:r w:rsidRPr="00B44C70" w:rsidDel="000B1119">
          <w:rPr>
            <w:i/>
          </w:rPr>
          <w:delText>Nature Ecology &amp; Evolution</w:delText>
        </w:r>
        <w:r w:rsidDel="000B1119">
          <w:delText xml:space="preserve">, </w:delText>
        </w:r>
        <w:r w:rsidRPr="00B44C70" w:rsidDel="000B1119">
          <w:rPr>
            <w:i/>
          </w:rPr>
          <w:delText>2</w:delText>
        </w:r>
        <w:r w:rsidDel="000B1119">
          <w:delText>(7), 1053–1056. https://doi.org/10.1038/s41559-018-0579-2</w:delText>
        </w:r>
      </w:del>
    </w:p>
    <w:p w14:paraId="74FB5646" w14:textId="02DA60D3" w:rsidR="00A45A19" w:rsidDel="000B1119" w:rsidRDefault="00A45A19" w:rsidP="005B4C8A">
      <w:pPr>
        <w:widowControl w:val="0"/>
        <w:pBdr>
          <w:top w:val="nil"/>
          <w:left w:val="nil"/>
          <w:bottom w:val="nil"/>
          <w:right w:val="nil"/>
          <w:between w:val="nil"/>
        </w:pBdr>
        <w:spacing w:line="480" w:lineRule="auto"/>
        <w:rPr>
          <w:del w:id="1093" w:author="PHILIP ANTHONY MARTIN" w:date="2024-04-02T11:05:00Z"/>
        </w:rPr>
      </w:pPr>
      <w:del w:id="1094" w:author="PHILIP ANTHONY MARTIN" w:date="2024-04-02T11:05:00Z">
        <w:r w:rsidDel="000B1119">
          <w:delTex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B44C70" w:rsidDel="000B1119">
          <w:rPr>
            <w:i/>
          </w:rPr>
          <w:delText>PeerJ</w:delText>
        </w:r>
        <w:r w:rsidDel="000B1119">
          <w:delText xml:space="preserve">, </w:delText>
        </w:r>
        <w:r w:rsidRPr="00B44C70" w:rsidDel="000B1119">
          <w:rPr>
            <w:i/>
          </w:rPr>
          <w:delText>8</w:delText>
        </w:r>
        <w:r w:rsidDel="000B1119">
          <w:delText>, e9750. https://doi.org/10.7717/peerj.9750</w:delText>
        </w:r>
      </w:del>
    </w:p>
    <w:p w14:paraId="4F4CC400" w14:textId="497DD9D3" w:rsidR="00A45A19" w:rsidDel="000B1119" w:rsidRDefault="00A45A19" w:rsidP="005B4C8A">
      <w:pPr>
        <w:widowControl w:val="0"/>
        <w:pBdr>
          <w:top w:val="nil"/>
          <w:left w:val="nil"/>
          <w:bottom w:val="nil"/>
          <w:right w:val="nil"/>
          <w:between w:val="nil"/>
        </w:pBdr>
        <w:spacing w:line="480" w:lineRule="auto"/>
        <w:rPr>
          <w:del w:id="1095" w:author="PHILIP ANTHONY MARTIN" w:date="2024-04-02T11:05:00Z"/>
        </w:rPr>
      </w:pPr>
      <w:del w:id="1096" w:author="PHILIP ANTHONY MARTIN" w:date="2024-04-02T11:05:00Z">
        <w:r w:rsidDel="000B1119">
          <w:delText xml:space="preserve">Deng, L., Peng, C., Kim, D.-G., Li, J., Liu, Y., Hai, X., Liu, Q., Huang, C., Shangguan, Z., &amp; Kuzyakov, Y. (2021). Drought effects on soil carbon and nitrogen dynamics in global natural ecosystems. </w:delText>
        </w:r>
        <w:r w:rsidRPr="00B44C70" w:rsidDel="000B1119">
          <w:rPr>
            <w:i/>
          </w:rPr>
          <w:delText>Earth-Science Reviews</w:delText>
        </w:r>
        <w:r w:rsidDel="000B1119">
          <w:delText xml:space="preserve">, </w:delText>
        </w:r>
        <w:r w:rsidRPr="00B44C70" w:rsidDel="000B1119">
          <w:rPr>
            <w:i/>
          </w:rPr>
          <w:delText>214</w:delText>
        </w:r>
        <w:r w:rsidDel="000B1119">
          <w:delText>, 103501. https://doi.org/10.1016/j.earscirev.2020.103501</w:delText>
        </w:r>
      </w:del>
    </w:p>
    <w:p w14:paraId="260EF42F" w14:textId="489A8161" w:rsidR="00A45A19" w:rsidRPr="00B44C70" w:rsidDel="000B1119" w:rsidRDefault="00A45A19" w:rsidP="005B4C8A">
      <w:pPr>
        <w:widowControl w:val="0"/>
        <w:pBdr>
          <w:top w:val="nil"/>
          <w:left w:val="nil"/>
          <w:bottom w:val="nil"/>
          <w:right w:val="nil"/>
          <w:between w:val="nil"/>
        </w:pBdr>
        <w:spacing w:line="480" w:lineRule="auto"/>
        <w:rPr>
          <w:del w:id="1097" w:author="PHILIP ANTHONY MARTIN" w:date="2024-04-02T11:05:00Z"/>
          <w:lang w:val="es-ES"/>
          <w:rPrChange w:id="1098" w:author="PHILIP ANTHONY MARTIN" w:date="2024-04-02T07:36:00Z">
            <w:rPr>
              <w:del w:id="1099" w:author="PHILIP ANTHONY MARTIN" w:date="2024-04-02T11:05:00Z"/>
            </w:rPr>
          </w:rPrChange>
        </w:rPr>
      </w:pPr>
      <w:del w:id="1100" w:author="PHILIP ANTHONY MARTIN" w:date="2024-04-02T11:05:00Z">
        <w:r w:rsidDel="000B1119">
          <w:delText xml:space="preserve">Dornelas, M., Gotelli, N. J., McGill, B., Shimadzu, H., Moyes, F., Sievers, C., &amp; Magurran, A. E. (2014). Assemblage time series reveal biodiversity change but not systematic loss. </w:delText>
        </w:r>
        <w:r w:rsidRPr="00B44C70" w:rsidDel="000B1119">
          <w:rPr>
            <w:i/>
            <w:lang w:val="es-ES"/>
            <w:rPrChange w:id="1101" w:author="PHILIP ANTHONY MARTIN" w:date="2024-04-02T07:36:00Z">
              <w:rPr>
                <w:i/>
              </w:rPr>
            </w:rPrChange>
          </w:rPr>
          <w:delText>Science</w:delText>
        </w:r>
        <w:r w:rsidRPr="00B44C70" w:rsidDel="000B1119">
          <w:rPr>
            <w:lang w:val="es-ES"/>
            <w:rPrChange w:id="1102" w:author="PHILIP ANTHONY MARTIN" w:date="2024-04-02T07:36:00Z">
              <w:rPr/>
            </w:rPrChange>
          </w:rPr>
          <w:delText xml:space="preserve">, </w:delText>
        </w:r>
        <w:r w:rsidRPr="00B44C70" w:rsidDel="000B1119">
          <w:rPr>
            <w:i/>
            <w:lang w:val="es-ES"/>
            <w:rPrChange w:id="1103" w:author="PHILIP ANTHONY MARTIN" w:date="2024-04-02T07:36:00Z">
              <w:rPr>
                <w:i/>
              </w:rPr>
            </w:rPrChange>
          </w:rPr>
          <w:delText>344</w:delText>
        </w:r>
        <w:r w:rsidRPr="00B44C70" w:rsidDel="000B1119">
          <w:rPr>
            <w:lang w:val="es-ES"/>
            <w:rPrChange w:id="1104" w:author="PHILIP ANTHONY MARTIN" w:date="2024-04-02T07:36:00Z">
              <w:rPr/>
            </w:rPrChange>
          </w:rPr>
          <w:delText>(6181), 296–299. https://doi.org/10.1126/science.1248484</w:delText>
        </w:r>
      </w:del>
    </w:p>
    <w:p w14:paraId="37F3B759" w14:textId="26F48896" w:rsidR="00A45A19" w:rsidDel="000B1119" w:rsidRDefault="00A45A19" w:rsidP="005B4C8A">
      <w:pPr>
        <w:widowControl w:val="0"/>
        <w:pBdr>
          <w:top w:val="nil"/>
          <w:left w:val="nil"/>
          <w:bottom w:val="nil"/>
          <w:right w:val="nil"/>
          <w:between w:val="nil"/>
        </w:pBdr>
        <w:spacing w:line="480" w:lineRule="auto"/>
        <w:rPr>
          <w:del w:id="1105" w:author="PHILIP ANTHONY MARTIN" w:date="2024-04-02T11:05:00Z"/>
        </w:rPr>
      </w:pPr>
      <w:del w:id="1106" w:author="PHILIP ANTHONY MARTIN" w:date="2024-04-02T11:05:00Z">
        <w:r w:rsidRPr="00B44C70" w:rsidDel="000B1119">
          <w:rPr>
            <w:lang w:val="es-ES"/>
            <w:rPrChange w:id="1107" w:author="PHILIP ANTHONY MARTIN" w:date="2024-04-02T07:36:00Z">
              <w:rPr/>
            </w:rPrChange>
          </w:rPr>
          <w:delText xml:space="preserve">Doughty, C. E., Metcalfe, D. B., Girardin, C. A. J., Amézquita, F. F., Cabrera, D. G., Huasco, W. H., Silva-Espejo, J. E., Araujo-Murakami, A., da Costa, M. C., Rocha, W., Feldpausch, T. R., Mendoza, A. L. M., da Costa, A. C. L., Meir, P., Phillips, O. L., &amp; Malhi, Y. (2015). </w:delText>
        </w:r>
        <w:r w:rsidDel="000B1119">
          <w:delText xml:space="preserve">Drought impact on forest carbon dynamics and fluxes in Amazonia. </w:delText>
        </w:r>
        <w:r w:rsidRPr="00B44C70" w:rsidDel="000B1119">
          <w:rPr>
            <w:i/>
          </w:rPr>
          <w:delText>Nature</w:delText>
        </w:r>
        <w:r w:rsidDel="000B1119">
          <w:delText xml:space="preserve">, </w:delText>
        </w:r>
        <w:r w:rsidRPr="00B44C70" w:rsidDel="000B1119">
          <w:rPr>
            <w:i/>
          </w:rPr>
          <w:delText>519</w:delText>
        </w:r>
        <w:r w:rsidDel="000B1119">
          <w:delText>(7541), 78–82. https://doi.org/10.1038/nature14213</w:delText>
        </w:r>
      </w:del>
    </w:p>
    <w:p w14:paraId="0DAFA520" w14:textId="787561A4" w:rsidR="00A45A19" w:rsidDel="000B1119" w:rsidRDefault="00A45A19" w:rsidP="005B4C8A">
      <w:pPr>
        <w:widowControl w:val="0"/>
        <w:pBdr>
          <w:top w:val="nil"/>
          <w:left w:val="nil"/>
          <w:bottom w:val="nil"/>
          <w:right w:val="nil"/>
          <w:between w:val="nil"/>
        </w:pBdr>
        <w:spacing w:line="480" w:lineRule="auto"/>
        <w:rPr>
          <w:del w:id="1108" w:author="PHILIP ANTHONY MARTIN" w:date="2024-04-02T11:05:00Z"/>
        </w:rPr>
      </w:pPr>
      <w:del w:id="1109" w:author="PHILIP ANTHONY MARTIN" w:date="2024-04-02T11:05:00Z">
        <w:r w:rsidDel="000B1119">
          <w:delText>Eisenhauer, N., Cesarz, S., Koller, R., Worm, K., &amp; Reich, P. B. (2012). Global change belowground: impacts of elevated CO</w:delText>
        </w:r>
        <w:r w:rsidRPr="00B44C70" w:rsidDel="000B1119">
          <w:rPr>
            <w:vertAlign w:val="subscript"/>
          </w:rPr>
          <w:delText>2</w:delText>
        </w:r>
        <w:r w:rsidDel="000B1119">
          <w:delText xml:space="preserve">, nitrogen, and summer drought on soil food webs and biodiversity. </w:delText>
        </w:r>
        <w:r w:rsidRPr="00B44C70" w:rsidDel="000B1119">
          <w:rPr>
            <w:i/>
          </w:rPr>
          <w:delText>Global Change Biology</w:delText>
        </w:r>
        <w:r w:rsidDel="000B1119">
          <w:delText xml:space="preserve">, </w:delText>
        </w:r>
        <w:r w:rsidRPr="00B44C70" w:rsidDel="000B1119">
          <w:rPr>
            <w:i/>
          </w:rPr>
          <w:delText>18</w:delText>
        </w:r>
        <w:r w:rsidDel="000B1119">
          <w:delText>(2), 435–447. https://doi.org/10.1111/j.1365-2486.2011.02555.x</w:delText>
        </w:r>
      </w:del>
    </w:p>
    <w:p w14:paraId="7F327FC2" w14:textId="63B47C46" w:rsidR="00A45A19" w:rsidDel="000B1119" w:rsidRDefault="00A45A19" w:rsidP="005B4C8A">
      <w:pPr>
        <w:widowControl w:val="0"/>
        <w:pBdr>
          <w:top w:val="nil"/>
          <w:left w:val="nil"/>
          <w:bottom w:val="nil"/>
          <w:right w:val="nil"/>
          <w:between w:val="nil"/>
        </w:pBdr>
        <w:spacing w:line="480" w:lineRule="auto"/>
        <w:rPr>
          <w:del w:id="1110" w:author="PHILIP ANTHONY MARTIN" w:date="2024-04-02T11:05:00Z"/>
        </w:rPr>
      </w:pPr>
      <w:del w:id="1111" w:author="PHILIP ANTHONY MARTIN" w:date="2024-04-02T11:05:00Z">
        <w:r w:rsidDel="000B1119">
          <w:delText xml:space="preserve">Erktan, A., Or, D., &amp; Scheu, S. (2020). The physical structure of soil: Determinant and consequence of trophic interactions. </w:delText>
        </w:r>
        <w:r w:rsidRPr="00B44C70" w:rsidDel="000B1119">
          <w:rPr>
            <w:i/>
          </w:rPr>
          <w:delText>Soil Biology &amp; Biochemistry</w:delText>
        </w:r>
        <w:r w:rsidDel="000B1119">
          <w:delText xml:space="preserve">, </w:delText>
        </w:r>
        <w:r w:rsidRPr="00B44C70" w:rsidDel="000B1119">
          <w:rPr>
            <w:i/>
          </w:rPr>
          <w:delText>148</w:delText>
        </w:r>
        <w:r w:rsidDel="000B1119">
          <w:delText>, 107876. https://doi.org/10.1016/j.soilbio.2020.107876</w:delText>
        </w:r>
      </w:del>
    </w:p>
    <w:p w14:paraId="3187B188" w14:textId="37DB51E4" w:rsidR="00A45A19" w:rsidDel="000B1119" w:rsidRDefault="00A45A19" w:rsidP="005B4C8A">
      <w:pPr>
        <w:widowControl w:val="0"/>
        <w:pBdr>
          <w:top w:val="nil"/>
          <w:left w:val="nil"/>
          <w:bottom w:val="nil"/>
          <w:right w:val="nil"/>
          <w:between w:val="nil"/>
        </w:pBdr>
        <w:spacing w:line="480" w:lineRule="auto"/>
        <w:rPr>
          <w:del w:id="1112" w:author="PHILIP ANTHONY MARTIN" w:date="2024-04-02T11:05:00Z"/>
        </w:rPr>
      </w:pPr>
      <w:del w:id="1113" w:author="PHILIP ANTHONY MARTIN" w:date="2024-04-02T11:05:00Z">
        <w:r w:rsidDel="000B1119">
          <w:delText xml:space="preserve">Evans, D. H. (2008). </w:delText>
        </w:r>
        <w:r w:rsidRPr="00B44C70" w:rsidDel="000B1119">
          <w:rPr>
            <w:i/>
          </w:rPr>
          <w:delText>Osmotic and Ionic Regulation: Cells and Animals</w:delText>
        </w:r>
        <w:r w:rsidDel="000B1119">
          <w:delText>. CRC Press. https://play.google.com/store/books/details?id=1zP4bYDWq_wC</w:delText>
        </w:r>
      </w:del>
    </w:p>
    <w:p w14:paraId="202072B2" w14:textId="6FBDD982" w:rsidR="00A45A19" w:rsidDel="000B1119" w:rsidRDefault="00A45A19" w:rsidP="005B4C8A">
      <w:pPr>
        <w:widowControl w:val="0"/>
        <w:pBdr>
          <w:top w:val="nil"/>
          <w:left w:val="nil"/>
          <w:bottom w:val="nil"/>
          <w:right w:val="nil"/>
          <w:between w:val="nil"/>
        </w:pBdr>
        <w:spacing w:line="480" w:lineRule="auto"/>
        <w:rPr>
          <w:del w:id="1114" w:author="PHILIP ANTHONY MARTIN" w:date="2024-04-02T11:05:00Z"/>
        </w:rPr>
      </w:pPr>
      <w:del w:id="1115" w:author="PHILIP ANTHONY MARTIN" w:date="2024-04-02T11:05:00Z">
        <w:r w:rsidRPr="00B44C70" w:rsidDel="000B1119">
          <w:rPr>
            <w:lang w:val="es-ES"/>
            <w:rPrChange w:id="1116" w:author="PHILIP ANTHONY MARTIN" w:date="2024-04-02T07:36:00Z">
              <w:rPr/>
            </w:rPrChange>
          </w:rPr>
          <w:delText xml:space="preserve">Ferrín, M., Márquez, L., Petersen, H., Salmon, S., Ponge, J.-F., Arnedo, M., Emmett, B., Beier, C., Schmidt, I. K., Tietema, A., de Angelis, P., Liberati, D., Kovács-Láng, E., Kröel-Dulay, G., Estiarte, M., Bartrons, M., Peñuelas, J., &amp; Peguero, G. (2023). </w:delText>
        </w:r>
        <w:r w:rsidDel="000B1119">
          <w:delText>Trait</w:delText>
        </w:r>
        <w:r w:rsidDel="000B1119">
          <w:rPr>
            <w:rFonts w:ascii="Cambria Math" w:hAnsi="Cambria Math" w:cs="Cambria Math"/>
          </w:rPr>
          <w:delText>‐</w:delText>
        </w:r>
        <w:r w:rsidDel="000B1119">
          <w:delText xml:space="preserve">mediated responses to aridity and experimental drought by springtail communities across Europe. </w:delText>
        </w:r>
        <w:r w:rsidRPr="00B44C70" w:rsidDel="000B1119">
          <w:rPr>
            <w:i/>
          </w:rPr>
          <w:delText>Functional Ecology</w:delText>
        </w:r>
        <w:r w:rsidDel="000B1119">
          <w:delText xml:space="preserve">, </w:delText>
        </w:r>
        <w:r w:rsidRPr="00B44C70" w:rsidDel="000B1119">
          <w:rPr>
            <w:i/>
          </w:rPr>
          <w:delText>37</w:delText>
        </w:r>
        <w:r w:rsidDel="000B1119">
          <w:delText>(1), 44–56. https://doi.org/10.1111/1365-2435.14036</w:delText>
        </w:r>
      </w:del>
    </w:p>
    <w:p w14:paraId="0D9109C0" w14:textId="0D76168A" w:rsidR="00A45A19" w:rsidDel="000B1119" w:rsidRDefault="00A45A19" w:rsidP="005B4C8A">
      <w:pPr>
        <w:widowControl w:val="0"/>
        <w:pBdr>
          <w:top w:val="nil"/>
          <w:left w:val="nil"/>
          <w:bottom w:val="nil"/>
          <w:right w:val="nil"/>
          <w:between w:val="nil"/>
        </w:pBdr>
        <w:spacing w:line="480" w:lineRule="auto"/>
        <w:rPr>
          <w:del w:id="1117" w:author="PHILIP ANTHONY MARTIN" w:date="2024-04-02T11:05:00Z"/>
        </w:rPr>
      </w:pPr>
      <w:del w:id="1118" w:author="PHILIP ANTHONY MARTIN" w:date="2024-04-02T11:05:00Z">
        <w:r w:rsidDel="000B1119">
          <w:delText xml:space="preserve">Fischer, J., Ritchie, E. G., &amp; Hanspach, J. (2012). Academia’s obsession with quantity. </w:delText>
        </w:r>
        <w:r w:rsidRPr="00B44C70" w:rsidDel="000B1119">
          <w:rPr>
            <w:i/>
          </w:rPr>
          <w:delText>Trends in Ecology &amp; Evolution</w:delText>
        </w:r>
        <w:r w:rsidDel="000B1119">
          <w:delText xml:space="preserve">, </w:delText>
        </w:r>
        <w:r w:rsidRPr="00B44C70" w:rsidDel="000B1119">
          <w:rPr>
            <w:i/>
          </w:rPr>
          <w:delText>27</w:delText>
        </w:r>
        <w:r w:rsidDel="000B1119">
          <w:delText>(9), 473–474. https://doi.org/10.1016/j.tree.2012.05.010</w:delText>
        </w:r>
      </w:del>
    </w:p>
    <w:p w14:paraId="284B68E5" w14:textId="59CBC2AC" w:rsidR="00A45A19" w:rsidDel="000B1119" w:rsidRDefault="00A45A19" w:rsidP="005B4C8A">
      <w:pPr>
        <w:widowControl w:val="0"/>
        <w:pBdr>
          <w:top w:val="nil"/>
          <w:left w:val="nil"/>
          <w:bottom w:val="nil"/>
          <w:right w:val="nil"/>
          <w:between w:val="nil"/>
        </w:pBdr>
        <w:spacing w:line="480" w:lineRule="auto"/>
        <w:rPr>
          <w:del w:id="1119" w:author="PHILIP ANTHONY MARTIN" w:date="2024-04-02T11:05:00Z"/>
        </w:rPr>
      </w:pPr>
      <w:del w:id="1120" w:author="PHILIP ANTHONY MARTIN" w:date="2024-04-02T11:05:00Z">
        <w:r w:rsidDel="000B1119">
          <w:delText xml:space="preserve">Fleming, P. A., Wentzel, J. J., Dundas, S. J., Kreplins, T. L., Craig, M. D., &amp; Hardy, G. E. S. J. (2021). Global meta-analysis of tree decline impacts on fauna. </w:delText>
        </w:r>
        <w:r w:rsidRPr="00B44C70" w:rsidDel="000B1119">
          <w:rPr>
            <w:i/>
          </w:rPr>
          <w:delText>Biological Reviews of the Cambridge Philosophical Society</w:delText>
        </w:r>
        <w:r w:rsidDel="000B1119">
          <w:delText xml:space="preserve">, </w:delText>
        </w:r>
        <w:r w:rsidRPr="00B44C70" w:rsidDel="000B1119">
          <w:rPr>
            <w:i/>
          </w:rPr>
          <w:delText>96</w:delText>
        </w:r>
        <w:r w:rsidDel="000B1119">
          <w:delText>(5), 1744–1768. https://doi.org/10.1111/brv.12725</w:delText>
        </w:r>
      </w:del>
    </w:p>
    <w:p w14:paraId="4A883983" w14:textId="191E3DAD" w:rsidR="00A45A19" w:rsidDel="000B1119" w:rsidRDefault="00A45A19" w:rsidP="005B4C8A">
      <w:pPr>
        <w:widowControl w:val="0"/>
        <w:pBdr>
          <w:top w:val="nil"/>
          <w:left w:val="nil"/>
          <w:bottom w:val="nil"/>
          <w:right w:val="nil"/>
          <w:between w:val="nil"/>
        </w:pBdr>
        <w:spacing w:line="480" w:lineRule="auto"/>
        <w:rPr>
          <w:del w:id="1121" w:author="PHILIP ANTHONY MARTIN" w:date="2024-04-02T11:05:00Z"/>
        </w:rPr>
      </w:pPr>
      <w:del w:id="1122" w:author="PHILIP ANTHONY MARTIN" w:date="2024-04-02T11:05:00Z">
        <w:r w:rsidRPr="00B44C70" w:rsidDel="000B1119">
          <w:rPr>
            <w:lang w:val="es-ES"/>
            <w:rPrChange w:id="1123" w:author="PHILIP ANTHONY MARTIN" w:date="2024-04-02T07:36:00Z">
              <w:rPr/>
            </w:rPrChange>
          </w:rPr>
          <w:delText xml:space="preserve">Flores, O., Deckmyn, G., Yuste, J. C., Javaux, M., &amp; Uvarov, A. (2021). </w:delText>
        </w:r>
        <w:r w:rsidDel="000B1119">
          <w:delText xml:space="preserve">KEYLINK: towards a more integrative soil representation for inclusion in ecosystem scale models—II: model description, implementation and testing. </w:delText>
        </w:r>
        <w:r w:rsidRPr="00B44C70" w:rsidDel="000B1119">
          <w:rPr>
            <w:i/>
          </w:rPr>
          <w:delText>PeerJ</w:delText>
        </w:r>
        <w:r w:rsidDel="000B1119">
          <w:delText>. https://peerj.com/articles/10707/</w:delText>
        </w:r>
      </w:del>
    </w:p>
    <w:p w14:paraId="08D126BB" w14:textId="5CDEF5EA" w:rsidR="00A45A19" w:rsidDel="000B1119" w:rsidRDefault="00A45A19" w:rsidP="005B4C8A">
      <w:pPr>
        <w:widowControl w:val="0"/>
        <w:pBdr>
          <w:top w:val="nil"/>
          <w:left w:val="nil"/>
          <w:bottom w:val="nil"/>
          <w:right w:val="nil"/>
          <w:between w:val="nil"/>
        </w:pBdr>
        <w:spacing w:line="480" w:lineRule="auto"/>
        <w:rPr>
          <w:del w:id="1124" w:author="PHILIP ANTHONY MARTIN" w:date="2024-04-02T11:05:00Z"/>
        </w:rPr>
      </w:pPr>
      <w:del w:id="1125" w:author="PHILIP ANTHONY MARTIN" w:date="2024-04-02T11:05:00Z">
        <w:r w:rsidDel="000B1119">
          <w:delText xml:space="preserve">Fraser, P. M., Schon, N. L., Piercy, J. E., Mackay, A. D., &amp; Minor, M. A. (2012). Influence of summer irrigation on soil invertebrate populations in a long-term sheep irrigation trial at Winchmore (Canterbury). </w:delText>
        </w:r>
        <w:r w:rsidRPr="00B44C70" w:rsidDel="000B1119">
          <w:rPr>
            <w:i/>
          </w:rPr>
          <w:delText>New Zealand Journal of Agricultural Research</w:delText>
        </w:r>
        <w:r w:rsidDel="000B1119">
          <w:delText xml:space="preserve">, </w:delText>
        </w:r>
        <w:r w:rsidRPr="00B44C70" w:rsidDel="000B1119">
          <w:rPr>
            <w:i/>
          </w:rPr>
          <w:delText>55</w:delText>
        </w:r>
        <w:r w:rsidDel="000B1119">
          <w:delText>(2), 165–180. https://doi.org/10.1080/00288233.2012.662902</w:delText>
        </w:r>
      </w:del>
    </w:p>
    <w:p w14:paraId="3EF90E64" w14:textId="74868804" w:rsidR="00A45A19" w:rsidDel="000B1119" w:rsidRDefault="00A45A19" w:rsidP="005B4C8A">
      <w:pPr>
        <w:widowControl w:val="0"/>
        <w:pBdr>
          <w:top w:val="nil"/>
          <w:left w:val="nil"/>
          <w:bottom w:val="nil"/>
          <w:right w:val="nil"/>
          <w:between w:val="nil"/>
        </w:pBdr>
        <w:spacing w:line="480" w:lineRule="auto"/>
        <w:rPr>
          <w:del w:id="1126" w:author="PHILIP ANTHONY MARTIN" w:date="2024-04-02T11:05:00Z"/>
        </w:rPr>
      </w:pPr>
      <w:del w:id="1127" w:author="PHILIP ANTHONY MARTIN" w:date="2024-04-02T11:05:00Z">
        <w:r w:rsidDel="000B1119">
          <w:delText xml:space="preserve">Frew, A., Nielsen, U. N., Riegler, M., &amp; Johnson, S. N. (2013). Do eucalypt plantation management practices create understory reservoirs of scarab beetle pests in the soil? </w:delText>
        </w:r>
        <w:r w:rsidRPr="00B44C70" w:rsidDel="000B1119">
          <w:rPr>
            <w:i/>
          </w:rPr>
          <w:delText>Forest Ecology and Management</w:delText>
        </w:r>
        <w:r w:rsidDel="000B1119">
          <w:delText xml:space="preserve">, </w:delText>
        </w:r>
        <w:r w:rsidRPr="00B44C70" w:rsidDel="000B1119">
          <w:rPr>
            <w:i/>
          </w:rPr>
          <w:delText>306</w:delText>
        </w:r>
        <w:r w:rsidDel="000B1119">
          <w:delText>, 275–280. https://doi.org/10.1016/j.foreco.2013.06.051</w:delText>
        </w:r>
      </w:del>
    </w:p>
    <w:p w14:paraId="582F46CB" w14:textId="1DC18F97" w:rsidR="00A45A19" w:rsidDel="000B1119" w:rsidRDefault="00A45A19" w:rsidP="005B4C8A">
      <w:pPr>
        <w:widowControl w:val="0"/>
        <w:pBdr>
          <w:top w:val="nil"/>
          <w:left w:val="nil"/>
          <w:bottom w:val="nil"/>
          <w:right w:val="nil"/>
          <w:between w:val="nil"/>
        </w:pBdr>
        <w:spacing w:line="480" w:lineRule="auto"/>
        <w:rPr>
          <w:del w:id="1128" w:author="PHILIP ANTHONY MARTIN" w:date="2024-04-02T11:05:00Z"/>
        </w:rPr>
      </w:pPr>
      <w:del w:id="1129" w:author="PHILIP ANTHONY MARTIN" w:date="2024-04-02T11:05:00Z">
        <w:r w:rsidDel="000B1119">
          <w:delText xml:space="preserve">Gerard, B. M. (1967). Factors Affecting Earthworms in Pastures. </w:delText>
        </w:r>
        <w:r w:rsidRPr="00B44C70" w:rsidDel="000B1119">
          <w:rPr>
            <w:i/>
          </w:rPr>
          <w:delText>The Journal of Animal Ecology</w:delText>
        </w:r>
        <w:r w:rsidDel="000B1119">
          <w:delText xml:space="preserve">, </w:delText>
        </w:r>
        <w:r w:rsidRPr="00B44C70" w:rsidDel="000B1119">
          <w:rPr>
            <w:i/>
          </w:rPr>
          <w:delText>36</w:delText>
        </w:r>
        <w:r w:rsidDel="000B1119">
          <w:delText>(1), 235–252. https://doi.org/10.2307/3024</w:delText>
        </w:r>
      </w:del>
    </w:p>
    <w:p w14:paraId="0E829F68" w14:textId="477BE11A" w:rsidR="00A45A19" w:rsidDel="000B1119" w:rsidRDefault="00A45A19" w:rsidP="005B4C8A">
      <w:pPr>
        <w:widowControl w:val="0"/>
        <w:pBdr>
          <w:top w:val="nil"/>
          <w:left w:val="nil"/>
          <w:bottom w:val="nil"/>
          <w:right w:val="nil"/>
          <w:between w:val="nil"/>
        </w:pBdr>
        <w:spacing w:line="480" w:lineRule="auto"/>
        <w:rPr>
          <w:del w:id="1130" w:author="PHILIP ANTHONY MARTIN" w:date="2024-04-02T11:05:00Z"/>
        </w:rPr>
      </w:pPr>
      <w:del w:id="1131" w:author="PHILIP ANTHONY MARTIN" w:date="2024-04-02T11:05:00Z">
        <w:r w:rsidDel="000B1119">
          <w:delText xml:space="preserve">Goncharov, A. A., Leonov, V. D., Rozanova, O. L., Semenina, E. E., Tsurikov, S. M., Uvarov, A. V., Zuev, A. G., &amp; Tiunov, A. V. (2023). A meta-analysis suggests climate change shifts structure of regional communities of soil invertebrates. </w:delText>
        </w:r>
        <w:r w:rsidRPr="00B44C70" w:rsidDel="000B1119">
          <w:rPr>
            <w:i/>
          </w:rPr>
          <w:delText>Soil Biology &amp; Biochemistry</w:delText>
        </w:r>
        <w:r w:rsidDel="000B1119">
          <w:delText xml:space="preserve">, </w:delText>
        </w:r>
        <w:r w:rsidRPr="00B44C70" w:rsidDel="000B1119">
          <w:rPr>
            <w:i/>
          </w:rPr>
          <w:delText>181</w:delText>
        </w:r>
        <w:r w:rsidDel="000B1119">
          <w:delText>, 109014. https://doi.org/10.1016/j.soilbio.2023.109014</w:delText>
        </w:r>
      </w:del>
    </w:p>
    <w:p w14:paraId="56138331" w14:textId="1C451EA4" w:rsidR="00A45A19" w:rsidDel="000B1119" w:rsidRDefault="00A45A19" w:rsidP="005B4C8A">
      <w:pPr>
        <w:widowControl w:val="0"/>
        <w:pBdr>
          <w:top w:val="nil"/>
          <w:left w:val="nil"/>
          <w:bottom w:val="nil"/>
          <w:right w:val="nil"/>
          <w:between w:val="nil"/>
        </w:pBdr>
        <w:spacing w:line="480" w:lineRule="auto"/>
        <w:rPr>
          <w:del w:id="1132" w:author="PHILIP ANTHONY MARTIN" w:date="2024-04-02T11:05:00Z"/>
        </w:rPr>
      </w:pPr>
      <w:del w:id="1133" w:author="PHILIP ANTHONY MARTIN" w:date="2024-04-02T11:05:00Z">
        <w:r w:rsidDel="000B1119">
          <w:delText>Grames, E. M., Stillman, A. N., &amp; Tingley, M. W. (2019). An automated approach to identifying search terms for systematic reviews using keyword co</w:delText>
        </w:r>
        <w:r w:rsidDel="000B1119">
          <w:rPr>
            <w:rFonts w:ascii="Cambria Math" w:hAnsi="Cambria Math" w:cs="Cambria Math"/>
          </w:rPr>
          <w:delText>‐</w:delText>
        </w:r>
        <w:r w:rsidDel="000B1119">
          <w:delText xml:space="preserve">occurrence networks. </w:delText>
        </w:r>
        <w:r w:rsidRPr="00B44C70" w:rsidDel="000B1119">
          <w:rPr>
            <w:i/>
          </w:rPr>
          <w:delText>Methods in Ecology and Evolution / British Ecological Society</w:delText>
        </w:r>
        <w:r w:rsidDel="000B1119">
          <w:delText>. https://besjournals.onlinelibrary.wiley.com/doi/abs/10.1111/2041-210X.13268?casa_token=8N6jJI5Ezz8AAAAA:9Es25xJk4OrSdri7T-2YXnb7Kf6Ruk3vYeCi3DlYGv4MWOGI_670hgf0kqhzcuXELaCRLf2xvQhFGQ</w:delText>
        </w:r>
      </w:del>
    </w:p>
    <w:p w14:paraId="02818A2B" w14:textId="2E1898CF" w:rsidR="00A45A19" w:rsidDel="000B1119" w:rsidRDefault="00A45A19" w:rsidP="005B4C8A">
      <w:pPr>
        <w:widowControl w:val="0"/>
        <w:pBdr>
          <w:top w:val="nil"/>
          <w:left w:val="nil"/>
          <w:bottom w:val="nil"/>
          <w:right w:val="nil"/>
          <w:between w:val="nil"/>
        </w:pBdr>
        <w:spacing w:line="480" w:lineRule="auto"/>
        <w:rPr>
          <w:del w:id="1134" w:author="PHILIP ANTHONY MARTIN" w:date="2024-04-02T11:05:00Z"/>
        </w:rPr>
      </w:pPr>
      <w:del w:id="1135" w:author="PHILIP ANTHONY MARTIN" w:date="2024-04-02T11:05:00Z">
        <w:r w:rsidDel="000B1119">
          <w:delText xml:space="preserve">Grueber, C. E., Nakagawa, S., Laws, R. J., &amp; Jamieson, I. G. (2011). Multimodel inference in ecology and evolution: challenges and solutions. </w:delText>
        </w:r>
        <w:r w:rsidRPr="00B44C70" w:rsidDel="000B1119">
          <w:rPr>
            <w:i/>
          </w:rPr>
          <w:delText>Journal of Evolutionary Biology</w:delText>
        </w:r>
        <w:r w:rsidDel="000B1119">
          <w:delText xml:space="preserve">, </w:delText>
        </w:r>
        <w:r w:rsidRPr="00B44C70" w:rsidDel="000B1119">
          <w:rPr>
            <w:i/>
          </w:rPr>
          <w:delText>24</w:delText>
        </w:r>
        <w:r w:rsidDel="000B1119">
          <w:delText>(4), 699–711. https://doi.org/10.1111/j.1420-9101.2010.02210.x</w:delText>
        </w:r>
      </w:del>
    </w:p>
    <w:p w14:paraId="58F21D91" w14:textId="2099D60D" w:rsidR="00A45A19" w:rsidDel="000B1119" w:rsidRDefault="00A45A19" w:rsidP="005B4C8A">
      <w:pPr>
        <w:widowControl w:val="0"/>
        <w:pBdr>
          <w:top w:val="nil"/>
          <w:left w:val="nil"/>
          <w:bottom w:val="nil"/>
          <w:right w:val="nil"/>
          <w:between w:val="nil"/>
        </w:pBdr>
        <w:spacing w:line="480" w:lineRule="auto"/>
        <w:rPr>
          <w:del w:id="1136" w:author="PHILIP ANTHONY MARTIN" w:date="2024-04-02T11:05:00Z"/>
        </w:rPr>
      </w:pPr>
      <w:del w:id="1137" w:author="PHILIP ANTHONY MARTIN" w:date="2024-04-02T11:05:00Z">
        <w:r w:rsidDel="000B1119">
          <w:delText xml:space="preserve">Haddaway, N. R. (2020). </w:delText>
        </w:r>
        <w:r w:rsidRPr="00B44C70" w:rsidDel="000B1119">
          <w:rPr>
            <w:i/>
          </w:rPr>
          <w:delText>GSscraper: An R package and Shiny app for exporting search results from Google Scholar</w:delText>
        </w:r>
        <w:r w:rsidDel="000B1119">
          <w:delText>.</w:delText>
        </w:r>
      </w:del>
    </w:p>
    <w:p w14:paraId="3D04A8B5" w14:textId="3B2316E2" w:rsidR="00A45A19" w:rsidDel="000B1119" w:rsidRDefault="00A45A19" w:rsidP="005B4C8A">
      <w:pPr>
        <w:widowControl w:val="0"/>
        <w:pBdr>
          <w:top w:val="nil"/>
          <w:left w:val="nil"/>
          <w:bottom w:val="nil"/>
          <w:right w:val="nil"/>
          <w:between w:val="nil"/>
        </w:pBdr>
        <w:spacing w:line="480" w:lineRule="auto"/>
        <w:rPr>
          <w:del w:id="1138" w:author="PHILIP ANTHONY MARTIN" w:date="2024-04-02T11:05:00Z"/>
        </w:rPr>
      </w:pPr>
      <w:del w:id="1139" w:author="PHILIP ANTHONY MARTIN" w:date="2024-04-02T11:05:00Z">
        <w:r w:rsidDel="000B1119">
          <w:delText xml:space="preserve">Haddaway, N. R., Bethel, A., Dicks, L. V., Koricheva, J., Macura, B., Petrokofsky, G., Pullin, A. S., Savilaakso, S., &amp; Stewart, G. B. (2020). Eight problems with literature reviews and how to fix them. </w:delText>
        </w:r>
        <w:r w:rsidRPr="00B44C70" w:rsidDel="000B1119">
          <w:rPr>
            <w:i/>
          </w:rPr>
          <w:delText>Nature Ecology &amp; Evolution</w:delText>
        </w:r>
        <w:r w:rsidDel="000B1119">
          <w:delText xml:space="preserve">, </w:delText>
        </w:r>
        <w:r w:rsidRPr="00B44C70" w:rsidDel="000B1119">
          <w:rPr>
            <w:i/>
          </w:rPr>
          <w:delText>4</w:delText>
        </w:r>
        <w:r w:rsidDel="000B1119">
          <w:delText>(12), 1582–1589. https://doi.org/10.1038/s41559-020-01295-x</w:delText>
        </w:r>
      </w:del>
    </w:p>
    <w:p w14:paraId="1A2380D0" w14:textId="19B9AC0E" w:rsidR="00A45A19" w:rsidDel="000B1119" w:rsidRDefault="00A45A19" w:rsidP="005B4C8A">
      <w:pPr>
        <w:widowControl w:val="0"/>
        <w:pBdr>
          <w:top w:val="nil"/>
          <w:left w:val="nil"/>
          <w:bottom w:val="nil"/>
          <w:right w:val="nil"/>
          <w:between w:val="nil"/>
        </w:pBdr>
        <w:spacing w:line="480" w:lineRule="auto"/>
        <w:rPr>
          <w:del w:id="1140" w:author="PHILIP ANTHONY MARTIN" w:date="2024-04-02T11:05:00Z"/>
        </w:rPr>
      </w:pPr>
      <w:del w:id="1141" w:author="PHILIP ANTHONY MARTIN" w:date="2024-04-02T11:05:00Z">
        <w:r w:rsidDel="000B1119">
          <w:delText xml:space="preserve">Haddaway, N. R., Grainger, M. J., Jones, M. L., &amp; Stuart, A. (2021). </w:delText>
        </w:r>
        <w:r w:rsidRPr="00B44C70" w:rsidDel="000B1119">
          <w:rPr>
            <w:i/>
          </w:rPr>
          <w:delText>bibfix: An R package and Shiny app for repairing and enriching bibliographic data</w:delText>
        </w:r>
        <w:r w:rsidDel="000B1119">
          <w:delText>. https://github.com/nealhaddaway/bibfix.</w:delText>
        </w:r>
      </w:del>
    </w:p>
    <w:p w14:paraId="3C56F8AD" w14:textId="007894FC" w:rsidR="00A45A19" w:rsidDel="000B1119" w:rsidRDefault="00A45A19" w:rsidP="005B4C8A">
      <w:pPr>
        <w:widowControl w:val="0"/>
        <w:pBdr>
          <w:top w:val="nil"/>
          <w:left w:val="nil"/>
          <w:bottom w:val="nil"/>
          <w:right w:val="nil"/>
          <w:between w:val="nil"/>
        </w:pBdr>
        <w:spacing w:line="480" w:lineRule="auto"/>
        <w:rPr>
          <w:del w:id="1142" w:author="PHILIP ANTHONY MARTIN" w:date="2024-04-02T11:05:00Z"/>
        </w:rPr>
      </w:pPr>
      <w:del w:id="1143" w:author="PHILIP ANTHONY MARTIN" w:date="2024-04-02T11:05:00Z">
        <w:r w:rsidDel="000B1119">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B44C70" w:rsidDel="000B1119">
          <w:rPr>
            <w:i/>
          </w:rPr>
          <w:delText>Environmental Evidence</w:delText>
        </w:r>
        <w:r w:rsidDel="000B1119">
          <w:delText xml:space="preserve">, </w:delText>
        </w:r>
        <w:r w:rsidRPr="00B44C70" w:rsidDel="000B1119">
          <w:rPr>
            <w:i/>
          </w:rPr>
          <w:delText>7</w:delText>
        </w:r>
        <w:r w:rsidDel="000B1119">
          <w:delText>(1), 7. https://doi.org/10.1186/s13750-018-0121-7</w:delText>
        </w:r>
      </w:del>
    </w:p>
    <w:p w14:paraId="2FE01638" w14:textId="46A1946C" w:rsidR="00A45A19" w:rsidDel="000B1119" w:rsidRDefault="00A45A19" w:rsidP="005B4C8A">
      <w:pPr>
        <w:widowControl w:val="0"/>
        <w:pBdr>
          <w:top w:val="nil"/>
          <w:left w:val="nil"/>
          <w:bottom w:val="nil"/>
          <w:right w:val="nil"/>
          <w:between w:val="nil"/>
        </w:pBdr>
        <w:spacing w:line="480" w:lineRule="auto"/>
        <w:rPr>
          <w:del w:id="1144" w:author="PHILIP ANTHONY MARTIN" w:date="2024-04-02T11:05:00Z"/>
        </w:rPr>
      </w:pPr>
      <w:del w:id="1145" w:author="PHILIP ANTHONY MARTIN" w:date="2024-04-02T11:05:00Z">
        <w:r w:rsidDel="000B1119">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B44C70" w:rsidDel="000B1119">
          <w:rPr>
            <w:i/>
          </w:rPr>
          <w:delText>Nature</w:delText>
        </w:r>
        <w:r w:rsidDel="000B1119">
          <w:delText xml:space="preserve">, </w:delText>
        </w:r>
        <w:r w:rsidRPr="00B44C70" w:rsidDel="000B1119">
          <w:rPr>
            <w:i/>
          </w:rPr>
          <w:delText>509</w:delText>
        </w:r>
        <w:r w:rsidDel="000B1119">
          <w:delText>(7499), 218–221. https://doi.org/10.1038/nature13247</w:delText>
        </w:r>
      </w:del>
    </w:p>
    <w:p w14:paraId="762C2982" w14:textId="6CBD8CC7" w:rsidR="00A45A19" w:rsidDel="000B1119" w:rsidRDefault="00A45A19" w:rsidP="005B4C8A">
      <w:pPr>
        <w:widowControl w:val="0"/>
        <w:pBdr>
          <w:top w:val="nil"/>
          <w:left w:val="nil"/>
          <w:bottom w:val="nil"/>
          <w:right w:val="nil"/>
          <w:between w:val="nil"/>
        </w:pBdr>
        <w:spacing w:line="480" w:lineRule="auto"/>
        <w:rPr>
          <w:del w:id="1146" w:author="PHILIP ANTHONY MARTIN" w:date="2024-04-02T11:05:00Z"/>
        </w:rPr>
      </w:pPr>
      <w:del w:id="1147" w:author="PHILIP ANTHONY MARTIN" w:date="2024-04-02T11:05:00Z">
        <w:r w:rsidDel="000B1119">
          <w:delText xml:space="preserve">Hanson, P. J., &amp; Walker, A. P. (2020). Advancing global change biology through experimental manipulations: Where have we been and where might we go? </w:delText>
        </w:r>
        <w:r w:rsidRPr="00B44C70" w:rsidDel="000B1119">
          <w:rPr>
            <w:i/>
          </w:rPr>
          <w:delText>Global Change Biology</w:delText>
        </w:r>
        <w:r w:rsidDel="000B1119">
          <w:delText xml:space="preserve">, </w:delText>
        </w:r>
        <w:r w:rsidRPr="00B44C70" w:rsidDel="000B1119">
          <w:rPr>
            <w:i/>
          </w:rPr>
          <w:delText>26</w:delText>
        </w:r>
        <w:r w:rsidDel="000B1119">
          <w:delText>(1), 287–299. https://doi.org/10.1111/gcb.14894</w:delText>
        </w:r>
      </w:del>
    </w:p>
    <w:p w14:paraId="576B87BA" w14:textId="07D44A92" w:rsidR="00A45A19" w:rsidDel="000B1119" w:rsidRDefault="00A45A19" w:rsidP="005B4C8A">
      <w:pPr>
        <w:widowControl w:val="0"/>
        <w:pBdr>
          <w:top w:val="nil"/>
          <w:left w:val="nil"/>
          <w:bottom w:val="nil"/>
          <w:right w:val="nil"/>
          <w:between w:val="nil"/>
        </w:pBdr>
        <w:spacing w:line="480" w:lineRule="auto"/>
        <w:rPr>
          <w:del w:id="1148" w:author="PHILIP ANTHONY MARTIN" w:date="2024-04-02T11:05:00Z"/>
        </w:rPr>
      </w:pPr>
      <w:del w:id="1149" w:author="PHILIP ANTHONY MARTIN" w:date="2024-04-02T11:05:00Z">
        <w:r w:rsidDel="000B1119">
          <w:delText xml:space="preserve">Hedges, L. V., Gurevitch, J., &amp; Curtis, P. S. (1999). The Meta-Analysis of Response Ratios in Experimental Ecology. </w:delText>
        </w:r>
        <w:r w:rsidRPr="00B44C70" w:rsidDel="000B1119">
          <w:rPr>
            <w:i/>
          </w:rPr>
          <w:delText>Ecology</w:delText>
        </w:r>
        <w:r w:rsidDel="000B1119">
          <w:delText xml:space="preserve">, </w:delText>
        </w:r>
        <w:r w:rsidRPr="00B44C70" w:rsidDel="000B1119">
          <w:rPr>
            <w:i/>
          </w:rPr>
          <w:delText>80</w:delText>
        </w:r>
        <w:r w:rsidDel="000B1119">
          <w:delText>(4), 1150–1156. https://doi.org/10.2307/177062</w:delText>
        </w:r>
      </w:del>
    </w:p>
    <w:p w14:paraId="373EAC68" w14:textId="021D959E" w:rsidR="00A45A19" w:rsidDel="000B1119" w:rsidRDefault="00A45A19" w:rsidP="005B4C8A">
      <w:pPr>
        <w:widowControl w:val="0"/>
        <w:pBdr>
          <w:top w:val="nil"/>
          <w:left w:val="nil"/>
          <w:bottom w:val="nil"/>
          <w:right w:val="nil"/>
          <w:between w:val="nil"/>
        </w:pBdr>
        <w:spacing w:line="480" w:lineRule="auto"/>
        <w:rPr>
          <w:del w:id="1150" w:author="PHILIP ANTHONY MARTIN" w:date="2024-04-02T11:05:00Z"/>
        </w:rPr>
      </w:pPr>
      <w:del w:id="1151" w:author="PHILIP ANTHONY MARTIN" w:date="2024-04-02T11:05:00Z">
        <w:r w:rsidDel="000B1119">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B44C70" w:rsidDel="000B1119">
          <w:rPr>
            <w:i/>
          </w:rPr>
          <w:delText>The Journal of Applied Ecology</w:delText>
        </w:r>
        <w:r w:rsidDel="000B1119">
          <w:delText xml:space="preserve">, </w:delText>
        </w:r>
        <w:r w:rsidRPr="00B44C70" w:rsidDel="000B1119">
          <w:rPr>
            <w:i/>
          </w:rPr>
          <w:delText>55</w:delText>
        </w:r>
        <w:r w:rsidDel="000B1119">
          <w:delText>(1), 169–184. https://doi.org/10.1111/1365-2664.12959</w:delText>
        </w:r>
      </w:del>
    </w:p>
    <w:p w14:paraId="2F7DDAF1" w14:textId="2D532838" w:rsidR="00A45A19" w:rsidDel="000B1119" w:rsidRDefault="00A45A19" w:rsidP="005B4C8A">
      <w:pPr>
        <w:widowControl w:val="0"/>
        <w:pBdr>
          <w:top w:val="nil"/>
          <w:left w:val="nil"/>
          <w:bottom w:val="nil"/>
          <w:right w:val="nil"/>
          <w:between w:val="nil"/>
        </w:pBdr>
        <w:spacing w:line="480" w:lineRule="auto"/>
        <w:rPr>
          <w:del w:id="1152" w:author="PHILIP ANTHONY MARTIN" w:date="2024-04-02T11:05:00Z"/>
        </w:rPr>
      </w:pPr>
      <w:del w:id="1153" w:author="PHILIP ANTHONY MARTIN" w:date="2024-04-02T11:05:00Z">
        <w:r w:rsidDel="000B1119">
          <w:delText xml:space="preserve">Homet, P., Gómez-Aparicio, L., Matías, L., &amp; Godoy, O. (2021). Soil fauna modulates the effect of experimental drought on litter decomposition in forests invaded by an exotic pathogen. </w:delText>
        </w:r>
        <w:r w:rsidRPr="00B44C70" w:rsidDel="000B1119">
          <w:rPr>
            <w:i/>
          </w:rPr>
          <w:delText>The Journal of Ecology</w:delText>
        </w:r>
        <w:r w:rsidDel="000B1119">
          <w:delText xml:space="preserve">, </w:delText>
        </w:r>
        <w:r w:rsidRPr="00B44C70" w:rsidDel="000B1119">
          <w:rPr>
            <w:i/>
          </w:rPr>
          <w:delText>109</w:delText>
        </w:r>
        <w:r w:rsidDel="000B1119">
          <w:delText>(8), 2963–2980. https://doi.org/10.1111/1365-2745.13711</w:delText>
        </w:r>
      </w:del>
    </w:p>
    <w:p w14:paraId="43B15022" w14:textId="3A080D8D" w:rsidR="00A45A19" w:rsidDel="000B1119" w:rsidRDefault="00A45A19" w:rsidP="005B4C8A">
      <w:pPr>
        <w:widowControl w:val="0"/>
        <w:pBdr>
          <w:top w:val="nil"/>
          <w:left w:val="nil"/>
          <w:bottom w:val="nil"/>
          <w:right w:val="nil"/>
          <w:between w:val="nil"/>
        </w:pBdr>
        <w:spacing w:line="480" w:lineRule="auto"/>
        <w:rPr>
          <w:del w:id="1154" w:author="PHILIP ANTHONY MARTIN" w:date="2024-04-02T11:05:00Z"/>
        </w:rPr>
      </w:pPr>
      <w:del w:id="1155" w:author="PHILIP ANTHONY MARTIN" w:date="2024-04-02T11:05:00Z">
        <w:r w:rsidDel="000B1119">
          <w:delText xml:space="preserve">Kardol, P., Reynolds, W. N., Norby, R. J., &amp; Classen, A. T. (2011). Climate change effects on soil microarthropod abundance and community structure. </w:delText>
        </w:r>
        <w:r w:rsidRPr="00B44C70" w:rsidDel="000B1119">
          <w:rPr>
            <w:i/>
          </w:rPr>
          <w:delText>Applied Soil Ecology: A Section of Agriculture, Ecosystems &amp; Environment</w:delText>
        </w:r>
        <w:r w:rsidDel="000B1119">
          <w:delText xml:space="preserve">, </w:delText>
        </w:r>
        <w:r w:rsidRPr="00B44C70" w:rsidDel="000B1119">
          <w:rPr>
            <w:i/>
          </w:rPr>
          <w:delText>47</w:delText>
        </w:r>
        <w:r w:rsidDel="000B1119">
          <w:delText>(1), 37–44. https://doi.org/10.1016/j.apsoil.2010.11.001</w:delText>
        </w:r>
      </w:del>
    </w:p>
    <w:p w14:paraId="763B140D" w14:textId="29D9F732" w:rsidR="00A45A19" w:rsidDel="000B1119" w:rsidRDefault="00A45A19" w:rsidP="005B4C8A">
      <w:pPr>
        <w:widowControl w:val="0"/>
        <w:pBdr>
          <w:top w:val="nil"/>
          <w:left w:val="nil"/>
          <w:bottom w:val="nil"/>
          <w:right w:val="nil"/>
          <w:between w:val="nil"/>
        </w:pBdr>
        <w:spacing w:line="480" w:lineRule="auto"/>
        <w:rPr>
          <w:del w:id="1156" w:author="PHILIP ANTHONY MARTIN" w:date="2024-04-02T11:05:00Z"/>
        </w:rPr>
      </w:pPr>
      <w:del w:id="1157" w:author="PHILIP ANTHONY MARTIN" w:date="2024-04-02T11:05:00Z">
        <w:r w:rsidRPr="00B44C70" w:rsidDel="000B1119">
          <w:rPr>
            <w:lang w:val="es-ES"/>
            <w:rPrChange w:id="1158" w:author="PHILIP ANTHONY MARTIN" w:date="2024-04-02T07:36:00Z">
              <w:rPr/>
            </w:rPrChange>
          </w:rPr>
          <w:delText xml:space="preserve">Konno, K., Akasaka, M., Koshida, C., Katayama, N., Osada, N., Spake, R., &amp; Amano, T. (2020). </w:delText>
        </w:r>
        <w:r w:rsidDel="000B1119">
          <w:delText xml:space="preserve">Ignoring non-English-language studies may bias ecological meta-analyses. </w:delText>
        </w:r>
        <w:r w:rsidRPr="00B44C70" w:rsidDel="000B1119">
          <w:rPr>
            <w:i/>
          </w:rPr>
          <w:delText>Ecology and Evolution</w:delText>
        </w:r>
        <w:r w:rsidDel="000B1119">
          <w:delText xml:space="preserve">, </w:delText>
        </w:r>
        <w:r w:rsidRPr="00B44C70" w:rsidDel="000B1119">
          <w:rPr>
            <w:i/>
          </w:rPr>
          <w:delText>10</w:delText>
        </w:r>
        <w:r w:rsidDel="000B1119">
          <w:delText>(13), 6373–6384. https://doi.org/10.1002/ece3.6368</w:delText>
        </w:r>
      </w:del>
    </w:p>
    <w:p w14:paraId="069129C3" w14:textId="1B2EC0E3" w:rsidR="00A45A19" w:rsidDel="000B1119" w:rsidRDefault="00A45A19" w:rsidP="005B4C8A">
      <w:pPr>
        <w:widowControl w:val="0"/>
        <w:pBdr>
          <w:top w:val="nil"/>
          <w:left w:val="nil"/>
          <w:bottom w:val="nil"/>
          <w:right w:val="nil"/>
          <w:between w:val="nil"/>
        </w:pBdr>
        <w:spacing w:line="480" w:lineRule="auto"/>
        <w:rPr>
          <w:del w:id="1159" w:author="PHILIP ANTHONY MARTIN" w:date="2024-04-02T11:05:00Z"/>
        </w:rPr>
      </w:pPr>
      <w:del w:id="1160" w:author="PHILIP ANTHONY MARTIN" w:date="2024-04-02T11:05:00Z">
        <w:r w:rsidDel="000B1119">
          <w:delText>Konno, K., &amp; Pullin, A. S. (2020). Assessing the risk of bias in choice of search sources for environmental meta</w:delText>
        </w:r>
        <w:r w:rsidDel="000B1119">
          <w:rPr>
            <w:rFonts w:ascii="Cambria Math" w:hAnsi="Cambria Math" w:cs="Cambria Math"/>
          </w:rPr>
          <w:delText>‐</w:delText>
        </w:r>
        <w:r w:rsidDel="000B1119">
          <w:delText xml:space="preserve">analyses. </w:delText>
        </w:r>
        <w:r w:rsidRPr="00B44C70" w:rsidDel="000B1119">
          <w:rPr>
            <w:i/>
          </w:rPr>
          <w:delText>Research Synthesis Methods</w:delText>
        </w:r>
        <w:r w:rsidDel="000B1119">
          <w:delText>. https://doi.org/10.1002/jrsm.1433</w:delText>
        </w:r>
      </w:del>
    </w:p>
    <w:p w14:paraId="3F15702C" w14:textId="71C4030E" w:rsidR="00A45A19" w:rsidDel="000B1119" w:rsidRDefault="00A45A19" w:rsidP="005B4C8A">
      <w:pPr>
        <w:widowControl w:val="0"/>
        <w:pBdr>
          <w:top w:val="nil"/>
          <w:left w:val="nil"/>
          <w:bottom w:val="nil"/>
          <w:right w:val="nil"/>
          <w:between w:val="nil"/>
        </w:pBdr>
        <w:spacing w:line="480" w:lineRule="auto"/>
        <w:rPr>
          <w:del w:id="1161" w:author="PHILIP ANTHONY MARTIN" w:date="2024-04-02T11:05:00Z"/>
        </w:rPr>
      </w:pPr>
      <w:del w:id="1162" w:author="PHILIP ANTHONY MARTIN" w:date="2024-04-02T11:05:00Z">
        <w:r w:rsidDel="000B1119">
          <w:delText xml:space="preserve">Korell, L., Auge, H., Chase, J. M., Harpole, S., &amp; Knight, T. M. (2020). We need more realistic climate change experiments for understanding ecosystems of the future. </w:delText>
        </w:r>
        <w:r w:rsidRPr="00B44C70" w:rsidDel="000B1119">
          <w:rPr>
            <w:i/>
          </w:rPr>
          <w:delText>Global Change Biology</w:delText>
        </w:r>
        <w:r w:rsidDel="000B1119">
          <w:delText xml:space="preserve">, </w:delText>
        </w:r>
        <w:r w:rsidRPr="00B44C70" w:rsidDel="000B1119">
          <w:rPr>
            <w:i/>
          </w:rPr>
          <w:delText>26</w:delText>
        </w:r>
        <w:r w:rsidDel="000B1119">
          <w:delText>(2), 325–327. https://doi.org/10.1111/gcb.14797</w:delText>
        </w:r>
      </w:del>
    </w:p>
    <w:p w14:paraId="1C844202" w14:textId="21FBC869" w:rsidR="00A45A19" w:rsidDel="000B1119" w:rsidRDefault="00A45A19" w:rsidP="005B4C8A">
      <w:pPr>
        <w:widowControl w:val="0"/>
        <w:pBdr>
          <w:top w:val="nil"/>
          <w:left w:val="nil"/>
          <w:bottom w:val="nil"/>
          <w:right w:val="nil"/>
          <w:between w:val="nil"/>
        </w:pBdr>
        <w:spacing w:line="480" w:lineRule="auto"/>
        <w:rPr>
          <w:del w:id="1163" w:author="PHILIP ANTHONY MARTIN" w:date="2024-04-02T11:05:00Z"/>
        </w:rPr>
      </w:pPr>
      <w:del w:id="1164" w:author="PHILIP ANTHONY MARTIN" w:date="2024-04-02T11:05:00Z">
        <w:r w:rsidDel="000B1119">
          <w:delText xml:space="preserve">Korell, L., Auge, H., Chase, J. M., Harpole, W. S., &amp; Knight, T. M. (2021). Responses of plant diversity to precipitation change are strongest at local spatial scales and in drylands. </w:delText>
        </w:r>
        <w:r w:rsidRPr="00B44C70" w:rsidDel="000B1119">
          <w:rPr>
            <w:i/>
          </w:rPr>
          <w:delText>Nature Communications</w:delText>
        </w:r>
        <w:r w:rsidDel="000B1119">
          <w:delText xml:space="preserve">, </w:delText>
        </w:r>
        <w:r w:rsidRPr="00B44C70" w:rsidDel="000B1119">
          <w:rPr>
            <w:i/>
          </w:rPr>
          <w:delText>12</w:delText>
        </w:r>
        <w:r w:rsidDel="000B1119">
          <w:delText>(1), 2489. https://doi.org/10.1038/s41467-021-22766-0</w:delText>
        </w:r>
      </w:del>
    </w:p>
    <w:p w14:paraId="135AB400" w14:textId="046D47BE" w:rsidR="00A45A19" w:rsidDel="000B1119" w:rsidRDefault="00A45A19" w:rsidP="005B4C8A">
      <w:pPr>
        <w:widowControl w:val="0"/>
        <w:pBdr>
          <w:top w:val="nil"/>
          <w:left w:val="nil"/>
          <w:bottom w:val="nil"/>
          <w:right w:val="nil"/>
          <w:between w:val="nil"/>
        </w:pBdr>
        <w:spacing w:line="480" w:lineRule="auto"/>
        <w:rPr>
          <w:del w:id="1165" w:author="PHILIP ANTHONY MARTIN" w:date="2024-04-02T11:05:00Z"/>
        </w:rPr>
      </w:pPr>
      <w:del w:id="1166" w:author="PHILIP ANTHONY MARTIN" w:date="2024-04-02T11:05:00Z">
        <w:r w:rsidDel="000B1119">
          <w:delText xml:space="preserve">Koricheva, J., &amp; Kulinskaya, E. (2019). Temporal Instability of Evidence Base: A Threat to Policy Making? </w:delText>
        </w:r>
        <w:r w:rsidRPr="00B44C70" w:rsidDel="000B1119">
          <w:rPr>
            <w:i/>
          </w:rPr>
          <w:delText>Trends in Ecology &amp; Evolution</w:delText>
        </w:r>
        <w:r w:rsidDel="000B1119">
          <w:delText xml:space="preserve">, </w:delText>
        </w:r>
        <w:r w:rsidRPr="00B44C70" w:rsidDel="000B1119">
          <w:rPr>
            <w:i/>
          </w:rPr>
          <w:delText>34</w:delText>
        </w:r>
        <w:r w:rsidDel="000B1119">
          <w:delText>(10), 895–902. https://doi.org/10.1016/j.tree.2019.05.006</w:delText>
        </w:r>
      </w:del>
    </w:p>
    <w:p w14:paraId="79C9F414" w14:textId="7EC763A0" w:rsidR="00A45A19" w:rsidDel="000B1119" w:rsidRDefault="00A45A19" w:rsidP="005B4C8A">
      <w:pPr>
        <w:widowControl w:val="0"/>
        <w:pBdr>
          <w:top w:val="nil"/>
          <w:left w:val="nil"/>
          <w:bottom w:val="nil"/>
          <w:right w:val="nil"/>
          <w:between w:val="nil"/>
        </w:pBdr>
        <w:spacing w:line="480" w:lineRule="auto"/>
        <w:rPr>
          <w:del w:id="1167" w:author="PHILIP ANTHONY MARTIN" w:date="2024-04-02T11:05:00Z"/>
        </w:rPr>
      </w:pPr>
      <w:del w:id="1168" w:author="PHILIP ANTHONY MARTIN" w:date="2024-04-02T11:05:00Z">
        <w:r w:rsidDel="000B1119">
          <w:delTex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delText>
        </w:r>
        <w:r w:rsidRPr="00B44C70" w:rsidDel="000B1119">
          <w:rPr>
            <w:i/>
          </w:rPr>
          <w:delText>Nature Ecology &amp; Evolution</w:delText>
        </w:r>
        <w:r w:rsidDel="000B1119">
          <w:delText xml:space="preserve">, </w:delText>
        </w:r>
        <w:r w:rsidRPr="00B44C70" w:rsidDel="000B1119">
          <w:rPr>
            <w:i/>
          </w:rPr>
          <w:delText>6</w:delText>
        </w:r>
        <w:r w:rsidDel="000B1119">
          <w:delText>(5), 540–545. https://doi.org/10.1038/s41559-022-01685-3</w:delText>
        </w:r>
      </w:del>
    </w:p>
    <w:p w14:paraId="54B279F4" w14:textId="5F59C7A2" w:rsidR="00A45A19" w:rsidDel="000B1119" w:rsidRDefault="00A45A19" w:rsidP="005B4C8A">
      <w:pPr>
        <w:widowControl w:val="0"/>
        <w:pBdr>
          <w:top w:val="nil"/>
          <w:left w:val="nil"/>
          <w:bottom w:val="nil"/>
          <w:right w:val="nil"/>
          <w:between w:val="nil"/>
        </w:pBdr>
        <w:spacing w:line="480" w:lineRule="auto"/>
        <w:rPr>
          <w:del w:id="1169" w:author="PHILIP ANTHONY MARTIN" w:date="2024-04-02T11:05:00Z"/>
        </w:rPr>
      </w:pPr>
      <w:del w:id="1170" w:author="PHILIP ANTHONY MARTIN" w:date="2024-04-02T11:05:00Z">
        <w:r w:rsidDel="000B1119">
          <w:delText xml:space="preserve">Landesman, W. J., Treonis, A. M., &amp; Dighton, J. (2011). Effects of a one-year rainfall manipulation on soil nematode abundances and community composition. </w:delText>
        </w:r>
        <w:r w:rsidRPr="00B44C70" w:rsidDel="000B1119">
          <w:rPr>
            <w:i/>
          </w:rPr>
          <w:delText>Pedobiologia</w:delText>
        </w:r>
        <w:r w:rsidDel="000B1119">
          <w:delText xml:space="preserve">, </w:delText>
        </w:r>
        <w:r w:rsidRPr="00B44C70" w:rsidDel="000B1119">
          <w:rPr>
            <w:i/>
          </w:rPr>
          <w:delText>54</w:delText>
        </w:r>
        <w:r w:rsidDel="000B1119">
          <w:delText>(2), 87–91. https://doi.org/10.1016/j.pedobi.2010.10.002</w:delText>
        </w:r>
      </w:del>
    </w:p>
    <w:p w14:paraId="25AE5A6C" w14:textId="44D3FA9C" w:rsidR="00A45A19" w:rsidDel="000B1119" w:rsidRDefault="00A45A19" w:rsidP="005B4C8A">
      <w:pPr>
        <w:widowControl w:val="0"/>
        <w:pBdr>
          <w:top w:val="nil"/>
          <w:left w:val="nil"/>
          <w:bottom w:val="nil"/>
          <w:right w:val="nil"/>
          <w:between w:val="nil"/>
        </w:pBdr>
        <w:spacing w:line="480" w:lineRule="auto"/>
        <w:rPr>
          <w:del w:id="1171" w:author="PHILIP ANTHONY MARTIN" w:date="2024-04-02T11:05:00Z"/>
        </w:rPr>
      </w:pPr>
      <w:del w:id="1172" w:author="PHILIP ANTHONY MARTIN" w:date="2024-04-02T11:05:00Z">
        <w:r w:rsidDel="000B1119">
          <w:delText xml:space="preserve">Lensing, J. R., Todd, S., &amp; Wise, D. H. (2005). The impact of altered precipitation on spatial stratification and activity-densities of springtails (Collembola) and spiders (Araneae). </w:delText>
        </w:r>
        <w:r w:rsidRPr="00B44C70" w:rsidDel="000B1119">
          <w:rPr>
            <w:i/>
          </w:rPr>
          <w:delText>Ecological Entomology</w:delText>
        </w:r>
        <w:r w:rsidDel="000B1119">
          <w:delText xml:space="preserve">, </w:delText>
        </w:r>
        <w:r w:rsidRPr="00B44C70" w:rsidDel="000B1119">
          <w:rPr>
            <w:i/>
          </w:rPr>
          <w:delText>30</w:delText>
        </w:r>
        <w:r w:rsidDel="000B1119">
          <w:delText>(2), 194–200. https://doi.org/10.1111/j.0307-6946.2005.00669.x</w:delText>
        </w:r>
      </w:del>
    </w:p>
    <w:p w14:paraId="1605B393" w14:textId="029BDAC4" w:rsidR="00A45A19" w:rsidDel="000B1119" w:rsidRDefault="00A45A19" w:rsidP="005B4C8A">
      <w:pPr>
        <w:widowControl w:val="0"/>
        <w:pBdr>
          <w:top w:val="nil"/>
          <w:left w:val="nil"/>
          <w:bottom w:val="nil"/>
          <w:right w:val="nil"/>
          <w:between w:val="nil"/>
        </w:pBdr>
        <w:spacing w:line="480" w:lineRule="auto"/>
        <w:rPr>
          <w:del w:id="1173" w:author="PHILIP ANTHONY MARTIN" w:date="2024-04-02T11:05:00Z"/>
        </w:rPr>
      </w:pPr>
      <w:del w:id="1174" w:author="PHILIP ANTHONY MARTIN" w:date="2024-04-02T11:05:00Z">
        <w:r w:rsidDel="000B1119">
          <w:delText xml:space="preserve">Lindberg, N., Engtsson, J. B., &amp; Persson, T. (2002). Effects of experimental irrigation and drought on the composition and diversity of soil fauna in a coniferous stand. </w:delText>
        </w:r>
        <w:r w:rsidRPr="00B44C70" w:rsidDel="000B1119">
          <w:rPr>
            <w:i/>
          </w:rPr>
          <w:delText>The Journal of Applied Ecology</w:delText>
        </w:r>
        <w:r w:rsidDel="000B1119">
          <w:delText xml:space="preserve">, </w:delText>
        </w:r>
        <w:r w:rsidRPr="00B44C70" w:rsidDel="000B1119">
          <w:rPr>
            <w:i/>
          </w:rPr>
          <w:delText>39</w:delText>
        </w:r>
        <w:r w:rsidDel="000B1119">
          <w:delText>(6), 924–936. https://doi.org/10.1046/j.1365-2664.2002.00769.x</w:delText>
        </w:r>
      </w:del>
    </w:p>
    <w:p w14:paraId="2D8109F6" w14:textId="56D6E881" w:rsidR="00A45A19" w:rsidDel="000B1119" w:rsidRDefault="00A45A19" w:rsidP="005B4C8A">
      <w:pPr>
        <w:widowControl w:val="0"/>
        <w:pBdr>
          <w:top w:val="nil"/>
          <w:left w:val="nil"/>
          <w:bottom w:val="nil"/>
          <w:right w:val="nil"/>
          <w:between w:val="nil"/>
        </w:pBdr>
        <w:spacing w:line="480" w:lineRule="auto"/>
        <w:rPr>
          <w:del w:id="1175" w:author="PHILIP ANTHONY MARTIN" w:date="2024-04-02T11:05:00Z"/>
        </w:rPr>
      </w:pPr>
      <w:del w:id="1176" w:author="PHILIP ANTHONY MARTIN" w:date="2024-04-02T11:05:00Z">
        <w:r w:rsidDel="000B1119">
          <w:delText xml:space="preserve">Liu, M., Miao, X., &amp; Hua, F. (2023). The perils of measuring biodiversity responses to habitat change using mixed metrics. </w:delText>
        </w:r>
        <w:r w:rsidRPr="00B44C70" w:rsidDel="000B1119">
          <w:rPr>
            <w:i/>
          </w:rPr>
          <w:delText>Conservation Letters</w:delText>
        </w:r>
        <w:r w:rsidDel="000B1119">
          <w:delText xml:space="preserve">, </w:delText>
        </w:r>
        <w:r w:rsidRPr="00B44C70" w:rsidDel="000B1119">
          <w:rPr>
            <w:i/>
          </w:rPr>
          <w:delText>16</w:delText>
        </w:r>
        <w:r w:rsidDel="000B1119">
          <w:delText>(4). https://doi.org/10.1111/conl.12959</w:delText>
        </w:r>
      </w:del>
    </w:p>
    <w:p w14:paraId="71000759" w14:textId="27015A5C" w:rsidR="00A45A19" w:rsidDel="000B1119" w:rsidRDefault="00A45A19" w:rsidP="005B4C8A">
      <w:pPr>
        <w:widowControl w:val="0"/>
        <w:pBdr>
          <w:top w:val="nil"/>
          <w:left w:val="nil"/>
          <w:bottom w:val="nil"/>
          <w:right w:val="nil"/>
          <w:between w:val="nil"/>
        </w:pBdr>
        <w:spacing w:line="480" w:lineRule="auto"/>
        <w:rPr>
          <w:del w:id="1177" w:author="PHILIP ANTHONY MARTIN" w:date="2024-04-02T11:05:00Z"/>
        </w:rPr>
      </w:pPr>
      <w:del w:id="1178" w:author="PHILIP ANTHONY MARTIN" w:date="2024-04-02T11:05:00Z">
        <w:r w:rsidDel="000B1119">
          <w:delText xml:space="preserve">Liu, T., Mao, P., Shi, L., Wang, Z., Wang, X., He, X., Tao, L., Liu, Z., Zhou, L., Shao, Y., &amp; Fu, S. (2020). Contrasting effects of nitrogen deposition and increased precipitation on soil nematode communities in a temperate forest. </w:delText>
        </w:r>
        <w:r w:rsidRPr="00B44C70" w:rsidDel="000B1119">
          <w:rPr>
            <w:i/>
          </w:rPr>
          <w:delText>Soil Biology &amp; Biochemistry</w:delText>
        </w:r>
        <w:r w:rsidDel="000B1119">
          <w:delText xml:space="preserve">, </w:delText>
        </w:r>
        <w:r w:rsidRPr="00B44C70" w:rsidDel="000B1119">
          <w:rPr>
            <w:i/>
          </w:rPr>
          <w:delText>148</w:delText>
        </w:r>
        <w:r w:rsidDel="000B1119">
          <w:delText>, 107869. https://doi.org/10.1016/j.soilbio.2020.107869</w:delText>
        </w:r>
      </w:del>
    </w:p>
    <w:p w14:paraId="3AD7A4C2" w14:textId="3C26C0F5" w:rsidR="00A45A19" w:rsidDel="000B1119" w:rsidRDefault="00A45A19" w:rsidP="005B4C8A">
      <w:pPr>
        <w:widowControl w:val="0"/>
        <w:pBdr>
          <w:top w:val="nil"/>
          <w:left w:val="nil"/>
          <w:bottom w:val="nil"/>
          <w:right w:val="nil"/>
          <w:between w:val="nil"/>
        </w:pBdr>
        <w:spacing w:line="480" w:lineRule="auto"/>
        <w:rPr>
          <w:del w:id="1179" w:author="PHILIP ANTHONY MARTIN" w:date="2024-04-02T11:05:00Z"/>
        </w:rPr>
      </w:pPr>
      <w:del w:id="1180" w:author="PHILIP ANTHONY MARTIN" w:date="2024-04-02T11:05:00Z">
        <w:r w:rsidDel="000B1119">
          <w:delText xml:space="preserve">Llorente-Culebras, S., Ladle, R. J., &amp; Santos, A. M. C. (2023). Publication trends in global biodiversity research on protected areas. </w:delText>
        </w:r>
        <w:r w:rsidRPr="00B44C70" w:rsidDel="000B1119">
          <w:rPr>
            <w:i/>
          </w:rPr>
          <w:delText>Biological Conservation</w:delText>
        </w:r>
        <w:r w:rsidDel="000B1119">
          <w:delText xml:space="preserve">, </w:delText>
        </w:r>
        <w:r w:rsidRPr="00B44C70" w:rsidDel="000B1119">
          <w:rPr>
            <w:i/>
          </w:rPr>
          <w:delText>281</w:delText>
        </w:r>
        <w:r w:rsidDel="000B1119">
          <w:delText>, 109988. https://doi.org/10.1016/j.biocon.2023.109988</w:delText>
        </w:r>
      </w:del>
    </w:p>
    <w:p w14:paraId="58A3AC11" w14:textId="0D9E3765" w:rsidR="00A45A19" w:rsidDel="000B1119" w:rsidRDefault="00A45A19" w:rsidP="005B4C8A">
      <w:pPr>
        <w:widowControl w:val="0"/>
        <w:pBdr>
          <w:top w:val="nil"/>
          <w:left w:val="nil"/>
          <w:bottom w:val="nil"/>
          <w:right w:val="nil"/>
          <w:between w:val="nil"/>
        </w:pBdr>
        <w:spacing w:line="480" w:lineRule="auto"/>
        <w:rPr>
          <w:del w:id="1181" w:author="PHILIP ANTHONY MARTIN" w:date="2024-04-02T11:05:00Z"/>
        </w:rPr>
      </w:pPr>
      <w:del w:id="1182" w:author="PHILIP ANTHONY MARTIN" w:date="2024-04-02T11:05:00Z">
        <w:r w:rsidDel="000B1119">
          <w:delText xml:space="preserve">Maraldo, K., Ravn, H. W., Slotsbo, S., &amp; Holmstrup, M. (2009). Responses to acute and chronic desiccation stress in Enchytraeus (Oligochaeta: Enchytraeidae). </w:delText>
        </w:r>
        <w:r w:rsidRPr="00B44C70" w:rsidDel="000B1119">
          <w:rPr>
            <w:i/>
          </w:rPr>
          <w:delText>Journal of Comparative Physiology. B, Biochemical, Systemic, and Environmental Physiology</w:delText>
        </w:r>
        <w:r w:rsidDel="000B1119">
          <w:delText xml:space="preserve">, </w:delText>
        </w:r>
        <w:r w:rsidRPr="00B44C70" w:rsidDel="000B1119">
          <w:rPr>
            <w:i/>
          </w:rPr>
          <w:delText>179</w:delText>
        </w:r>
        <w:r w:rsidDel="000B1119">
          <w:delText>(2), 113–123. https://doi.org/10.1007/s00360-008-0305-5</w:delText>
        </w:r>
      </w:del>
    </w:p>
    <w:p w14:paraId="7E60E16D" w14:textId="47438030" w:rsidR="00A45A19" w:rsidDel="000B1119" w:rsidRDefault="00A45A19" w:rsidP="005B4C8A">
      <w:pPr>
        <w:widowControl w:val="0"/>
        <w:pBdr>
          <w:top w:val="nil"/>
          <w:left w:val="nil"/>
          <w:bottom w:val="nil"/>
          <w:right w:val="nil"/>
          <w:between w:val="nil"/>
        </w:pBdr>
        <w:spacing w:line="480" w:lineRule="auto"/>
        <w:rPr>
          <w:del w:id="1183" w:author="PHILIP ANTHONY MARTIN" w:date="2024-04-02T11:05:00Z"/>
        </w:rPr>
      </w:pPr>
      <w:del w:id="1184" w:author="PHILIP ANTHONY MARTIN" w:date="2024-04-02T11:05:00Z">
        <w:r w:rsidDel="000B1119">
          <w:delText xml:space="preserve">Martin, P. A. (2021). </w:delText>
        </w:r>
        <w:r w:rsidRPr="00B44C70" w:rsidDel="000B1119">
          <w:rPr>
            <w:i/>
          </w:rPr>
          <w:delText>Soil_fauna_systematic_map</w:delText>
        </w:r>
        <w:r w:rsidDel="000B1119">
          <w:delText>. https://sysrev.com/p/98916</w:delText>
        </w:r>
      </w:del>
    </w:p>
    <w:p w14:paraId="5BB381AD" w14:textId="0716F5E3" w:rsidR="00A45A19" w:rsidDel="000B1119" w:rsidRDefault="00A45A19" w:rsidP="005B4C8A">
      <w:pPr>
        <w:widowControl w:val="0"/>
        <w:pBdr>
          <w:top w:val="nil"/>
          <w:left w:val="nil"/>
          <w:bottom w:val="nil"/>
          <w:right w:val="nil"/>
          <w:between w:val="nil"/>
        </w:pBdr>
        <w:spacing w:line="480" w:lineRule="auto"/>
        <w:rPr>
          <w:del w:id="1185" w:author="PHILIP ANTHONY MARTIN" w:date="2024-04-02T11:05:00Z"/>
        </w:rPr>
      </w:pPr>
      <w:del w:id="1186" w:author="PHILIP ANTHONY MARTIN" w:date="2024-04-02T11:05:00Z">
        <w:r w:rsidRPr="00B44C70" w:rsidDel="000B1119">
          <w:rPr>
            <w:lang w:val="es-ES"/>
            <w:rPrChange w:id="1187" w:author="PHILIP ANTHONY MARTIN" w:date="2024-04-02T07:36:00Z">
              <w:rPr/>
            </w:rPrChange>
          </w:rPr>
          <w:delText xml:space="preserve">Martin, P. A., Perez Izquierdo, L., Luyssaert, S., Guenet, B., Manzoni, S., Spake, R., Santonja, M., &amp; Curiel Yuste, J. (2021). </w:delText>
        </w:r>
        <w:r w:rsidDel="000B1119">
          <w:delText xml:space="preserve">Effects of natural disturbances on soil fauna in forests: a systematic map protocol. In </w:delText>
        </w:r>
        <w:r w:rsidRPr="00B44C70" w:rsidDel="000B1119">
          <w:rPr>
            <w:i/>
          </w:rPr>
          <w:delText>OSF</w:delText>
        </w:r>
        <w:r w:rsidDel="000B1119">
          <w:delText>. https://doi.org/10.17605/OSF.IO/YQU4W</w:delText>
        </w:r>
      </w:del>
    </w:p>
    <w:p w14:paraId="104539E2" w14:textId="5ACC900C" w:rsidR="00A45A19" w:rsidDel="000B1119" w:rsidRDefault="00A45A19" w:rsidP="005B4C8A">
      <w:pPr>
        <w:widowControl w:val="0"/>
        <w:pBdr>
          <w:top w:val="nil"/>
          <w:left w:val="nil"/>
          <w:bottom w:val="nil"/>
          <w:right w:val="nil"/>
          <w:between w:val="nil"/>
        </w:pBdr>
        <w:spacing w:line="480" w:lineRule="auto"/>
        <w:rPr>
          <w:del w:id="1188" w:author="PHILIP ANTHONY MARTIN" w:date="2024-04-02T11:05:00Z"/>
        </w:rPr>
      </w:pPr>
      <w:del w:id="1189" w:author="PHILIP ANTHONY MARTIN" w:date="2024-04-02T11:05:00Z">
        <w:r w:rsidDel="000B1119">
          <w:delText xml:space="preserve">Martin, P. A., Shackelford, G. E., Bullock, J. M., &amp; Sutherland, W. J. (2020). Management of UK priority invasive alien plants: a systematic review protocol. </w:delText>
        </w:r>
        <w:r w:rsidRPr="00B44C70" w:rsidDel="000B1119">
          <w:rPr>
            <w:i/>
          </w:rPr>
          <w:delText>Environmental Evidence</w:delText>
        </w:r>
        <w:r w:rsidDel="000B1119">
          <w:delText>. https://link.springer.com/article/10.1186/s13750-020-0186-y</w:delText>
        </w:r>
      </w:del>
    </w:p>
    <w:p w14:paraId="64FAA948" w14:textId="0AE1A135" w:rsidR="00A45A19" w:rsidDel="000B1119" w:rsidRDefault="00A45A19" w:rsidP="005B4C8A">
      <w:pPr>
        <w:widowControl w:val="0"/>
        <w:pBdr>
          <w:top w:val="nil"/>
          <w:left w:val="nil"/>
          <w:bottom w:val="nil"/>
          <w:right w:val="nil"/>
          <w:between w:val="nil"/>
        </w:pBdr>
        <w:spacing w:line="480" w:lineRule="auto"/>
        <w:rPr>
          <w:del w:id="1190" w:author="PHILIP ANTHONY MARTIN" w:date="2024-04-02T11:05:00Z"/>
        </w:rPr>
      </w:pPr>
      <w:del w:id="1191" w:author="PHILIP ANTHONY MARTIN" w:date="2024-04-02T11:05:00Z">
        <w:r w:rsidDel="000B1119">
          <w:delText xml:space="preserve">Meehan, M. L., Barreto, C., Turnbull, M. S., Bradley, R. L., Bellenger, J.-P., Darnajoux, R., &amp; Lindo, Z. (2020). Response of soil fauna to simulated global change factors depends on ambient climate conditions. </w:delText>
        </w:r>
        <w:r w:rsidRPr="00B44C70" w:rsidDel="000B1119">
          <w:rPr>
            <w:i/>
          </w:rPr>
          <w:delText>Pedobiologia</w:delText>
        </w:r>
        <w:r w:rsidDel="000B1119">
          <w:delText xml:space="preserve">, </w:delText>
        </w:r>
        <w:r w:rsidRPr="00B44C70" w:rsidDel="000B1119">
          <w:rPr>
            <w:i/>
          </w:rPr>
          <w:delText>83</w:delText>
        </w:r>
        <w:r w:rsidDel="000B1119">
          <w:delText>, 150672. https://doi.org/10.1016/j.pedobi.2020.150672</w:delText>
        </w:r>
      </w:del>
    </w:p>
    <w:p w14:paraId="134C5B70" w14:textId="51483644" w:rsidR="00A45A19" w:rsidDel="000B1119" w:rsidRDefault="00A45A19" w:rsidP="005B4C8A">
      <w:pPr>
        <w:widowControl w:val="0"/>
        <w:pBdr>
          <w:top w:val="nil"/>
          <w:left w:val="nil"/>
          <w:bottom w:val="nil"/>
          <w:right w:val="nil"/>
          <w:between w:val="nil"/>
        </w:pBdr>
        <w:spacing w:line="480" w:lineRule="auto"/>
        <w:rPr>
          <w:del w:id="1192" w:author="PHILIP ANTHONY MARTIN" w:date="2024-04-02T11:05:00Z"/>
        </w:rPr>
      </w:pPr>
      <w:del w:id="1193" w:author="PHILIP ANTHONY MARTIN" w:date="2024-04-02T11:05:00Z">
        <w:r w:rsidDel="000B1119">
          <w:delText xml:space="preserve">Nakagawa, S., &amp; Freckleton, R. P. (2008). Missing inaction: the dangers of ignoring missing data. </w:delText>
        </w:r>
        <w:r w:rsidRPr="00B44C70" w:rsidDel="000B1119">
          <w:rPr>
            <w:i/>
          </w:rPr>
          <w:delText>Trends in Ecology &amp; Evolution</w:delText>
        </w:r>
        <w:r w:rsidDel="000B1119">
          <w:delText xml:space="preserve">, </w:delText>
        </w:r>
        <w:r w:rsidRPr="00B44C70" w:rsidDel="000B1119">
          <w:rPr>
            <w:i/>
          </w:rPr>
          <w:delText>23</w:delText>
        </w:r>
        <w:r w:rsidDel="000B1119">
          <w:delText>(11), 592–596. https://doi.org/10.1016/j.tree.2008.06.014</w:delText>
        </w:r>
      </w:del>
    </w:p>
    <w:p w14:paraId="0A301E99" w14:textId="060E6627" w:rsidR="00A45A19" w:rsidDel="000B1119" w:rsidRDefault="00A45A19" w:rsidP="005B4C8A">
      <w:pPr>
        <w:widowControl w:val="0"/>
        <w:pBdr>
          <w:top w:val="nil"/>
          <w:left w:val="nil"/>
          <w:bottom w:val="nil"/>
          <w:right w:val="nil"/>
          <w:between w:val="nil"/>
        </w:pBdr>
        <w:spacing w:line="480" w:lineRule="auto"/>
        <w:rPr>
          <w:del w:id="1194" w:author="PHILIP ANTHONY MARTIN" w:date="2024-04-02T11:05:00Z"/>
        </w:rPr>
      </w:pPr>
      <w:del w:id="1195" w:author="PHILIP ANTHONY MARTIN" w:date="2024-04-02T11:05:00Z">
        <w:r w:rsidDel="000B1119">
          <w:delText>Nakagawa, S., Lagisz, M., Jennions, M. D., Koricheva, J., Noble, D. W. A., Parker, T. H., Sánchez-Tójar, A., Yang, Y., &amp; O’Dea, R. E. (2021). Methods for testing publication bias in ecological and evolutionary meta</w:delText>
        </w:r>
        <w:r w:rsidDel="000B1119">
          <w:rPr>
            <w:rFonts w:ascii="Cambria Math" w:hAnsi="Cambria Math" w:cs="Cambria Math"/>
          </w:rPr>
          <w:delText>‐</w:delText>
        </w:r>
        <w:r w:rsidDel="000B1119">
          <w:delText xml:space="preserve">analyses. </w:delText>
        </w:r>
        <w:r w:rsidRPr="00B44C70" w:rsidDel="000B1119">
          <w:rPr>
            <w:i/>
          </w:rPr>
          <w:delText>Methods in Ecology and Evolution / British Ecological Society</w:delText>
        </w:r>
        <w:r w:rsidDel="000B1119">
          <w:delText>. https://doi.org/10.1111/2041-210x.13724</w:delText>
        </w:r>
      </w:del>
    </w:p>
    <w:p w14:paraId="0A2547DD" w14:textId="28F87AD4" w:rsidR="00A45A19" w:rsidDel="000B1119" w:rsidRDefault="00A45A19" w:rsidP="005B4C8A">
      <w:pPr>
        <w:widowControl w:val="0"/>
        <w:pBdr>
          <w:top w:val="nil"/>
          <w:left w:val="nil"/>
          <w:bottom w:val="nil"/>
          <w:right w:val="nil"/>
          <w:between w:val="nil"/>
        </w:pBdr>
        <w:spacing w:line="480" w:lineRule="auto"/>
        <w:rPr>
          <w:del w:id="1196" w:author="PHILIP ANTHONY MARTIN" w:date="2024-04-02T11:05:00Z"/>
        </w:rPr>
      </w:pPr>
      <w:del w:id="1197" w:author="PHILIP ANTHONY MARTIN" w:date="2024-04-02T11:05:00Z">
        <w:r w:rsidDel="000B1119">
          <w:delText xml:space="preserve">Nakagawa, S., Noble, D., Lagisz, M., Spake, R., Viechtbauer, W., &amp; Senior, A. M. (2022). </w:delText>
        </w:r>
        <w:r w:rsidRPr="00B44C70" w:rsidDel="000B1119">
          <w:rPr>
            <w:i/>
          </w:rPr>
          <w:delText>A robust and readily implementable method for the meta-analysis of response ratios with and without missing standard deviations</w:delText>
        </w:r>
        <w:r w:rsidDel="000B1119">
          <w:delText>. Open Science Framework. https://doi.org/10.17605/OSF.IO/H9X6W</w:delText>
        </w:r>
      </w:del>
    </w:p>
    <w:p w14:paraId="21489578" w14:textId="6C6C26EB" w:rsidR="00A45A19" w:rsidDel="000B1119" w:rsidRDefault="00A45A19" w:rsidP="005B4C8A">
      <w:pPr>
        <w:widowControl w:val="0"/>
        <w:pBdr>
          <w:top w:val="nil"/>
          <w:left w:val="nil"/>
          <w:bottom w:val="nil"/>
          <w:right w:val="nil"/>
          <w:between w:val="nil"/>
        </w:pBdr>
        <w:spacing w:line="480" w:lineRule="auto"/>
        <w:rPr>
          <w:del w:id="1198" w:author="PHILIP ANTHONY MARTIN" w:date="2024-04-02T11:05:00Z"/>
        </w:rPr>
      </w:pPr>
      <w:del w:id="1199" w:author="PHILIP ANTHONY MARTIN" w:date="2024-04-02T11:05:00Z">
        <w:r w:rsidDel="000B1119">
          <w:delText xml:space="preserve">Nakagawa, S., Yang, Y., Macartney, E. L., Spake, R., &amp; Lagisz, M. (2023). Quantitative evidence synthesis: a practical guide on meta-analysis, meta-regression, and publication bias tests for environmental sciences. </w:delText>
        </w:r>
        <w:r w:rsidRPr="00B44C70" w:rsidDel="000B1119">
          <w:rPr>
            <w:i/>
          </w:rPr>
          <w:delText>Environmental Evidence</w:delText>
        </w:r>
        <w:r w:rsidDel="000B1119">
          <w:delText xml:space="preserve">, </w:delText>
        </w:r>
        <w:r w:rsidRPr="00B44C70" w:rsidDel="000B1119">
          <w:rPr>
            <w:i/>
          </w:rPr>
          <w:delText>12</w:delText>
        </w:r>
        <w:r w:rsidDel="000B1119">
          <w:delText>(1), 1–19. https://doi.org/10.1186/s13750-023-00301-6</w:delText>
        </w:r>
      </w:del>
    </w:p>
    <w:p w14:paraId="1614D478" w14:textId="79BD1B0E" w:rsidR="00A45A19" w:rsidDel="000B1119" w:rsidRDefault="00A45A19" w:rsidP="005B4C8A">
      <w:pPr>
        <w:widowControl w:val="0"/>
        <w:pBdr>
          <w:top w:val="nil"/>
          <w:left w:val="nil"/>
          <w:bottom w:val="nil"/>
          <w:right w:val="nil"/>
          <w:between w:val="nil"/>
        </w:pBdr>
        <w:spacing w:line="480" w:lineRule="auto"/>
        <w:rPr>
          <w:del w:id="1200" w:author="PHILIP ANTHONY MARTIN" w:date="2024-04-02T11:05:00Z"/>
        </w:rPr>
      </w:pPr>
      <w:del w:id="1201" w:author="PHILIP ANTHONY MARTIN" w:date="2024-04-02T11:05:00Z">
        <w:r w:rsidDel="000B1119">
          <w:delText xml:space="preserve">Nielsen, U. N. (Ed.). (2019). Soil Fauna Assemblages: Global to Local Scales. In </w:delText>
        </w:r>
        <w:r w:rsidRPr="00B44C70" w:rsidDel="000B1119">
          <w:rPr>
            <w:i/>
          </w:rPr>
          <w:delText>Soil Fauna Assemblages: Global to Local Scales</w:delText>
        </w:r>
        <w:r w:rsidDel="000B1119">
          <w:delText xml:space="preserve"> (pp. v–v). Cambridge University Press. https://www.cambridge.org/core/books/soil-fauna-assemblages/soil-fauna-assemblages/78C28F6983A0011E36D74EB272EC143E</w:delText>
        </w:r>
      </w:del>
    </w:p>
    <w:p w14:paraId="6A299BE0" w14:textId="09FD7EDE" w:rsidR="00A45A19" w:rsidDel="000B1119" w:rsidRDefault="00A45A19" w:rsidP="005B4C8A">
      <w:pPr>
        <w:widowControl w:val="0"/>
        <w:pBdr>
          <w:top w:val="nil"/>
          <w:left w:val="nil"/>
          <w:bottom w:val="nil"/>
          <w:right w:val="nil"/>
          <w:between w:val="nil"/>
        </w:pBdr>
        <w:spacing w:line="480" w:lineRule="auto"/>
        <w:rPr>
          <w:del w:id="1202" w:author="PHILIP ANTHONY MARTIN" w:date="2024-04-02T11:05:00Z"/>
        </w:rPr>
      </w:pPr>
      <w:del w:id="1203" w:author="PHILIP ANTHONY MARTIN" w:date="2024-04-02T11:05:00Z">
        <w:r w:rsidDel="000B1119">
          <w:delText xml:space="preserve">Nielsen, U. N., &amp; Ball, B. A. (2015). Impacts of altered precipitation regimes on soil communities and biogeochemistry in arid and semi-arid ecosystems. </w:delText>
        </w:r>
        <w:r w:rsidRPr="00B44C70" w:rsidDel="000B1119">
          <w:rPr>
            <w:i/>
          </w:rPr>
          <w:delText>Global Change Biology</w:delText>
        </w:r>
        <w:r w:rsidDel="000B1119">
          <w:delText xml:space="preserve">, </w:delText>
        </w:r>
        <w:r w:rsidRPr="00B44C70" w:rsidDel="000B1119">
          <w:rPr>
            <w:i/>
          </w:rPr>
          <w:delText>21</w:delText>
        </w:r>
        <w:r w:rsidDel="000B1119">
          <w:delText>(4), 1407–1421. https://doi.org/10.1111/gcb.12789</w:delText>
        </w:r>
      </w:del>
    </w:p>
    <w:p w14:paraId="06FDA773" w14:textId="0858CA3E" w:rsidR="00A45A19" w:rsidDel="000B1119" w:rsidRDefault="00A45A19" w:rsidP="005B4C8A">
      <w:pPr>
        <w:widowControl w:val="0"/>
        <w:pBdr>
          <w:top w:val="nil"/>
          <w:left w:val="nil"/>
          <w:bottom w:val="nil"/>
          <w:right w:val="nil"/>
          <w:between w:val="nil"/>
        </w:pBdr>
        <w:spacing w:line="480" w:lineRule="auto"/>
        <w:rPr>
          <w:del w:id="1204" w:author="PHILIP ANTHONY MARTIN" w:date="2024-04-02T11:05:00Z"/>
        </w:rPr>
      </w:pPr>
      <w:del w:id="1205" w:author="PHILIP ANTHONY MARTIN" w:date="2024-04-02T11:05:00Z">
        <w:r w:rsidDel="000B1119">
          <w:delText xml:space="preserve">Nielsen, U. N., Wall, D. H., &amp; Six, J. (2015). Soil Biodiversity and the Environment. </w:delText>
        </w:r>
        <w:r w:rsidRPr="00B44C70" w:rsidDel="000B1119">
          <w:rPr>
            <w:i/>
          </w:rPr>
          <w:delText>Annual Review of Environment and Resources</w:delText>
        </w:r>
        <w:r w:rsidDel="000B1119">
          <w:delText xml:space="preserve">, </w:delText>
        </w:r>
        <w:r w:rsidRPr="00B44C70" w:rsidDel="000B1119">
          <w:rPr>
            <w:i/>
          </w:rPr>
          <w:delText>40</w:delText>
        </w:r>
        <w:r w:rsidDel="000B1119">
          <w:delText>(1), 63–90. https://doi.org/10.1146/annurev-environ-102014-021257</w:delText>
        </w:r>
      </w:del>
    </w:p>
    <w:p w14:paraId="70DDA5BC" w14:textId="0DF74D45" w:rsidR="00A45A19" w:rsidDel="000B1119" w:rsidRDefault="00A45A19" w:rsidP="005B4C8A">
      <w:pPr>
        <w:widowControl w:val="0"/>
        <w:pBdr>
          <w:top w:val="nil"/>
          <w:left w:val="nil"/>
          <w:bottom w:val="nil"/>
          <w:right w:val="nil"/>
          <w:between w:val="nil"/>
        </w:pBdr>
        <w:spacing w:line="480" w:lineRule="auto"/>
        <w:rPr>
          <w:del w:id="1206" w:author="PHILIP ANTHONY MARTIN" w:date="2024-04-02T11:05:00Z"/>
        </w:rPr>
      </w:pPr>
      <w:del w:id="1207" w:author="PHILIP ANTHONY MARTIN" w:date="2024-04-02T11:05:00Z">
        <w:r w:rsidRPr="00B44C70" w:rsidDel="000B1119">
          <w:rPr>
            <w:lang w:val="es-ES"/>
            <w:rPrChange w:id="1208" w:author="PHILIP ANTHONY MARTIN" w:date="2024-04-02T07:36:00Z">
              <w:rPr/>
            </w:rPrChange>
          </w:rPr>
          <w:delText xml:space="preserve">Peng, Y., Peñuelas, J., Vesterdal, L., Yue, K., Peguero, G., Fornara, D. A., Heděnec, P., Steffens, C., &amp; Wu, F. (2022). </w:delText>
        </w:r>
        <w:r w:rsidDel="000B1119">
          <w:delText xml:space="preserve">Responses of soil fauna communities to the individual and combined effects of multiple global change factors. </w:delText>
        </w:r>
        <w:r w:rsidRPr="00B44C70" w:rsidDel="000B1119">
          <w:rPr>
            <w:i/>
          </w:rPr>
          <w:delText>Ecology Letters</w:delText>
        </w:r>
        <w:r w:rsidDel="000B1119">
          <w:delText xml:space="preserve">, </w:delText>
        </w:r>
        <w:r w:rsidRPr="00B44C70" w:rsidDel="000B1119">
          <w:rPr>
            <w:i/>
          </w:rPr>
          <w:delText>25</w:delText>
        </w:r>
        <w:r w:rsidDel="000B1119">
          <w:delText>(9), 1961–1973. https://doi.org/10.1111/ele.14068</w:delText>
        </w:r>
      </w:del>
    </w:p>
    <w:p w14:paraId="75E12E0A" w14:textId="2F15FFC6" w:rsidR="00A45A19" w:rsidDel="000B1119" w:rsidRDefault="00A45A19" w:rsidP="005B4C8A">
      <w:pPr>
        <w:widowControl w:val="0"/>
        <w:pBdr>
          <w:top w:val="nil"/>
          <w:left w:val="nil"/>
          <w:bottom w:val="nil"/>
          <w:right w:val="nil"/>
          <w:between w:val="nil"/>
        </w:pBdr>
        <w:spacing w:line="480" w:lineRule="auto"/>
        <w:rPr>
          <w:del w:id="1209" w:author="PHILIP ANTHONY MARTIN" w:date="2024-04-02T11:05:00Z"/>
        </w:rPr>
      </w:pPr>
      <w:del w:id="1210" w:author="PHILIP ANTHONY MARTIN" w:date="2024-04-02T11:05:00Z">
        <w:r w:rsidDel="000B1119">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B44C70" w:rsidDel="000B1119">
          <w:rPr>
            <w:i/>
          </w:rPr>
          <w:delText>Authorea Preprints</w:delText>
        </w:r>
        <w:r w:rsidDel="000B1119">
          <w:delText>. https://doi.org/10.22541/au.167655684.49855023/v1</w:delText>
        </w:r>
      </w:del>
    </w:p>
    <w:p w14:paraId="7F06E94C" w14:textId="1AF4EDCB" w:rsidR="00A45A19" w:rsidDel="000B1119" w:rsidRDefault="00A45A19" w:rsidP="005B4C8A">
      <w:pPr>
        <w:widowControl w:val="0"/>
        <w:pBdr>
          <w:top w:val="nil"/>
          <w:left w:val="nil"/>
          <w:bottom w:val="nil"/>
          <w:right w:val="nil"/>
          <w:between w:val="nil"/>
        </w:pBdr>
        <w:spacing w:line="480" w:lineRule="auto"/>
        <w:rPr>
          <w:del w:id="1211" w:author="PHILIP ANTHONY MARTIN" w:date="2024-04-02T11:05:00Z"/>
        </w:rPr>
      </w:pPr>
      <w:del w:id="1212" w:author="PHILIP ANTHONY MARTIN" w:date="2024-04-02T11:05:00Z">
        <w:r w:rsidDel="000B1119">
          <w:delText xml:space="preserve">Pick, J. L., Nakagawa, S., &amp; Noble, D. W. A. (2018). Reproducible, flexible and high-throughput data extraction from primary literature: The metaDigitise R package. In </w:delText>
        </w:r>
        <w:r w:rsidRPr="00B44C70" w:rsidDel="000B1119">
          <w:rPr>
            <w:i/>
          </w:rPr>
          <w:delText>bioRxiv</w:delText>
        </w:r>
        <w:r w:rsidDel="000B1119">
          <w:delText xml:space="preserve"> (p. 247775). https://doi.org/10.1101/247775</w:delText>
        </w:r>
      </w:del>
    </w:p>
    <w:p w14:paraId="0E8532C6" w14:textId="444E4C9E" w:rsidR="00A45A19" w:rsidDel="000B1119" w:rsidRDefault="00A45A19" w:rsidP="005B4C8A">
      <w:pPr>
        <w:widowControl w:val="0"/>
        <w:pBdr>
          <w:top w:val="nil"/>
          <w:left w:val="nil"/>
          <w:bottom w:val="nil"/>
          <w:right w:val="nil"/>
          <w:between w:val="nil"/>
        </w:pBdr>
        <w:spacing w:line="480" w:lineRule="auto"/>
        <w:rPr>
          <w:del w:id="1213" w:author="PHILIP ANTHONY MARTIN" w:date="2024-04-02T11:05:00Z"/>
        </w:rPr>
      </w:pPr>
      <w:del w:id="1214" w:author="PHILIP ANTHONY MARTIN" w:date="2024-04-02T11:05:00Z">
        <w:r w:rsidDel="000B1119">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B44C70" w:rsidDel="000B1119">
          <w:rPr>
            <w:i/>
          </w:rPr>
          <w:delText>Biological Reviews of the Cambridge Philosophical Society</w:delText>
        </w:r>
        <w:r w:rsidDel="000B1119">
          <w:delText>. https://doi.org/10.1111/brv.12832</w:delText>
        </w:r>
      </w:del>
    </w:p>
    <w:p w14:paraId="75B8A863" w14:textId="4C628215" w:rsidR="00A45A19" w:rsidDel="000B1119" w:rsidRDefault="00A45A19" w:rsidP="005B4C8A">
      <w:pPr>
        <w:widowControl w:val="0"/>
        <w:pBdr>
          <w:top w:val="nil"/>
          <w:left w:val="nil"/>
          <w:bottom w:val="nil"/>
          <w:right w:val="nil"/>
          <w:between w:val="nil"/>
        </w:pBdr>
        <w:spacing w:line="480" w:lineRule="auto"/>
        <w:rPr>
          <w:del w:id="1215" w:author="PHILIP ANTHONY MARTIN" w:date="2024-04-02T11:05:00Z"/>
        </w:rPr>
      </w:pPr>
      <w:del w:id="1216" w:author="PHILIP ANTHONY MARTIN" w:date="2024-04-02T11:05:00Z">
        <w:r w:rsidDel="000B1119">
          <w:delText xml:space="preserve">Pressler, Y., Moore, J. C., &amp; Cotrufo, M. F. (2019). Belowground community responses to fire: meta-analysis reveals contrasting responses of soil microorganisms and mesofauna. </w:delText>
        </w:r>
        <w:r w:rsidRPr="00B44C70" w:rsidDel="000B1119">
          <w:rPr>
            <w:i/>
          </w:rPr>
          <w:delText xml:space="preserve">Oikos </w:delText>
        </w:r>
        <w:r w:rsidDel="000B1119">
          <w:delText xml:space="preserve">, </w:delText>
        </w:r>
        <w:r w:rsidRPr="00B44C70" w:rsidDel="000B1119">
          <w:rPr>
            <w:i/>
          </w:rPr>
          <w:delText>128</w:delText>
        </w:r>
        <w:r w:rsidDel="000B1119">
          <w:delText>(3), 309–327. https://doi.org/10.1111/oik.05738</w:delText>
        </w:r>
      </w:del>
    </w:p>
    <w:p w14:paraId="03F3A48E" w14:textId="394AE644" w:rsidR="00A45A19" w:rsidDel="000B1119" w:rsidRDefault="00A45A19" w:rsidP="005B4C8A">
      <w:pPr>
        <w:widowControl w:val="0"/>
        <w:pBdr>
          <w:top w:val="nil"/>
          <w:left w:val="nil"/>
          <w:bottom w:val="nil"/>
          <w:right w:val="nil"/>
          <w:between w:val="nil"/>
        </w:pBdr>
        <w:spacing w:line="480" w:lineRule="auto"/>
        <w:rPr>
          <w:del w:id="1217" w:author="PHILIP ANTHONY MARTIN" w:date="2024-04-02T11:05:00Z"/>
        </w:rPr>
      </w:pPr>
      <w:del w:id="1218" w:author="PHILIP ANTHONY MARTIN" w:date="2024-04-02T11:05:00Z">
        <w:r w:rsidDel="000B1119">
          <w:delTex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B44C70" w:rsidDel="000B1119">
          <w:rPr>
            <w:i/>
          </w:rPr>
          <w:delText>Environmental Evidence</w:delText>
        </w:r>
        <w:r w:rsidDel="000B1119">
          <w:delText xml:space="preserve">, </w:delText>
        </w:r>
        <w:r w:rsidRPr="00B44C70" w:rsidDel="000B1119">
          <w:rPr>
            <w:i/>
          </w:rPr>
          <w:delText>11</w:delText>
        </w:r>
        <w:r w:rsidDel="000B1119">
          <w:delText>(1), 1–11. https://doi.org/10.1186/s13750-022-00269-9</w:delText>
        </w:r>
      </w:del>
    </w:p>
    <w:p w14:paraId="5AC4F9B5" w14:textId="3F8AE49E" w:rsidR="00A45A19" w:rsidRPr="00B44C70" w:rsidDel="000B1119" w:rsidRDefault="00A45A19" w:rsidP="005B4C8A">
      <w:pPr>
        <w:widowControl w:val="0"/>
        <w:pBdr>
          <w:top w:val="nil"/>
          <w:left w:val="nil"/>
          <w:bottom w:val="nil"/>
          <w:right w:val="nil"/>
          <w:between w:val="nil"/>
        </w:pBdr>
        <w:spacing w:line="480" w:lineRule="auto"/>
        <w:rPr>
          <w:del w:id="1219" w:author="PHILIP ANTHONY MARTIN" w:date="2024-04-02T11:05:00Z"/>
          <w:lang w:val="es-ES"/>
          <w:rPrChange w:id="1220" w:author="PHILIP ANTHONY MARTIN" w:date="2024-04-02T07:36:00Z">
            <w:rPr>
              <w:del w:id="1221" w:author="PHILIP ANTHONY MARTIN" w:date="2024-04-02T11:05:00Z"/>
            </w:rPr>
          </w:rPrChange>
        </w:rPr>
      </w:pPr>
      <w:del w:id="1222" w:author="PHILIP ANTHONY MARTIN" w:date="2024-04-02T11:05:00Z">
        <w:r w:rsidDel="000B1119">
          <w:delText xml:space="preserve">Rillig, M. C., Ryo, M., Lehmann, A., Aguilar-Trigueros, C. A., Buchert, S., Wulf, A., Iwasaki, A., Roy, J., &amp; Yang, G. (2019). The role of multiple global change factors in driving soil functions and microbial biodiversity. </w:delText>
        </w:r>
        <w:r w:rsidRPr="00B44C70" w:rsidDel="000B1119">
          <w:rPr>
            <w:i/>
            <w:lang w:val="es-ES"/>
            <w:rPrChange w:id="1223" w:author="PHILIP ANTHONY MARTIN" w:date="2024-04-02T07:36:00Z">
              <w:rPr>
                <w:i/>
              </w:rPr>
            </w:rPrChange>
          </w:rPr>
          <w:delText>Science</w:delText>
        </w:r>
        <w:r w:rsidRPr="00B44C70" w:rsidDel="000B1119">
          <w:rPr>
            <w:lang w:val="es-ES"/>
            <w:rPrChange w:id="1224" w:author="PHILIP ANTHONY MARTIN" w:date="2024-04-02T07:36:00Z">
              <w:rPr/>
            </w:rPrChange>
          </w:rPr>
          <w:delText xml:space="preserve">, </w:delText>
        </w:r>
        <w:r w:rsidRPr="00B44C70" w:rsidDel="000B1119">
          <w:rPr>
            <w:i/>
            <w:lang w:val="es-ES"/>
            <w:rPrChange w:id="1225" w:author="PHILIP ANTHONY MARTIN" w:date="2024-04-02T07:36:00Z">
              <w:rPr>
                <w:i/>
              </w:rPr>
            </w:rPrChange>
          </w:rPr>
          <w:delText>366</w:delText>
        </w:r>
        <w:r w:rsidRPr="00B44C70" w:rsidDel="000B1119">
          <w:rPr>
            <w:lang w:val="es-ES"/>
            <w:rPrChange w:id="1226" w:author="PHILIP ANTHONY MARTIN" w:date="2024-04-02T07:36:00Z">
              <w:rPr/>
            </w:rPrChange>
          </w:rPr>
          <w:delText>(6467), 886–890. https://doi.org/10.1126/science.aay2832</w:delText>
        </w:r>
      </w:del>
    </w:p>
    <w:p w14:paraId="763A2380" w14:textId="3C025B42" w:rsidR="00A45A19" w:rsidDel="000B1119" w:rsidRDefault="00A45A19" w:rsidP="005B4C8A">
      <w:pPr>
        <w:widowControl w:val="0"/>
        <w:pBdr>
          <w:top w:val="nil"/>
          <w:left w:val="nil"/>
          <w:bottom w:val="nil"/>
          <w:right w:val="nil"/>
          <w:between w:val="nil"/>
        </w:pBdr>
        <w:spacing w:line="480" w:lineRule="auto"/>
        <w:rPr>
          <w:del w:id="1227" w:author="PHILIP ANTHONY MARTIN" w:date="2024-04-02T11:05:00Z"/>
        </w:rPr>
      </w:pPr>
      <w:del w:id="1228" w:author="PHILIP ANTHONY MARTIN" w:date="2024-04-02T11:05:00Z">
        <w:r w:rsidRPr="00B44C70" w:rsidDel="000B1119">
          <w:rPr>
            <w:lang w:val="es-ES"/>
            <w:rPrChange w:id="1229" w:author="PHILIP ANTHONY MARTIN" w:date="2024-04-02T07:36:00Z">
              <w:rPr/>
            </w:rPrChange>
          </w:rPr>
          <w:delText xml:space="preserve">Sanders, S. K. D., Martínez-De León, G., Formenti, L., &amp; Thakur, M. P. (2024). </w:delText>
        </w:r>
        <w:r w:rsidDel="000B1119">
          <w:delText xml:space="preserve">How will climate change affect the feeding biology of Collembola? </w:delText>
        </w:r>
        <w:r w:rsidRPr="00B44C70" w:rsidDel="000B1119">
          <w:rPr>
            <w:i/>
          </w:rPr>
          <w:delText>Soil Biology &amp; Biochemistry</w:delText>
        </w:r>
        <w:r w:rsidDel="000B1119">
          <w:delText xml:space="preserve">, </w:delText>
        </w:r>
        <w:r w:rsidRPr="00B44C70" w:rsidDel="000B1119">
          <w:rPr>
            <w:i/>
          </w:rPr>
          <w:delText>188</w:delText>
        </w:r>
        <w:r w:rsidDel="000B1119">
          <w:delText>, 109244. https://doi.org/10.1016/j.soilbio.2023.109244</w:delText>
        </w:r>
      </w:del>
    </w:p>
    <w:p w14:paraId="15B1544D" w14:textId="0C0C8D13" w:rsidR="00A45A19" w:rsidDel="000B1119" w:rsidRDefault="00A45A19" w:rsidP="005B4C8A">
      <w:pPr>
        <w:widowControl w:val="0"/>
        <w:pBdr>
          <w:top w:val="nil"/>
          <w:left w:val="nil"/>
          <w:bottom w:val="nil"/>
          <w:right w:val="nil"/>
          <w:between w:val="nil"/>
        </w:pBdr>
        <w:spacing w:line="480" w:lineRule="auto"/>
        <w:rPr>
          <w:del w:id="1230" w:author="PHILIP ANTHONY MARTIN" w:date="2024-04-02T11:05:00Z"/>
        </w:rPr>
      </w:pPr>
      <w:del w:id="1231" w:author="PHILIP ANTHONY MARTIN" w:date="2024-04-02T11:05:00Z">
        <w:r w:rsidDel="000B1119">
          <w:delText xml:space="preserve">Seager, R., Lis, N., Feldman, J., Ting, M., Park Williams, A., Nakamura, J., Liu, H., &amp; Henderson, N. (2018). Whither the 100th Meridian? The Once and Future Physical and Human Geography of America’s Arid–Humid Divide. Part I: The Story So Far. </w:delText>
        </w:r>
        <w:r w:rsidRPr="00B44C70" w:rsidDel="000B1119">
          <w:rPr>
            <w:i/>
          </w:rPr>
          <w:delText>Earth Interactions</w:delText>
        </w:r>
        <w:r w:rsidDel="000B1119">
          <w:delText xml:space="preserve">, </w:delText>
        </w:r>
        <w:r w:rsidRPr="00B44C70" w:rsidDel="000B1119">
          <w:rPr>
            <w:i/>
          </w:rPr>
          <w:delText>22</w:delText>
        </w:r>
        <w:r w:rsidDel="000B1119">
          <w:delText>(5), 1–22. https://doi.org/10.1175/EI-D-17-0011.1</w:delText>
        </w:r>
      </w:del>
    </w:p>
    <w:p w14:paraId="047638F2" w14:textId="4BE21425" w:rsidR="00A45A19" w:rsidDel="000B1119" w:rsidRDefault="00A45A19" w:rsidP="005B4C8A">
      <w:pPr>
        <w:widowControl w:val="0"/>
        <w:pBdr>
          <w:top w:val="nil"/>
          <w:left w:val="nil"/>
          <w:bottom w:val="nil"/>
          <w:right w:val="nil"/>
          <w:between w:val="nil"/>
        </w:pBdr>
        <w:spacing w:line="480" w:lineRule="auto"/>
        <w:rPr>
          <w:del w:id="1232" w:author="PHILIP ANTHONY MARTIN" w:date="2024-04-02T11:05:00Z"/>
        </w:rPr>
      </w:pPr>
      <w:del w:id="1233" w:author="PHILIP ANTHONY MARTIN" w:date="2024-04-02T11:05:00Z">
        <w:r w:rsidDel="000B1119">
          <w:delText xml:space="preserve">Sechi, V., De Goede, R. G. M., Rutgers, M., Brussaard, L., &amp; Mulder, C. (2018). Functional diversity in nematode communities across terrestrial ecosystems. </w:delText>
        </w:r>
        <w:r w:rsidRPr="00B44C70" w:rsidDel="000B1119">
          <w:rPr>
            <w:i/>
          </w:rPr>
          <w:delText>Basic and Applied Ecology</w:delText>
        </w:r>
        <w:r w:rsidDel="000B1119">
          <w:delText xml:space="preserve">, </w:delText>
        </w:r>
        <w:r w:rsidRPr="00B44C70" w:rsidDel="000B1119">
          <w:rPr>
            <w:i/>
          </w:rPr>
          <w:delText>30</w:delText>
        </w:r>
        <w:r w:rsidDel="000B1119">
          <w:delText>, 76–86. https://doi.org/10.1016/j.baae.2018.05.004</w:delText>
        </w:r>
      </w:del>
    </w:p>
    <w:p w14:paraId="6B539241" w14:textId="319C1585" w:rsidR="00A45A19" w:rsidDel="000B1119" w:rsidRDefault="00A45A19" w:rsidP="005B4C8A">
      <w:pPr>
        <w:widowControl w:val="0"/>
        <w:pBdr>
          <w:top w:val="nil"/>
          <w:left w:val="nil"/>
          <w:bottom w:val="nil"/>
          <w:right w:val="nil"/>
          <w:between w:val="nil"/>
        </w:pBdr>
        <w:spacing w:line="480" w:lineRule="auto"/>
        <w:rPr>
          <w:del w:id="1234" w:author="PHILIP ANTHONY MARTIN" w:date="2024-04-02T11:05:00Z"/>
        </w:rPr>
      </w:pPr>
      <w:del w:id="1235" w:author="PHILIP ANTHONY MARTIN" w:date="2024-04-02T11:05:00Z">
        <w:r w:rsidDel="000B1119">
          <w:delText xml:space="preserve">Singh, J., Schädler, M., Demetrio, W., Brown, G. G., &amp; Eisenhauer, N. (2019). Climate change effects on earthworms - a review. </w:delText>
        </w:r>
        <w:r w:rsidRPr="00B44C70" w:rsidDel="000B1119">
          <w:rPr>
            <w:i/>
          </w:rPr>
          <w:delText>Soil Organisms</w:delText>
        </w:r>
        <w:r w:rsidDel="000B1119">
          <w:delText xml:space="preserve">, </w:delText>
        </w:r>
        <w:r w:rsidRPr="00B44C70" w:rsidDel="000B1119">
          <w:rPr>
            <w:i/>
          </w:rPr>
          <w:delText>91</w:delText>
        </w:r>
        <w:r w:rsidDel="000B1119">
          <w:delText>(3), 114–138. https://doi.org/10.25674/so91iss3pp114</w:delText>
        </w:r>
      </w:del>
    </w:p>
    <w:p w14:paraId="35DD3B18" w14:textId="7E50F584" w:rsidR="00A45A19" w:rsidDel="000B1119" w:rsidRDefault="00A45A19" w:rsidP="005B4C8A">
      <w:pPr>
        <w:widowControl w:val="0"/>
        <w:pBdr>
          <w:top w:val="nil"/>
          <w:left w:val="nil"/>
          <w:bottom w:val="nil"/>
          <w:right w:val="nil"/>
          <w:between w:val="nil"/>
        </w:pBdr>
        <w:spacing w:line="480" w:lineRule="auto"/>
        <w:rPr>
          <w:del w:id="1236" w:author="PHILIP ANTHONY MARTIN" w:date="2024-04-02T11:05:00Z"/>
        </w:rPr>
      </w:pPr>
      <w:del w:id="1237" w:author="PHILIP ANTHONY MARTIN" w:date="2024-04-02T11:05:00Z">
        <w:r w:rsidDel="000B1119">
          <w:delText xml:space="preserve">Song, X., Wang, Z., Tang, X., Xu, D., Liu, B., Mei, J., Huang, S., &amp; Huang, G. (2020). The contributions of soil mesofauna to leaf and root litter decomposition of dominant plant species in grassland. </w:delText>
        </w:r>
        <w:r w:rsidRPr="00B44C70" w:rsidDel="000B1119">
          <w:rPr>
            <w:i/>
          </w:rPr>
          <w:delText>Applied Soil Ecology: A Section of Agriculture, Ecosystems &amp; Environment</w:delText>
        </w:r>
        <w:r w:rsidDel="000B1119">
          <w:delText xml:space="preserve">, </w:delText>
        </w:r>
        <w:r w:rsidRPr="00B44C70" w:rsidDel="000B1119">
          <w:rPr>
            <w:i/>
          </w:rPr>
          <w:delText>155</w:delText>
        </w:r>
        <w:r w:rsidDel="000B1119">
          <w:delText>, 103651. https://doi.org/10.1016/j.apsoil.2020.103651</w:delText>
        </w:r>
      </w:del>
    </w:p>
    <w:p w14:paraId="377ADE60" w14:textId="2537B333" w:rsidR="00A45A19" w:rsidDel="000B1119" w:rsidRDefault="00A45A19" w:rsidP="005B4C8A">
      <w:pPr>
        <w:widowControl w:val="0"/>
        <w:pBdr>
          <w:top w:val="nil"/>
          <w:left w:val="nil"/>
          <w:bottom w:val="nil"/>
          <w:right w:val="nil"/>
          <w:between w:val="nil"/>
        </w:pBdr>
        <w:spacing w:line="480" w:lineRule="auto"/>
        <w:rPr>
          <w:del w:id="1238" w:author="PHILIP ANTHONY MARTIN" w:date="2024-04-02T11:05:00Z"/>
        </w:rPr>
      </w:pPr>
      <w:del w:id="1239" w:author="PHILIP ANTHONY MARTIN" w:date="2024-04-02T11:05:00Z">
        <w:r w:rsidDel="000B1119">
          <w:delText xml:space="preserve">Spake, R., Bowler, D. E., Callaghan, C. T., Blowes, S. A., Doncaster, C. P., Antão, L. H., Nakagawa, S., McElreath, R., &amp; Chase, J. M. (2023). Understanding “it depends” in ecology: a guide to hypothesising, visualising and interpreting statistical interactions. </w:delText>
        </w:r>
        <w:r w:rsidRPr="00B44C70" w:rsidDel="000B1119">
          <w:rPr>
            <w:i/>
          </w:rPr>
          <w:delText>Biological Reviews of the Cambridge Philosophical Society</w:delText>
        </w:r>
        <w:r w:rsidDel="000B1119">
          <w:delText>. https://doi.org/10.1111/brv.12939</w:delText>
        </w:r>
      </w:del>
    </w:p>
    <w:p w14:paraId="0EDF19D7" w14:textId="681B6EE2" w:rsidR="00A45A19" w:rsidDel="000B1119" w:rsidRDefault="00A45A19" w:rsidP="005B4C8A">
      <w:pPr>
        <w:widowControl w:val="0"/>
        <w:pBdr>
          <w:top w:val="nil"/>
          <w:left w:val="nil"/>
          <w:bottom w:val="nil"/>
          <w:right w:val="nil"/>
          <w:between w:val="nil"/>
        </w:pBdr>
        <w:spacing w:line="480" w:lineRule="auto"/>
        <w:rPr>
          <w:del w:id="1240" w:author="PHILIP ANTHONY MARTIN" w:date="2024-04-02T11:05:00Z"/>
        </w:rPr>
      </w:pPr>
      <w:del w:id="1241" w:author="PHILIP ANTHONY MARTIN" w:date="2024-04-02T11:05:00Z">
        <w:r w:rsidDel="000B1119">
          <w:delText>Spake, R., Mori, A. S., Beckmann, M., &amp; Martin, P. A. (2021). Implications of scale dependence for cross</w:delText>
        </w:r>
        <w:r w:rsidDel="000B1119">
          <w:rPr>
            <w:rFonts w:ascii="Cambria Math" w:hAnsi="Cambria Math" w:cs="Cambria Math"/>
          </w:rPr>
          <w:delText>‐</w:delText>
        </w:r>
        <w:r w:rsidDel="000B1119">
          <w:delText xml:space="preserve">study syntheses of biodiversity differences. </w:delText>
        </w:r>
        <w:r w:rsidRPr="00B44C70" w:rsidDel="000B1119">
          <w:rPr>
            <w:i/>
          </w:rPr>
          <w:delText>Ecology</w:delText>
        </w:r>
        <w:r w:rsidDel="000B1119">
          <w:delText>. https://onlinelibrary.wiley.com/doi/abs/10.1111/ele.13641</w:delText>
        </w:r>
      </w:del>
    </w:p>
    <w:p w14:paraId="576911F9" w14:textId="6E752E10" w:rsidR="00A45A19" w:rsidDel="000B1119" w:rsidRDefault="00A45A19" w:rsidP="005B4C8A">
      <w:pPr>
        <w:widowControl w:val="0"/>
        <w:pBdr>
          <w:top w:val="nil"/>
          <w:left w:val="nil"/>
          <w:bottom w:val="nil"/>
          <w:right w:val="nil"/>
          <w:between w:val="nil"/>
        </w:pBdr>
        <w:spacing w:line="480" w:lineRule="auto"/>
        <w:rPr>
          <w:del w:id="1242" w:author="PHILIP ANTHONY MARTIN" w:date="2024-04-02T11:05:00Z"/>
        </w:rPr>
      </w:pPr>
      <w:del w:id="1243" w:author="PHILIP ANTHONY MARTIN" w:date="2024-04-02T11:05:00Z">
        <w:r w:rsidDel="000B1119">
          <w:delText xml:space="preserve">Spake, R., Mori, A. S., Beckmann, M., Martin, P. A., Christie, A. P., Duguid, M. C., &amp; Doncaster, C. P. (2021). Implications of scale dependence for cross-study syntheses of biodiversity differences. </w:delText>
        </w:r>
        <w:r w:rsidRPr="00B44C70" w:rsidDel="000B1119">
          <w:rPr>
            <w:i/>
          </w:rPr>
          <w:delText>Ecology Letters</w:delText>
        </w:r>
        <w:r w:rsidDel="000B1119">
          <w:delText>. https://doi.org/10.1111/ele.13641</w:delText>
        </w:r>
      </w:del>
    </w:p>
    <w:p w14:paraId="7D7D6233" w14:textId="11E4ABFF" w:rsidR="00A45A19" w:rsidDel="000B1119" w:rsidRDefault="00A45A19" w:rsidP="005B4C8A">
      <w:pPr>
        <w:widowControl w:val="0"/>
        <w:pBdr>
          <w:top w:val="nil"/>
          <w:left w:val="nil"/>
          <w:bottom w:val="nil"/>
          <w:right w:val="nil"/>
          <w:between w:val="nil"/>
        </w:pBdr>
        <w:spacing w:line="480" w:lineRule="auto"/>
        <w:rPr>
          <w:del w:id="1244" w:author="PHILIP ANTHONY MARTIN" w:date="2024-04-02T11:05:00Z"/>
        </w:rPr>
      </w:pPr>
      <w:del w:id="1245" w:author="PHILIP ANTHONY MARTIN" w:date="2024-04-02T11:05:00Z">
        <w:r w:rsidDel="000B1119">
          <w:delText xml:space="preserve">Spake, R., O’Dea, R. E., Nakagawa, S., Doncaster, C. P., Ryo, M., Callaghan, C., &amp; Bullock, J. M. (2022). Improving quantitative synthesis to achieve generality in ecology. In </w:delText>
        </w:r>
        <w:r w:rsidRPr="00B44C70" w:rsidDel="000B1119">
          <w:rPr>
            <w:i/>
          </w:rPr>
          <w:delText>OSF preprints</w:delText>
        </w:r>
        <w:r w:rsidDel="000B1119">
          <w:delText>. https://doi.org/10.31219/osf.io/a7vjy</w:delText>
        </w:r>
      </w:del>
    </w:p>
    <w:p w14:paraId="701FC78A" w14:textId="007C1952" w:rsidR="00A45A19" w:rsidDel="000B1119" w:rsidRDefault="00A45A19" w:rsidP="005B4C8A">
      <w:pPr>
        <w:widowControl w:val="0"/>
        <w:pBdr>
          <w:top w:val="nil"/>
          <w:left w:val="nil"/>
          <w:bottom w:val="nil"/>
          <w:right w:val="nil"/>
          <w:between w:val="nil"/>
        </w:pBdr>
        <w:spacing w:line="480" w:lineRule="auto"/>
        <w:rPr>
          <w:del w:id="1246" w:author="PHILIP ANTHONY MARTIN" w:date="2024-04-02T11:05:00Z"/>
        </w:rPr>
      </w:pPr>
      <w:del w:id="1247" w:author="PHILIP ANTHONY MARTIN" w:date="2024-04-02T11:05:00Z">
        <w:r w:rsidDel="000B1119">
          <w:delText xml:space="preserve">Ștefan, V., &amp; Levin, S. (2018). </w:delText>
        </w:r>
        <w:r w:rsidRPr="00B44C70" w:rsidDel="000B1119">
          <w:rPr>
            <w:i/>
          </w:rPr>
          <w:delText>plotbiomes: R package for plotting Whittaker biomes with ggplot2</w:delText>
        </w:r>
        <w:r w:rsidDel="000B1119">
          <w:delText>. https://doi.org/10.5281/zenodo.7145245</w:delText>
        </w:r>
      </w:del>
    </w:p>
    <w:p w14:paraId="6BB804A1" w14:textId="3C5304D5" w:rsidR="00A45A19" w:rsidDel="000B1119" w:rsidRDefault="00A45A19" w:rsidP="005B4C8A">
      <w:pPr>
        <w:widowControl w:val="0"/>
        <w:pBdr>
          <w:top w:val="nil"/>
          <w:left w:val="nil"/>
          <w:bottom w:val="nil"/>
          <w:right w:val="nil"/>
          <w:between w:val="nil"/>
        </w:pBdr>
        <w:spacing w:line="480" w:lineRule="auto"/>
        <w:rPr>
          <w:del w:id="1248" w:author="PHILIP ANTHONY MARTIN" w:date="2024-04-02T11:05:00Z"/>
        </w:rPr>
      </w:pPr>
      <w:del w:id="1249" w:author="PHILIP ANTHONY MARTIN" w:date="2024-04-02T11:05:00Z">
        <w:r w:rsidDel="000B1119">
          <w:delText xml:space="preserve">Sun, Y., Solomon, S., Dai, A., &amp; Portmann, R. W. (2007). How Often Will It Rain? </w:delText>
        </w:r>
        <w:r w:rsidRPr="00B44C70" w:rsidDel="000B1119">
          <w:rPr>
            <w:i/>
          </w:rPr>
          <w:delText>Journal of Climate</w:delText>
        </w:r>
        <w:r w:rsidDel="000B1119">
          <w:delText xml:space="preserve">, </w:delText>
        </w:r>
        <w:r w:rsidRPr="00B44C70" w:rsidDel="000B1119">
          <w:rPr>
            <w:i/>
          </w:rPr>
          <w:delText>20</w:delText>
        </w:r>
        <w:r w:rsidDel="000B1119">
          <w:delText>(19), 4801–4818. https://doi.org/10.1175/JCLI4263.1</w:delText>
        </w:r>
      </w:del>
    </w:p>
    <w:p w14:paraId="7826F243" w14:textId="52DCF699" w:rsidR="00A45A19" w:rsidDel="000B1119" w:rsidRDefault="00A45A19" w:rsidP="005B4C8A">
      <w:pPr>
        <w:widowControl w:val="0"/>
        <w:pBdr>
          <w:top w:val="nil"/>
          <w:left w:val="nil"/>
          <w:bottom w:val="nil"/>
          <w:right w:val="nil"/>
          <w:between w:val="nil"/>
        </w:pBdr>
        <w:spacing w:line="480" w:lineRule="auto"/>
        <w:rPr>
          <w:del w:id="1250" w:author="PHILIP ANTHONY MARTIN" w:date="2024-04-02T11:05:00Z"/>
        </w:rPr>
      </w:pPr>
      <w:del w:id="1251" w:author="PHILIP ANTHONY MARTIN" w:date="2024-04-02T11:05:00Z">
        <w:r w:rsidDel="000B1119">
          <w:delText xml:space="preserve">van Vuuren, D. P., Edmonds, J., Kainuma, M., Riahi, K., Thomson, A., Hibbard, K., Hurtt, G. C., Kram, T., Krey, V., Lamarque, J.-F., Masui, T., Meinshausen, M., Nakicenovic, N., Smith, S. J., &amp; Rose, S. K. (2011). The representative concentration pathways: an overview. </w:delText>
        </w:r>
        <w:r w:rsidRPr="00B44C70" w:rsidDel="000B1119">
          <w:rPr>
            <w:i/>
          </w:rPr>
          <w:delText>Climatic Change</w:delText>
        </w:r>
        <w:r w:rsidDel="000B1119">
          <w:delText xml:space="preserve">, </w:delText>
        </w:r>
        <w:r w:rsidRPr="00B44C70" w:rsidDel="000B1119">
          <w:rPr>
            <w:i/>
          </w:rPr>
          <w:delText>109</w:delText>
        </w:r>
        <w:r w:rsidDel="000B1119">
          <w:delText>(1), 5. https://doi.org/10.1007/s10584-011-0148-z</w:delText>
        </w:r>
      </w:del>
    </w:p>
    <w:p w14:paraId="787C2FD7" w14:textId="64477588" w:rsidR="00A45A19" w:rsidDel="000B1119" w:rsidRDefault="00A45A19" w:rsidP="005B4C8A">
      <w:pPr>
        <w:widowControl w:val="0"/>
        <w:pBdr>
          <w:top w:val="nil"/>
          <w:left w:val="nil"/>
          <w:bottom w:val="nil"/>
          <w:right w:val="nil"/>
          <w:between w:val="nil"/>
        </w:pBdr>
        <w:spacing w:line="480" w:lineRule="auto"/>
        <w:rPr>
          <w:del w:id="1252" w:author="PHILIP ANTHONY MARTIN" w:date="2024-04-02T11:05:00Z"/>
        </w:rPr>
      </w:pPr>
      <w:del w:id="1253" w:author="PHILIP ANTHONY MARTIN" w:date="2024-04-02T11:05:00Z">
        <w:r w:rsidDel="000B1119">
          <w:delText xml:space="preserve">Vandegehuchte, M. L., Sylvain, Z. A., Reichmann, L. G., de Tomasel, C. M., Nielsen, U. N., Wall, D. H., &amp; Sala, O. E. (2015). Responses of a desert nematode community to changes in water availability. </w:delText>
        </w:r>
        <w:r w:rsidRPr="00B44C70" w:rsidDel="000B1119">
          <w:rPr>
            <w:i/>
          </w:rPr>
          <w:delText xml:space="preserve">Ecosphere </w:delText>
        </w:r>
        <w:r w:rsidDel="000B1119">
          <w:delText xml:space="preserve">, </w:delText>
        </w:r>
        <w:r w:rsidRPr="00B44C70" w:rsidDel="000B1119">
          <w:rPr>
            <w:i/>
          </w:rPr>
          <w:delText>6</w:delText>
        </w:r>
        <w:r w:rsidDel="000B1119">
          <w:delText>(3), art44. https://doi.org/10.1890/es14-00319.1</w:delText>
        </w:r>
      </w:del>
    </w:p>
    <w:p w14:paraId="11D1EEAA" w14:textId="7AFBD050" w:rsidR="00A45A19" w:rsidDel="000B1119" w:rsidRDefault="00A45A19" w:rsidP="005B4C8A">
      <w:pPr>
        <w:widowControl w:val="0"/>
        <w:pBdr>
          <w:top w:val="nil"/>
          <w:left w:val="nil"/>
          <w:bottom w:val="nil"/>
          <w:right w:val="nil"/>
          <w:between w:val="nil"/>
        </w:pBdr>
        <w:spacing w:line="480" w:lineRule="auto"/>
        <w:rPr>
          <w:del w:id="1254" w:author="PHILIP ANTHONY MARTIN" w:date="2024-04-02T11:05:00Z"/>
        </w:rPr>
      </w:pPr>
      <w:del w:id="1255" w:author="PHILIP ANTHONY MARTIN" w:date="2024-04-02T11:05:00Z">
        <w:r w:rsidDel="000B1119">
          <w:delText xml:space="preserve">Vellend, M., Baeten, L., Myers-Smith, I. H., Elmendorf, S. C., Beauséjour, R., Brown, C. D., De Frenne, P., Verheyen, K., &amp; Wipf, S. (2013). Global meta-analysis reveals no net change in local-scale plant biodiversity over time. </w:delText>
        </w:r>
        <w:r w:rsidRPr="00B44C70" w:rsidDel="000B1119">
          <w:rPr>
            <w:i/>
          </w:rPr>
          <w:delText>Proceedings of the National Academy of Sciences of the United States of America</w:delText>
        </w:r>
        <w:r w:rsidDel="000B1119">
          <w:delText xml:space="preserve">, </w:delText>
        </w:r>
        <w:r w:rsidRPr="00B44C70" w:rsidDel="000B1119">
          <w:rPr>
            <w:i/>
          </w:rPr>
          <w:delText>110</w:delText>
        </w:r>
        <w:r w:rsidDel="000B1119">
          <w:delText>(48), 19456–19459. https://doi.org/10.1073/pnas.1312779110</w:delText>
        </w:r>
      </w:del>
    </w:p>
    <w:p w14:paraId="6AB2696A" w14:textId="29430113" w:rsidR="00A45A19" w:rsidDel="000B1119" w:rsidRDefault="00A45A19" w:rsidP="005B4C8A">
      <w:pPr>
        <w:widowControl w:val="0"/>
        <w:pBdr>
          <w:top w:val="nil"/>
          <w:left w:val="nil"/>
          <w:bottom w:val="nil"/>
          <w:right w:val="nil"/>
          <w:between w:val="nil"/>
        </w:pBdr>
        <w:spacing w:line="480" w:lineRule="auto"/>
        <w:rPr>
          <w:del w:id="1256" w:author="PHILIP ANTHONY MARTIN" w:date="2024-04-02T11:05:00Z"/>
        </w:rPr>
      </w:pPr>
      <w:del w:id="1257" w:author="PHILIP ANTHONY MARTIN" w:date="2024-04-02T11:05:00Z">
        <w:r w:rsidDel="000B1119">
          <w:delText xml:space="preserve">Viechtbauer, W. (2010). Conducting meta-analyses in R with the metafor package. </w:delText>
        </w:r>
        <w:r w:rsidRPr="00B44C70" w:rsidDel="000B1119">
          <w:rPr>
            <w:i/>
          </w:rPr>
          <w:delText>Journal of Statistical Software</w:delText>
        </w:r>
        <w:r w:rsidDel="000B1119">
          <w:delText xml:space="preserve">, </w:delText>
        </w:r>
        <w:r w:rsidRPr="00B44C70" w:rsidDel="000B1119">
          <w:rPr>
            <w:i/>
          </w:rPr>
          <w:delText>36</w:delText>
        </w:r>
        <w:r w:rsidDel="000B1119">
          <w:delText>(3), 1–48. https://lirias.kuleuven.be/1059637?limo=0</w:delText>
        </w:r>
      </w:del>
    </w:p>
    <w:p w14:paraId="23D9A3E7" w14:textId="5474CB15" w:rsidR="00A45A19" w:rsidDel="000B1119" w:rsidRDefault="00A45A19" w:rsidP="005B4C8A">
      <w:pPr>
        <w:widowControl w:val="0"/>
        <w:pBdr>
          <w:top w:val="nil"/>
          <w:left w:val="nil"/>
          <w:bottom w:val="nil"/>
          <w:right w:val="nil"/>
          <w:between w:val="nil"/>
        </w:pBdr>
        <w:spacing w:line="480" w:lineRule="auto"/>
        <w:rPr>
          <w:del w:id="1258" w:author="PHILIP ANTHONY MARTIN" w:date="2024-04-02T11:05:00Z"/>
        </w:rPr>
      </w:pPr>
      <w:del w:id="1259" w:author="PHILIP ANTHONY MARTIN" w:date="2024-04-02T11:05:00Z">
        <w:r w:rsidDel="000B1119">
          <w:delText xml:space="preserve">Violle, C., Navas, M.-L., Vile, D., Kazakou, E., Fortunel, C., Hummel, I., &amp; Garnier, E. (2007). Let the concept of trait be functional! </w:delText>
        </w:r>
        <w:r w:rsidRPr="00B44C70" w:rsidDel="000B1119">
          <w:rPr>
            <w:i/>
          </w:rPr>
          <w:delText xml:space="preserve">Oikos </w:delText>
        </w:r>
        <w:r w:rsidDel="000B1119">
          <w:delText xml:space="preserve">, </w:delText>
        </w:r>
        <w:r w:rsidRPr="00B44C70" w:rsidDel="000B1119">
          <w:rPr>
            <w:i/>
          </w:rPr>
          <w:delText>116</w:delText>
        </w:r>
        <w:r w:rsidDel="000B1119">
          <w:delText>(5), 882–892. https://doi.org/10.1111/j.0030-1299.2007.15559.x</w:delText>
        </w:r>
      </w:del>
    </w:p>
    <w:p w14:paraId="3BE13A4B" w14:textId="5C3A9410" w:rsidR="00A45A19" w:rsidDel="000B1119" w:rsidRDefault="00A45A19" w:rsidP="005B4C8A">
      <w:pPr>
        <w:widowControl w:val="0"/>
        <w:pBdr>
          <w:top w:val="nil"/>
          <w:left w:val="nil"/>
          <w:bottom w:val="nil"/>
          <w:right w:val="nil"/>
          <w:between w:val="nil"/>
        </w:pBdr>
        <w:spacing w:line="480" w:lineRule="auto"/>
        <w:rPr>
          <w:del w:id="1260" w:author="PHILIP ANTHONY MARTIN" w:date="2024-04-02T11:05:00Z"/>
        </w:rPr>
      </w:pPr>
      <w:del w:id="1261" w:author="PHILIP ANTHONY MARTIN" w:date="2024-04-02T11:05:00Z">
        <w:r w:rsidDel="000B1119">
          <w:delTex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B44C70" w:rsidDel="000B1119">
          <w:rPr>
            <w:i/>
          </w:rPr>
          <w:delText>The New Phytologist</w:delText>
        </w:r>
        <w:r w:rsidDel="000B1119">
          <w:delText xml:space="preserve">, </w:delText>
        </w:r>
        <w:r w:rsidRPr="00B44C70" w:rsidDel="000B1119">
          <w:rPr>
            <w:i/>
          </w:rPr>
          <w:delText>229</w:delText>
        </w:r>
        <w:r w:rsidDel="000B1119">
          <w:delText>(5), 2413–2445. https://doi.org/10.1111/nph.16866</w:delText>
        </w:r>
      </w:del>
    </w:p>
    <w:p w14:paraId="652474B2" w14:textId="28D9FA61" w:rsidR="00A45A19" w:rsidDel="000B1119" w:rsidRDefault="00A45A19" w:rsidP="005B4C8A">
      <w:pPr>
        <w:widowControl w:val="0"/>
        <w:pBdr>
          <w:top w:val="nil"/>
          <w:left w:val="nil"/>
          <w:bottom w:val="nil"/>
          <w:right w:val="nil"/>
          <w:between w:val="nil"/>
        </w:pBdr>
        <w:spacing w:line="480" w:lineRule="auto"/>
        <w:rPr>
          <w:del w:id="1262" w:author="PHILIP ANTHONY MARTIN" w:date="2024-04-02T11:05:00Z"/>
        </w:rPr>
      </w:pPr>
      <w:del w:id="1263" w:author="PHILIP ANTHONY MARTIN" w:date="2024-04-02T11:05:00Z">
        <w:r w:rsidDel="000B1119">
          <w:delText xml:space="preserve">Wang, Y., Slotsbo, S., &amp; Holmstrup, M. (2022). Soil dwelling springtails are resilient to extreme drought in soil, but their reproduction is highly sensitive to small decreases in soil water potential. </w:delText>
        </w:r>
        <w:r w:rsidRPr="00B44C70" w:rsidDel="000B1119">
          <w:rPr>
            <w:i/>
          </w:rPr>
          <w:delText>Geoderma</w:delText>
        </w:r>
        <w:r w:rsidDel="000B1119">
          <w:delText xml:space="preserve">, </w:delText>
        </w:r>
        <w:r w:rsidRPr="00B44C70" w:rsidDel="000B1119">
          <w:rPr>
            <w:i/>
          </w:rPr>
          <w:delText>421</w:delText>
        </w:r>
        <w:r w:rsidDel="000B1119">
          <w:delText>, 115913. https://doi.org/10.1016/j.geoderma.2022.115913</w:delText>
        </w:r>
      </w:del>
    </w:p>
    <w:p w14:paraId="3735566E" w14:textId="0151E7E1" w:rsidR="00A45A19" w:rsidDel="000B1119" w:rsidRDefault="00A45A19" w:rsidP="005B4C8A">
      <w:pPr>
        <w:widowControl w:val="0"/>
        <w:pBdr>
          <w:top w:val="nil"/>
          <w:left w:val="nil"/>
          <w:bottom w:val="nil"/>
          <w:right w:val="nil"/>
          <w:between w:val="nil"/>
        </w:pBdr>
        <w:spacing w:line="480" w:lineRule="auto"/>
        <w:rPr>
          <w:del w:id="1264" w:author="PHILIP ANTHONY MARTIN" w:date="2024-04-02T11:05:00Z"/>
        </w:rPr>
      </w:pPr>
      <w:del w:id="1265" w:author="PHILIP ANTHONY MARTIN" w:date="2024-04-02T11:05:00Z">
        <w:r w:rsidDel="000B1119">
          <w:delText xml:space="preserve">Watanabe, M. (2006). Anhydrobiosis in invertebrates. </w:delText>
        </w:r>
        <w:r w:rsidRPr="00B44C70" w:rsidDel="000B1119">
          <w:rPr>
            <w:i/>
          </w:rPr>
          <w:delText>Applied Entomology and Zoology</w:delText>
        </w:r>
        <w:r w:rsidDel="000B1119">
          <w:delText xml:space="preserve">, </w:delText>
        </w:r>
        <w:r w:rsidRPr="00B44C70" w:rsidDel="000B1119">
          <w:rPr>
            <w:i/>
          </w:rPr>
          <w:delText>41</w:delText>
        </w:r>
        <w:r w:rsidDel="000B1119">
          <w:delText>(1), 15–31. https://doi.org/10.1303/aez.2006.15</w:delText>
        </w:r>
      </w:del>
    </w:p>
    <w:p w14:paraId="3B3C30AD" w14:textId="41E10BFE" w:rsidR="00A45A19" w:rsidDel="000B1119" w:rsidRDefault="00A45A19" w:rsidP="005B4C8A">
      <w:pPr>
        <w:widowControl w:val="0"/>
        <w:pBdr>
          <w:top w:val="nil"/>
          <w:left w:val="nil"/>
          <w:bottom w:val="nil"/>
          <w:right w:val="nil"/>
          <w:between w:val="nil"/>
        </w:pBdr>
        <w:spacing w:line="480" w:lineRule="auto"/>
        <w:rPr>
          <w:del w:id="1266" w:author="PHILIP ANTHONY MARTIN" w:date="2024-04-02T11:05:00Z"/>
        </w:rPr>
      </w:pPr>
      <w:del w:id="1267" w:author="PHILIP ANTHONY MARTIN" w:date="2024-04-02T11:05:00Z">
        <w:r w:rsidDel="000B1119">
          <w:delText xml:space="preserve">Westgate, M., &amp; Grames, E. (2020). </w:delText>
        </w:r>
        <w:r w:rsidRPr="00B44C70" w:rsidDel="000B1119">
          <w:rPr>
            <w:i/>
          </w:rPr>
          <w:delText>synthesisr: Import, Assemble, and Deduplicate Bibliographic Datasets</w:delText>
        </w:r>
        <w:r w:rsidDel="000B1119">
          <w:delText>. https://CRAN.R-project.org/package=synthesisr</w:delText>
        </w:r>
      </w:del>
    </w:p>
    <w:p w14:paraId="6E8F8A38" w14:textId="6BC7F370" w:rsidR="00A45A19" w:rsidDel="000B1119" w:rsidRDefault="00A45A19" w:rsidP="005B4C8A">
      <w:pPr>
        <w:widowControl w:val="0"/>
        <w:pBdr>
          <w:top w:val="nil"/>
          <w:left w:val="nil"/>
          <w:bottom w:val="nil"/>
          <w:right w:val="nil"/>
          <w:between w:val="nil"/>
        </w:pBdr>
        <w:spacing w:line="480" w:lineRule="auto"/>
        <w:rPr>
          <w:del w:id="1268" w:author="PHILIP ANTHONY MARTIN" w:date="2024-04-02T11:05:00Z"/>
        </w:rPr>
      </w:pPr>
      <w:del w:id="1269" w:author="PHILIP ANTHONY MARTIN" w:date="2024-04-02T11:05:00Z">
        <w:r w:rsidDel="000B1119">
          <w:delText xml:space="preserve">Wu, P., &amp; Wang, C. (2019). Differences in spatiotemporal dynamics between soil macrofauna and mesofauna communities in forest ecosystems: The significance for soil fauna diversity monitoring. </w:delText>
        </w:r>
        <w:r w:rsidRPr="00B44C70" w:rsidDel="000B1119">
          <w:rPr>
            <w:i/>
          </w:rPr>
          <w:delText>Geoderma</w:delText>
        </w:r>
        <w:r w:rsidDel="000B1119">
          <w:delText xml:space="preserve">, </w:delText>
        </w:r>
        <w:r w:rsidRPr="00B44C70" w:rsidDel="000B1119">
          <w:rPr>
            <w:i/>
          </w:rPr>
          <w:delText>337</w:delText>
        </w:r>
        <w:r w:rsidDel="000B1119">
          <w:delText>, 266–272. https://doi.org/10.1016/j.geoderma.2018.09.031</w:delText>
        </w:r>
      </w:del>
    </w:p>
    <w:p w14:paraId="3BD6397A" w14:textId="1B8F43E6" w:rsidR="00A45A19" w:rsidDel="000B1119" w:rsidRDefault="00A45A19" w:rsidP="005B4C8A">
      <w:pPr>
        <w:widowControl w:val="0"/>
        <w:pBdr>
          <w:top w:val="nil"/>
          <w:left w:val="nil"/>
          <w:bottom w:val="nil"/>
          <w:right w:val="nil"/>
          <w:between w:val="nil"/>
        </w:pBdr>
        <w:spacing w:line="480" w:lineRule="auto"/>
        <w:rPr>
          <w:del w:id="1270" w:author="PHILIP ANTHONY MARTIN" w:date="2024-04-02T11:05:00Z"/>
        </w:rPr>
      </w:pPr>
      <w:del w:id="1271" w:author="PHILIP ANTHONY MARTIN" w:date="2024-04-02T11:05:00Z">
        <w:r w:rsidDel="000B1119">
          <w:delText xml:space="preserve">Yang, Y., Saatchi, S. S., Xu, L., Yu, Y., Choi, S., Phillips, N., Kennedy, R., Keller, M., Knyazikhin, Y., &amp; Myneni, R. B. (2018). Post-drought decline of the Amazon carbon sink. </w:delText>
        </w:r>
        <w:r w:rsidRPr="00B44C70" w:rsidDel="000B1119">
          <w:rPr>
            <w:i/>
          </w:rPr>
          <w:delText>Nature Communications</w:delText>
        </w:r>
        <w:r w:rsidDel="000B1119">
          <w:delText xml:space="preserve">, </w:delText>
        </w:r>
        <w:r w:rsidRPr="00B44C70" w:rsidDel="000B1119">
          <w:rPr>
            <w:i/>
          </w:rPr>
          <w:delText>9</w:delText>
        </w:r>
        <w:r w:rsidDel="000B1119">
          <w:delText>(1), 3172. https://doi.org/10.1038/s41467-018-05668-6</w:delText>
        </w:r>
      </w:del>
    </w:p>
    <w:p w14:paraId="1A03B42C" w14:textId="5505ED57" w:rsidR="002338B0" w:rsidRDefault="00A45A19" w:rsidP="005B4C8A">
      <w:pPr>
        <w:widowControl w:val="0"/>
        <w:pBdr>
          <w:top w:val="nil"/>
          <w:left w:val="nil"/>
          <w:bottom w:val="nil"/>
          <w:right w:val="nil"/>
          <w:between w:val="nil"/>
        </w:pBdr>
        <w:spacing w:line="480" w:lineRule="auto"/>
      </w:pPr>
      <w:del w:id="1272" w:author="PHILIP ANTHONY MARTIN" w:date="2024-04-02T11:05:00Z">
        <w:r w:rsidDel="000B1119">
          <w:delText xml:space="preserve">Zajicek, P., Welti, E. A. R., Baker, N. J., Januschke, K., Brauner, O., &amp; Haase, P. (2021). Long-term data reveal unimodal responses of ground beetle abundance to precipitation and land use but no changes in taxonomic and functional diversity. </w:delText>
        </w:r>
        <w:r w:rsidRPr="00B44C70" w:rsidDel="000B1119">
          <w:rPr>
            <w:i/>
          </w:rPr>
          <w:delText>Scientific Reports</w:delText>
        </w:r>
        <w:r w:rsidDel="000B1119">
          <w:delText xml:space="preserve">, </w:delText>
        </w:r>
        <w:r w:rsidRPr="00B44C70" w:rsidDel="000B1119">
          <w:rPr>
            <w:i/>
          </w:rPr>
          <w:delText>11</w:delText>
        </w:r>
        <w:r w:rsidDel="000B1119">
          <w:delText>(1), 17468. https://doi.org/10.1038/s41598-021-96910-7</w:delText>
        </w:r>
      </w:del>
      <w:r w:rsidR="002338B0">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PHILIP ANTHONY MARTIN" w:date="2024-03-25T15:01:00Z" w:initials="PAM">
    <w:p w14:paraId="0F839EF1" w14:textId="7218C6C5" w:rsidR="0054333A" w:rsidRDefault="0054333A">
      <w:pPr>
        <w:pStyle w:val="CommentText"/>
      </w:pPr>
      <w:r>
        <w:rPr>
          <w:rStyle w:val="CommentReference"/>
        </w:rPr>
        <w:annotationRef/>
      </w:r>
      <w:r>
        <w:t>I need to check this number</w:t>
      </w:r>
    </w:p>
  </w:comment>
  <w:comment w:id="187" w:author="PHILIP ANTHONY MARTIN" w:date="2024-03-26T14:24:00Z" w:initials="PAM">
    <w:p w14:paraId="5DE87ABB" w14:textId="7E8F1E83" w:rsidR="0054333A" w:rsidRDefault="0054333A">
      <w:pPr>
        <w:pStyle w:val="CommentText"/>
      </w:pPr>
      <w:r>
        <w:rPr>
          <w:rStyle w:val="CommentReference"/>
        </w:rPr>
        <w:annotationRef/>
      </w:r>
      <w:r>
        <w:t>Would it be worth doing this calculation for a wide range of projected values for different climate models?</w:t>
      </w:r>
    </w:p>
  </w:comment>
  <w:comment w:id="260" w:author="PHILIP ANTHONY MARTIN" w:date="2024-03-22T21:48:00Z" w:initials="PAM">
    <w:p w14:paraId="7E4E022C" w14:textId="597F0EB6" w:rsidR="0054333A" w:rsidRDefault="0054333A">
      <w:pPr>
        <w:pStyle w:val="CommentText"/>
      </w:pPr>
      <w:r>
        <w:rPr>
          <w:rStyle w:val="CommentReference"/>
        </w:rPr>
        <w:annotationRef/>
      </w:r>
      <w:r>
        <w:t>Should I change the thresholds for this to give more categories? At the moment it looks the quality of our studies isn’t great, but I actually think they are very robust.</w:t>
      </w:r>
      <w:bookmarkStart w:id="264" w:name="_GoBack"/>
      <w:bookmarkEnd w:id="264"/>
    </w:p>
  </w:comment>
  <w:comment w:id="398" w:author="PHILIP ANTHONY MARTIN" w:date="2024-02-20T10:52:00Z" w:initials="PAM">
    <w:p w14:paraId="6A2D8498" w14:textId="77777777" w:rsidR="0054333A" w:rsidRDefault="0054333A">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839EF1" w15:done="0"/>
  <w15:commentEx w15:paraId="5DE87ABB" w15:done="0"/>
  <w15:commentEx w15:paraId="7E4E022C"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839EF1" w16cid:durableId="29AC104F"/>
  <w16cid:commentId w16cid:paraId="5DE87ABB" w16cid:durableId="29AD5904"/>
  <w16cid:commentId w16cid:paraId="7E4E022C" w16cid:durableId="29A87B2F"/>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1119"/>
    <w:rsid w:val="000B52D9"/>
    <w:rsid w:val="000B563B"/>
    <w:rsid w:val="00124B9E"/>
    <w:rsid w:val="0014597D"/>
    <w:rsid w:val="002338B0"/>
    <w:rsid w:val="00237512"/>
    <w:rsid w:val="002813DB"/>
    <w:rsid w:val="00281FE2"/>
    <w:rsid w:val="00292353"/>
    <w:rsid w:val="002A3514"/>
    <w:rsid w:val="002E03C4"/>
    <w:rsid w:val="002E39E2"/>
    <w:rsid w:val="00313A3C"/>
    <w:rsid w:val="00351348"/>
    <w:rsid w:val="003934F9"/>
    <w:rsid w:val="003F7F25"/>
    <w:rsid w:val="004A4CFC"/>
    <w:rsid w:val="004E1A68"/>
    <w:rsid w:val="004F6948"/>
    <w:rsid w:val="0054333A"/>
    <w:rsid w:val="00561700"/>
    <w:rsid w:val="005B4C8A"/>
    <w:rsid w:val="005D39FD"/>
    <w:rsid w:val="00604772"/>
    <w:rsid w:val="00606083"/>
    <w:rsid w:val="0069312D"/>
    <w:rsid w:val="006E1E18"/>
    <w:rsid w:val="00766030"/>
    <w:rsid w:val="00792104"/>
    <w:rsid w:val="007D5215"/>
    <w:rsid w:val="007F6AE2"/>
    <w:rsid w:val="00880201"/>
    <w:rsid w:val="0088675D"/>
    <w:rsid w:val="008A51B2"/>
    <w:rsid w:val="008B032B"/>
    <w:rsid w:val="008B204B"/>
    <w:rsid w:val="008E3993"/>
    <w:rsid w:val="009439DD"/>
    <w:rsid w:val="00947DC0"/>
    <w:rsid w:val="009D05E4"/>
    <w:rsid w:val="00A45A19"/>
    <w:rsid w:val="00A92F11"/>
    <w:rsid w:val="00AA7A9F"/>
    <w:rsid w:val="00AA7DD9"/>
    <w:rsid w:val="00AC53D4"/>
    <w:rsid w:val="00AD0B88"/>
    <w:rsid w:val="00AD6B82"/>
    <w:rsid w:val="00B17449"/>
    <w:rsid w:val="00B44C70"/>
    <w:rsid w:val="00B85DE2"/>
    <w:rsid w:val="00BF5CE6"/>
    <w:rsid w:val="00C21CDB"/>
    <w:rsid w:val="00C443DB"/>
    <w:rsid w:val="00C55F50"/>
    <w:rsid w:val="00C82697"/>
    <w:rsid w:val="00C82C28"/>
    <w:rsid w:val="00CB3A6B"/>
    <w:rsid w:val="00D06FAF"/>
    <w:rsid w:val="00DA7C90"/>
    <w:rsid w:val="00E062FE"/>
    <w:rsid w:val="00E56DDD"/>
    <w:rsid w:val="00E65474"/>
    <w:rsid w:val="00E77ED6"/>
    <w:rsid w:val="00F5484A"/>
    <w:rsid w:val="00FB0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030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TotalTime>
  <Pages>44</Pages>
  <Words>71820</Words>
  <Characters>421588</Characters>
  <Application>Microsoft Office Word</Application>
  <DocSecurity>0</DocSecurity>
  <Lines>6387</Lines>
  <Paragraphs>1374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492034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23</cp:revision>
  <dcterms:created xsi:type="dcterms:W3CDTF">2024-02-20T09:28:00Z</dcterms:created>
  <dcterms:modified xsi:type="dcterms:W3CDTF">2024-04-03T07:49:00Z</dcterms:modified>
</cp:coreProperties>
</file>
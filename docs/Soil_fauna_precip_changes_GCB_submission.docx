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39DD" w:rsidRDefault="002813DB" w:rsidP="00AA7A9F">
      <w:pPr>
        <w:spacing w:line="480" w:lineRule="auto"/>
      </w:pPr>
      <w:r>
        <w:rPr>
          <w:b/>
        </w:rPr>
        <w:t>Title</w:t>
      </w:r>
      <w:r>
        <w:t>: Meta-analysis reveals that the effects of precipitation change on soil and litter fauna in forests depends on body size</w:t>
      </w:r>
    </w:p>
    <w:p w:rsidR="009439DD" w:rsidRDefault="009439DD" w:rsidP="00AA7A9F">
      <w:pPr>
        <w:spacing w:line="480" w:lineRule="auto"/>
      </w:pPr>
    </w:p>
    <w:p w:rsidR="009439DD" w:rsidRDefault="002813DB" w:rsidP="00AA7A9F">
      <w:pPr>
        <w:spacing w:line="480" w:lineRule="auto"/>
      </w:pPr>
      <w:r>
        <w:rPr>
          <w:b/>
        </w:rPr>
        <w:t>List of authors and affiliations</w:t>
      </w:r>
    </w:p>
    <w:p w:rsidR="009439DD" w:rsidRDefault="009439DD" w:rsidP="00AA7A9F">
      <w:pPr>
        <w:spacing w:line="480" w:lineRule="auto"/>
      </w:pPr>
    </w:p>
    <w:p w:rsidR="009439DD" w:rsidRDefault="002813DB" w:rsidP="00AA7A9F">
      <w:pPr>
        <w:spacing w:line="480" w:lineRule="auto"/>
      </w:pPr>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rsidR="009439DD" w:rsidRDefault="009439DD" w:rsidP="00AA7A9F">
      <w:pPr>
        <w:spacing w:line="480" w:lineRule="auto"/>
      </w:pPr>
    </w:p>
    <w:p w:rsidR="009439DD" w:rsidRDefault="002813DB" w:rsidP="00AA7A9F">
      <w:pPr>
        <w:spacing w:line="480" w:lineRule="auto"/>
      </w:pPr>
      <w:r>
        <w:t>*Joint lead authors</w:t>
      </w:r>
    </w:p>
    <w:p w:rsidR="009439DD" w:rsidRDefault="009439DD" w:rsidP="00AA7A9F">
      <w:pPr>
        <w:spacing w:line="480" w:lineRule="auto"/>
      </w:pPr>
    </w:p>
    <w:p w:rsidR="009439DD" w:rsidRDefault="002813DB" w:rsidP="00AA7A9F">
      <w:pPr>
        <w:spacing w:after="240" w:line="480" w:lineRule="auto"/>
      </w:pPr>
      <w:r>
        <w:rPr>
          <w:vertAlign w:val="superscript"/>
        </w:rPr>
        <w:t>1</w:t>
      </w:r>
      <w:r>
        <w:t xml:space="preserve">BC3 - Basque Centre for Climate Change, Scientific Campus of the University of the Basque Country, 48940 </w:t>
      </w:r>
      <w:proofErr w:type="spellStart"/>
      <w:r>
        <w:t>Leioa</w:t>
      </w:r>
      <w:proofErr w:type="spellEnd"/>
      <w:r>
        <w:t>, Spain</w:t>
      </w:r>
    </w:p>
    <w:p w:rsidR="009439DD" w:rsidRDefault="002813DB" w:rsidP="00AA7A9F">
      <w:pPr>
        <w:spacing w:after="240" w:line="480" w:lineRule="auto"/>
      </w:pPr>
      <w:r>
        <w:rPr>
          <w:vertAlign w:val="superscript"/>
        </w:rPr>
        <w:t>2</w:t>
      </w:r>
      <w:r>
        <w:t>UCL Department of Geography, University College London, Gower Street, London WC1E 6BT, UK.</w:t>
      </w:r>
    </w:p>
    <w:p w:rsidR="009439DD" w:rsidRDefault="002813DB" w:rsidP="00AA7A9F">
      <w:pPr>
        <w:spacing w:after="240" w:line="480" w:lineRule="auto"/>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rsidR="009439DD" w:rsidRDefault="002813DB" w:rsidP="00AA7A9F">
      <w:pPr>
        <w:spacing w:before="240" w:after="240" w:line="480" w:lineRule="auto"/>
        <w:rPr>
          <w:highlight w:val="white"/>
        </w:rPr>
      </w:pPr>
      <w:r>
        <w:rPr>
          <w:vertAlign w:val="superscript"/>
        </w:rPr>
        <w:t>4</w:t>
      </w:r>
      <w:r>
        <w:rPr>
          <w:highlight w:val="white"/>
        </w:rPr>
        <w:t>Amsterdam Institute for Life and Environment (A-LIFE), Section Systems Ecology, Vrije Universiteit Amsterdam, the Netherlands</w:t>
      </w:r>
    </w:p>
    <w:p w:rsidR="009439DD" w:rsidRDefault="002813DB" w:rsidP="00AA7A9F">
      <w:pPr>
        <w:spacing w:before="240" w:after="240" w:line="480" w:lineRule="auto"/>
      </w:pPr>
      <w:r>
        <w:rPr>
          <w:vertAlign w:val="superscript"/>
        </w:rPr>
        <w:t>5</w:t>
      </w:r>
      <w:r>
        <w:t xml:space="preserve"> Department of Physical Geography and Bolin Centre for Climate Research, Stockholm University, Stockholm, Sweden</w:t>
      </w:r>
    </w:p>
    <w:p w:rsidR="009439DD" w:rsidRDefault="002813DB" w:rsidP="00AA7A9F">
      <w:pPr>
        <w:spacing w:before="240" w:after="240" w:line="480" w:lineRule="auto"/>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rsidR="009439DD" w:rsidRDefault="002813DB" w:rsidP="00AA7A9F">
      <w:pPr>
        <w:spacing w:before="240" w:after="240" w:line="480" w:lineRule="auto"/>
      </w:pPr>
      <w:r>
        <w:rPr>
          <w:vertAlign w:val="superscript"/>
        </w:rPr>
        <w:t>7</w:t>
      </w:r>
      <w:r>
        <w:t>School of Biological Sciences, University of Reading, RG6 6EX, Reading, UK</w:t>
      </w:r>
    </w:p>
    <w:p w:rsidR="002813DB" w:rsidRPr="00AA7A9F" w:rsidRDefault="002813DB" w:rsidP="00AA7A9F">
      <w:pPr>
        <w:spacing w:before="240" w:after="240" w:line="480" w:lineRule="auto"/>
      </w:pPr>
      <w:r>
        <w:rPr>
          <w:vertAlign w:val="superscript"/>
        </w:rPr>
        <w:t>8</w:t>
      </w:r>
      <w:r>
        <w:t>IKERBASQUE, Basque Foundation for Science, Bilbao, Bizkaia, Spain</w:t>
      </w:r>
    </w:p>
    <w:p w:rsidR="009439DD" w:rsidRDefault="002813DB" w:rsidP="00AA7A9F">
      <w:pPr>
        <w:spacing w:before="240" w:after="240" w:line="480" w:lineRule="auto"/>
        <w:rPr>
          <w:b/>
        </w:rPr>
      </w:pPr>
      <w:r>
        <w:rPr>
          <w:b/>
        </w:rPr>
        <w:lastRenderedPageBreak/>
        <w:t>Abstract</w:t>
      </w:r>
    </w:p>
    <w:p w:rsidR="009439DD" w:rsidRDefault="002813DB" w:rsidP="00AA7A9F">
      <w:pPr>
        <w:spacing w:after="200" w:line="480" w:lineRule="auto"/>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352 comparisons from 30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Precipitation reductions led to large decreases in soil and litter fauna abundance, with the opposite trend observed for precipitation increases, while diversity impacts were smaller.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rsidR="009439DD" w:rsidRDefault="002813DB" w:rsidP="00AA7A9F">
      <w:pPr>
        <w:spacing w:before="240" w:after="240" w:line="480" w:lineRule="auto"/>
      </w:pPr>
      <w:r>
        <w:rPr>
          <w:b/>
        </w:rPr>
        <w:lastRenderedPageBreak/>
        <w:t>Introduction</w:t>
      </w:r>
    </w:p>
    <w:p w:rsidR="009439DD" w:rsidRDefault="002813DB" w:rsidP="00AA7A9F">
      <w:pPr>
        <w:shd w:val="clear" w:color="auto" w:fill="FFFFFF"/>
        <w:spacing w:before="240" w:line="480" w:lineRule="auto"/>
      </w:pPr>
      <w:r>
        <w:t xml:space="preserve">Anthropogenic climate change is altering global precipitation patterns </w:t>
      </w:r>
      <w:hyperlink r:id="rId5">
        <w:r>
          <w:rPr>
            <w:color w:val="000000"/>
          </w:rPr>
          <w:t>(Seager et al., 2018)</w:t>
        </w:r>
      </w:hyperlink>
      <w:r>
        <w:t xml:space="preserve"> and increasing the frequency and severity of extreme drought and precipitation events </w:t>
      </w:r>
      <w:hyperlink r:id="rId6">
        <w:r>
          <w:rPr>
            <w:color w:val="000000"/>
          </w:rPr>
          <w:t>(Sun et al., 2007)</w:t>
        </w:r>
      </w:hyperlink>
      <w:r>
        <w:t xml:space="preserve">. Understanding the consequences of precipitation changes is particularly vital for forests, given their critical roles in the global carbon cycle </w:t>
      </w:r>
      <w:hyperlink r:id="rId7">
        <w:r>
          <w:rPr>
            <w:color w:val="000000"/>
          </w:rPr>
          <w:t>(Walker et al., 2021)</w:t>
        </w:r>
      </w:hyperlink>
      <w:r>
        <w:t xml:space="preserve"> and in supporting global biodiversity </w:t>
      </w:r>
      <w:hyperlink r:id="rId8">
        <w:r>
          <w:rPr>
            <w:color w:val="000000"/>
          </w:rPr>
          <w:t>(Benton et al., 2022)</w:t>
        </w:r>
      </w:hyperlink>
      <w:r>
        <w:t xml:space="preserve">. Impacts of precipitation changes on forests include increased tree mortality </w:t>
      </w:r>
      <w:hyperlink r:id="rId9">
        <w:r>
          <w:rPr>
            <w:color w:val="000000"/>
          </w:rPr>
          <w:t>(</w:t>
        </w:r>
        <w:proofErr w:type="spellStart"/>
        <w:r>
          <w:rPr>
            <w:color w:val="000000"/>
          </w:rPr>
          <w:t>Anderegg</w:t>
        </w:r>
        <w:proofErr w:type="spellEnd"/>
        <w:r>
          <w:rPr>
            <w:color w:val="000000"/>
          </w:rPr>
          <w:t xml:space="preserve"> et al., 2019)</w:t>
        </w:r>
      </w:hyperlink>
      <w:r>
        <w:t xml:space="preserve"> and consequent increases in CO</w:t>
      </w:r>
      <w:r>
        <w:rPr>
          <w:vertAlign w:val="subscript"/>
        </w:rPr>
        <w:t>2</w:t>
      </w:r>
      <w:r>
        <w:t xml:space="preserve"> emissions </w:t>
      </w:r>
      <w:hyperlink r:id="rId10">
        <w:r>
          <w:rPr>
            <w:color w:val="000000"/>
          </w:rPr>
          <w:t>(Doughty et al., 2015; Yang et al., 2018)</w:t>
        </w:r>
      </w:hyperlink>
      <w:r>
        <w:t xml:space="preserve">, and mixed effects on aboveground forest biodiversity </w:t>
      </w:r>
      <w:hyperlink r:id="rId11">
        <w:r>
          <w:rPr>
            <w:color w:val="000000"/>
          </w:rPr>
          <w:t>(Fleming et al., 2021)</w:t>
        </w:r>
      </w:hyperlink>
      <w:r>
        <w:t xml:space="preserve">. However, the effects of precipitation changes on belowground forest biodiversity remain poorly known </w:t>
      </w:r>
      <w:hyperlink r:id="rId12">
        <w:r>
          <w:rPr>
            <w:color w:val="000000"/>
          </w:rPr>
          <w:t>(</w:t>
        </w:r>
        <w:proofErr w:type="spellStart"/>
        <w:r>
          <w:rPr>
            <w:color w:val="000000"/>
          </w:rPr>
          <w:t>Fierer</w:t>
        </w:r>
        <w:proofErr w:type="spellEnd"/>
        <w:r>
          <w:rPr>
            <w:color w:val="000000"/>
          </w:rPr>
          <w:t xml:space="preserve"> et al., 2009)</w:t>
        </w:r>
      </w:hyperlink>
      <w:r>
        <w:t xml:space="preserve">, despite its importance in regulating organic matter decomposition, nutrient cycling, and plant health among other ecosystem functions </w:t>
      </w:r>
      <w:hyperlink r:id="rId13">
        <w:r>
          <w:rPr>
            <w:color w:val="000000"/>
          </w:rPr>
          <w:t>(</w:t>
        </w:r>
        <w:proofErr w:type="spellStart"/>
        <w:r>
          <w:rPr>
            <w:color w:val="000000"/>
          </w:rPr>
          <w:t>Handa</w:t>
        </w:r>
        <w:proofErr w:type="spellEnd"/>
        <w:r>
          <w:rPr>
            <w:color w:val="000000"/>
          </w:rPr>
          <w:t xml:space="preserve"> et al., 2014; Nielsen et al., 2015)</w:t>
        </w:r>
      </w:hyperlink>
      <w:r>
        <w:t xml:space="preserve">. </w:t>
      </w:r>
    </w:p>
    <w:p w:rsidR="009439DD" w:rsidRDefault="008B032B" w:rsidP="00AA7A9F">
      <w:pPr>
        <w:shd w:val="clear" w:color="auto" w:fill="FFFFFF"/>
        <w:spacing w:line="480" w:lineRule="auto"/>
        <w:ind w:firstLine="720"/>
      </w:pPr>
      <w:ins w:id="0" w:author="PHILIP ANTHONY MARTIN" w:date="2024-02-20T10:08:00Z">
        <w:r>
          <w:t xml:space="preserve">Since </w:t>
        </w:r>
      </w:ins>
      <w:ins w:id="1" w:author="PHILIP ANTHONY MARTIN" w:date="2024-02-20T10:09:00Z">
        <w:r>
          <w:t xml:space="preserve">soil moisture is a key limiting factor to the fitness and behaviour of many </w:t>
        </w:r>
        <w:r>
          <w:t>soil and litter fauna</w:t>
        </w:r>
      </w:ins>
      <w:ins w:id="2" w:author="PHILIP ANTHONY MARTIN" w:date="2024-02-20T10:11:00Z">
        <w:r>
          <w:t>,</w:t>
        </w:r>
      </w:ins>
      <w:ins w:id="3" w:author="PHILIP ANTHONY MARTIN" w:date="2024-02-20T10:09:00Z">
        <w:r>
          <w:t xml:space="preserve"> </w:t>
        </w:r>
      </w:ins>
      <w:del w:id="4" w:author="PHILIP ANTHONY MARTIN" w:date="2024-02-20T10:09:00Z">
        <w:r w:rsidR="002813DB" w:rsidDel="008B032B">
          <w:delText>P</w:delText>
        </w:r>
      </w:del>
      <w:ins w:id="5" w:author="PHILIP ANTHONY MARTIN" w:date="2024-02-20T10:09:00Z">
        <w:r>
          <w:t>p</w:t>
        </w:r>
      </w:ins>
      <w:r w:rsidR="002813DB">
        <w:t xml:space="preserve">recipitation changes may threaten the processes </w:t>
      </w:r>
      <w:ins w:id="6" w:author="PHILIP ANTHONY MARTIN" w:date="2024-02-20T10:08:00Z">
        <w:r>
          <w:t xml:space="preserve">to which </w:t>
        </w:r>
      </w:ins>
      <w:del w:id="7" w:author="PHILIP ANTHONY MARTIN" w:date="2024-02-20T10:08:00Z">
        <w:r w:rsidR="002813DB" w:rsidDel="008B032B">
          <w:delText xml:space="preserve">that </w:delText>
        </w:r>
      </w:del>
      <w:del w:id="8" w:author="PHILIP ANTHONY MARTIN" w:date="2024-02-20T10:09:00Z">
        <w:r w:rsidR="002813DB" w:rsidDel="008B032B">
          <w:delText>soil and litter fauna</w:delText>
        </w:r>
      </w:del>
      <w:ins w:id="9" w:author="PHILIP ANTHONY MARTIN" w:date="2024-02-20T10:09:00Z">
        <w:r>
          <w:t>they</w:t>
        </w:r>
      </w:ins>
      <w:r w:rsidR="002813DB">
        <w:t xml:space="preserve"> contribute </w:t>
      </w:r>
      <w:del w:id="10" w:author="PHILIP ANTHONY MARTIN" w:date="2024-02-20T10:08:00Z">
        <w:r w:rsidR="002813DB" w:rsidDel="008B032B">
          <w:delText xml:space="preserve">to </w:delText>
        </w:r>
      </w:del>
      <w:del w:id="11" w:author="PHILIP ANTHONY MARTIN" w:date="2024-02-20T10:09:00Z">
        <w:r w:rsidR="002813DB" w:rsidDel="008B032B">
          <w:delText xml:space="preserve">because soil moisture is a key limiting factor to the fitness and behaviour of many taxa </w:delText>
        </w:r>
      </w:del>
      <w:hyperlink r:id="rId14">
        <w:r w:rsidR="002813DB">
          <w:rPr>
            <w:color w:val="000000"/>
          </w:rPr>
          <w:t>(Coyle et al., 2017)</w:t>
        </w:r>
      </w:hyperlink>
      <w:r w:rsidR="002813DB">
        <w:t xml:space="preserve">. Precipitation reductions and associated lower soil moisture can </w:t>
      </w:r>
      <w:del w:id="12" w:author="PHILIP ANTHONY MARTIN" w:date="2024-02-20T10:12:00Z">
        <w:r w:rsidR="002813DB" w:rsidDel="008B032B">
          <w:delText>reduce water films, restricting</w:delText>
        </w:r>
      </w:del>
      <w:ins w:id="13" w:author="PHILIP ANTHONY MARTIN" w:date="2024-02-20T10:12:00Z">
        <w:r>
          <w:t>reduce</w:t>
        </w:r>
      </w:ins>
      <w:r w:rsidR="002813DB">
        <w:t xml:space="preserve"> the movement of </w:t>
      </w:r>
      <w:proofErr w:type="spellStart"/>
      <w:r w:rsidR="002813DB">
        <w:t>microfauna</w:t>
      </w:r>
      <w:proofErr w:type="spellEnd"/>
      <w:r w:rsidR="002813DB">
        <w:t xml:space="preserve"> such as nematodes or reduce the humidity in pores which represent the habitat of mesofauna such as Collembola </w:t>
      </w:r>
      <w:hyperlink r:id="rId15">
        <w:r w:rsidR="002813DB">
          <w:rPr>
            <w:color w:val="000000"/>
          </w:rPr>
          <w:t>(Coyle e</w:t>
        </w:r>
        <w:bookmarkStart w:id="14" w:name="_GoBack"/>
        <w:bookmarkEnd w:id="14"/>
        <w:r w:rsidR="002813DB">
          <w:rPr>
            <w:color w:val="000000"/>
          </w:rPr>
          <w:t xml:space="preserve">t al., 2017; </w:t>
        </w:r>
        <w:proofErr w:type="spellStart"/>
        <w:r w:rsidR="002813DB">
          <w:rPr>
            <w:color w:val="000000"/>
          </w:rPr>
          <w:t>Erktan</w:t>
        </w:r>
        <w:proofErr w:type="spellEnd"/>
        <w:r w:rsidR="002813DB">
          <w:rPr>
            <w:color w:val="000000"/>
          </w:rPr>
          <w:t xml:space="preserve"> et al., 2020)</w:t>
        </w:r>
      </w:hyperlink>
      <w:r w:rsidR="002813DB">
        <w:t xml:space="preserve">. Conversely, increased </w:t>
      </w:r>
      <w:del w:id="15" w:author="PHILIP ANTHONY MARTIN" w:date="2024-02-20T10:13:00Z">
        <w:r w:rsidR="002813DB" w:rsidDel="008B032B">
          <w:delText xml:space="preserve">soil moisture as a result of </w:delText>
        </w:r>
      </w:del>
      <w:r w:rsidR="002813DB">
        <w:t xml:space="preserve">precipitation </w:t>
      </w:r>
      <w:del w:id="16" w:author="PHILIP ANTHONY MARTIN" w:date="2024-02-20T10:13:00Z">
        <w:r w:rsidR="002813DB" w:rsidDel="008B032B">
          <w:delText xml:space="preserve">increases </w:delText>
        </w:r>
      </w:del>
      <w:r w:rsidR="002813DB">
        <w:t xml:space="preserve">can facilitate the mobility of fauna such as nematodes, potentially leading to increases in abundance due to increased ability to access food sources </w:t>
      </w:r>
      <w:hyperlink r:id="rId16">
        <w:r w:rsidR="002813DB">
          <w:rPr>
            <w:color w:val="000000"/>
          </w:rPr>
          <w:t>(</w:t>
        </w:r>
        <w:proofErr w:type="spellStart"/>
        <w:r w:rsidR="002813DB">
          <w:rPr>
            <w:color w:val="000000"/>
          </w:rPr>
          <w:t>Erktan</w:t>
        </w:r>
        <w:proofErr w:type="spellEnd"/>
        <w:r w:rsidR="002813DB">
          <w:rPr>
            <w:color w:val="000000"/>
          </w:rPr>
          <w:t xml:space="preserve"> et al., 2020)</w:t>
        </w:r>
      </w:hyperlink>
      <w:r w:rsidR="002813DB">
        <w:t xml:space="preserve">. These changes can alter reproduction and mortality of a wide range of soil and litter fauna </w:t>
      </w:r>
      <w:hyperlink r:id="rId17">
        <w:r w:rsidR="002813DB">
          <w:rPr>
            <w:color w:val="000000"/>
          </w:rPr>
          <w:t>(</w:t>
        </w:r>
        <w:proofErr w:type="spellStart"/>
        <w:r w:rsidR="002813DB">
          <w:rPr>
            <w:color w:val="000000"/>
          </w:rPr>
          <w:t>Kardol</w:t>
        </w:r>
        <w:proofErr w:type="spellEnd"/>
        <w:r w:rsidR="002813DB">
          <w:rPr>
            <w:color w:val="000000"/>
          </w:rPr>
          <w:t xml:space="preserve"> et al., 2011; Singh et al., 2019; Wang et al., 2022)</w:t>
        </w:r>
      </w:hyperlink>
      <w:r w:rsidR="002813DB">
        <w:t xml:space="preserve">. For example,  extreme drought conditions can increase mortality for taxa such as Collembola </w:t>
      </w:r>
      <w:hyperlink r:id="rId18">
        <w:r w:rsidR="002813DB">
          <w:rPr>
            <w:color w:val="000000"/>
          </w:rPr>
          <w:t>(Wang et al., 2022)</w:t>
        </w:r>
      </w:hyperlink>
      <w:r w:rsidR="002813DB">
        <w:t xml:space="preserve"> and </w:t>
      </w:r>
      <w:proofErr w:type="spellStart"/>
      <w:r w:rsidR="002813DB">
        <w:t>Enchytraeidae</w:t>
      </w:r>
      <w:proofErr w:type="spellEnd"/>
      <w:r w:rsidR="002813DB">
        <w:t xml:space="preserve"> </w:t>
      </w:r>
      <w:hyperlink r:id="rId19">
        <w:r w:rsidR="002813DB">
          <w:rPr>
            <w:color w:val="000000"/>
          </w:rPr>
          <w:t>(</w:t>
        </w:r>
        <w:proofErr w:type="spellStart"/>
        <w:r w:rsidR="002813DB">
          <w:rPr>
            <w:color w:val="000000"/>
          </w:rPr>
          <w:t>Maraldo</w:t>
        </w:r>
        <w:proofErr w:type="spellEnd"/>
        <w:r w:rsidR="002813DB">
          <w:rPr>
            <w:color w:val="000000"/>
          </w:rPr>
          <w:t xml:space="preserve"> et al., 2009)</w:t>
        </w:r>
      </w:hyperlink>
      <w:r w:rsidR="002813DB">
        <w:t xml:space="preserve">. Nonetheless, while some studies have reported biodiversity losses as a result of precipitation reduction </w:t>
      </w:r>
      <w:hyperlink r:id="rId20">
        <w:r w:rsidR="002813DB">
          <w:rPr>
            <w:color w:val="000000"/>
          </w:rPr>
          <w:t>(</w:t>
        </w:r>
        <w:proofErr w:type="spellStart"/>
        <w:r w:rsidR="002813DB">
          <w:rPr>
            <w:color w:val="000000"/>
          </w:rPr>
          <w:t>Aupic-Samain</w:t>
        </w:r>
        <w:proofErr w:type="spellEnd"/>
        <w:r w:rsidR="002813DB">
          <w:rPr>
            <w:color w:val="000000"/>
          </w:rPr>
          <w:t xml:space="preserve">, </w:t>
        </w:r>
        <w:proofErr w:type="spellStart"/>
        <w:r w:rsidR="002813DB">
          <w:rPr>
            <w:color w:val="000000"/>
          </w:rPr>
          <w:t>Santonja</w:t>
        </w:r>
        <w:proofErr w:type="spellEnd"/>
        <w:r w:rsidR="002813DB">
          <w:rPr>
            <w:color w:val="000000"/>
          </w:rPr>
          <w:t xml:space="preserve">, et al., 2021; </w:t>
        </w:r>
        <w:proofErr w:type="spellStart"/>
        <w:r w:rsidR="002813DB">
          <w:rPr>
            <w:color w:val="000000"/>
          </w:rPr>
          <w:t>Chikoski</w:t>
        </w:r>
        <w:proofErr w:type="spellEnd"/>
        <w:r w:rsidR="002813DB">
          <w:rPr>
            <w:color w:val="000000"/>
          </w:rPr>
          <w:t xml:space="preserve"> et al., 2006; Lindberg et al., 2002)</w:t>
        </w:r>
      </w:hyperlink>
      <w:r w:rsidR="002813DB">
        <w:t xml:space="preserve"> others have reported increases </w:t>
      </w:r>
      <w:hyperlink r:id="rId21">
        <w:r w:rsidR="002813DB">
          <w:rPr>
            <w:color w:val="000000"/>
          </w:rPr>
          <w:t>(</w:t>
        </w:r>
        <w:proofErr w:type="spellStart"/>
        <w:r w:rsidR="002813DB">
          <w:rPr>
            <w:color w:val="000000"/>
          </w:rPr>
          <w:t>Homet</w:t>
        </w:r>
        <w:proofErr w:type="spellEnd"/>
        <w:r w:rsidR="002813DB">
          <w:rPr>
            <w:color w:val="000000"/>
          </w:rPr>
          <w:t xml:space="preserve"> et al., 2021; Lensing et al., 2005)</w:t>
        </w:r>
      </w:hyperlink>
      <w:r w:rsidR="002813DB">
        <w:t xml:space="preserve">, with similarly mixed results for studies of precipitation </w:t>
      </w:r>
      <w:r w:rsidR="002813DB">
        <w:lastRenderedPageBreak/>
        <w:t xml:space="preserve">increases </w:t>
      </w:r>
      <w:hyperlink r:id="rId22">
        <w:r w:rsidR="002813DB">
          <w:rPr>
            <w:color w:val="000000"/>
          </w:rPr>
          <w:t>(</w:t>
        </w:r>
        <w:proofErr w:type="spellStart"/>
        <w:r w:rsidR="002813DB">
          <w:rPr>
            <w:color w:val="000000"/>
          </w:rPr>
          <w:t>Chikoski</w:t>
        </w:r>
        <w:proofErr w:type="spellEnd"/>
        <w:r w:rsidR="002813DB">
          <w:rPr>
            <w:color w:val="000000"/>
          </w:rPr>
          <w:t xml:space="preserve"> et al., 2006; Frew et al., 2013; </w:t>
        </w:r>
        <w:proofErr w:type="spellStart"/>
        <w:r w:rsidR="002813DB">
          <w:rPr>
            <w:color w:val="000000"/>
          </w:rPr>
          <w:t>Landesman</w:t>
        </w:r>
        <w:proofErr w:type="spellEnd"/>
        <w:r w:rsidR="002813DB">
          <w:rPr>
            <w:color w:val="000000"/>
          </w:rPr>
          <w:t xml:space="preserve"> et al., 2011)</w:t>
        </w:r>
      </w:hyperlink>
      <w:r w:rsidR="002813DB">
        <w:t xml:space="preserve"> making generalisation challenging. </w:t>
      </w:r>
    </w:p>
    <w:p w:rsidR="009439DD" w:rsidRDefault="002813DB" w:rsidP="00AA7A9F">
      <w:pPr>
        <w:spacing w:line="480" w:lineRule="auto"/>
        <w:ind w:firstLine="720"/>
      </w:pPr>
      <w:r>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hyperlink r:id="rId23">
        <w:r>
          <w:rPr>
            <w:color w:val="000000"/>
          </w:rPr>
          <w:t>(Peng et al., 2022)</w:t>
        </w:r>
      </w:hyperlink>
      <w:r>
        <w:t xml:space="preserve">. This could in part reflect diverging responses in taxonomic groups to precipitation changes </w:t>
      </w:r>
      <w:hyperlink r:id="rId24">
        <w:r>
          <w:rPr>
            <w:color w:val="000000"/>
          </w:rPr>
          <w:t>(Coyle et al., 2017)</w:t>
        </w:r>
      </w:hyperlink>
      <w:r>
        <w:t xml:space="preserve">. Functional traits, </w:t>
      </w:r>
      <w:r>
        <w:rPr>
          <w:highlight w:val="white"/>
        </w:rPr>
        <w:t xml:space="preserve">morphological, physiological or phenological features measurable at the individual level </w:t>
      </w:r>
      <w:hyperlink r:id="rId25">
        <w:r>
          <w:rPr>
            <w:color w:val="000000"/>
            <w:highlight w:val="white"/>
          </w:rPr>
          <w:t>(</w:t>
        </w:r>
        <w:proofErr w:type="spellStart"/>
        <w:r>
          <w:rPr>
            <w:color w:val="000000"/>
            <w:highlight w:val="white"/>
          </w:rPr>
          <w:t>Violle</w:t>
        </w:r>
        <w:proofErr w:type="spellEnd"/>
        <w:r>
          <w:rPr>
            <w:color w:val="000000"/>
            <w:highlight w:val="white"/>
          </w:rPr>
          <w:t xml:space="preserve"> et al., 2007)</w:t>
        </w:r>
      </w:hyperlink>
      <w:r>
        <w:t>, might offer a tractable way to disentangle some of these differences.</w:t>
      </w:r>
    </w:p>
    <w:p w:rsidR="009439DD" w:rsidRDefault="002813DB" w:rsidP="00AA7A9F">
      <w:pPr>
        <w:spacing w:line="480" w:lineRule="auto"/>
        <w:ind w:firstLine="720"/>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hyperlink r:id="rId26">
        <w:r>
          <w:rPr>
            <w:color w:val="000000"/>
          </w:rPr>
          <w:t>(Fraser et al., 2012)</w:t>
        </w:r>
      </w:hyperlink>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hyperlink r:id="rId27">
        <w:r>
          <w:rPr>
            <w:color w:val="000000"/>
          </w:rPr>
          <w:t>(Evans, 2008; Singh et al., 2019)</w:t>
        </w:r>
      </w:hyperlink>
      <w:r>
        <w:t xml:space="preserve">. Third, body size relates to microhabitat preferences and therefore dependence on water availability. For example, </w:t>
      </w:r>
      <w:proofErr w:type="spellStart"/>
      <w:r>
        <w:t>microfauna</w:t>
      </w:r>
      <w:proofErr w:type="spellEnd"/>
      <w:r>
        <w:t xml:space="preserve">, such as nematodes, inhabit water films, so may be particularly vulnerable as they are essentially aquatic organisms </w:t>
      </w:r>
      <w:hyperlink r:id="rId28">
        <w:r>
          <w:rPr>
            <w:color w:val="000000"/>
          </w:rPr>
          <w:t>(</w:t>
        </w:r>
        <w:proofErr w:type="spellStart"/>
        <w:r>
          <w:rPr>
            <w:color w:val="000000"/>
          </w:rPr>
          <w:t>Vandegehuchte</w:t>
        </w:r>
        <w:proofErr w:type="spellEnd"/>
        <w:r>
          <w:rPr>
            <w:color w:val="000000"/>
          </w:rPr>
          <w:t xml:space="preserve"> et al., 2015)</w:t>
        </w:r>
      </w:hyperlink>
      <w:r>
        <w:t xml:space="preserve">, mesofauna, such as Collembola, are sensitive to changes in soil moisture because they are confined to existing air-filled pore spaces </w:t>
      </w:r>
      <w:hyperlink r:id="rId29">
        <w:r>
          <w:rPr>
            <w:color w:val="000000"/>
          </w:rPr>
          <w:t>(Wang et al., 2022)</w:t>
        </w:r>
      </w:hyperlink>
      <w:r>
        <w:t xml:space="preserve"> while macrofauna can create their own pore spaces (Lavelle et al., 2002) and are more capable of avoidant behaviour such as burrowing to deeper depths </w:t>
      </w:r>
      <w:hyperlink r:id="rId30">
        <w:r>
          <w:rPr>
            <w:color w:val="000000"/>
          </w:rPr>
          <w:t>(Gerard, 1967)</w:t>
        </w:r>
      </w:hyperlink>
      <w:r>
        <w:t xml:space="preserve">. Therefore, increasing body size likely yields greater resistance to changes in precipitation. Integrating information on these functional traits into research syntheses should allow for a </w:t>
      </w:r>
      <w:r>
        <w:lastRenderedPageBreak/>
        <w:t>mechanistic understanding as to why soil faunal responses to precipitation are heterogeneous.</w:t>
      </w:r>
    </w:p>
    <w:p w:rsidR="009439DD" w:rsidRDefault="002813DB" w:rsidP="00AA7A9F">
      <w:pPr>
        <w:spacing w:line="480" w:lineRule="auto"/>
        <w:ind w:firstLine="720"/>
        <w:jc w:val="both"/>
      </w:pPr>
      <w: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hyperlink r:id="rId31">
        <w:r>
          <w:rPr>
            <w:color w:val="000000"/>
          </w:rPr>
          <w:t xml:space="preserve">(Christie et al., 2019, 2020; </w:t>
        </w:r>
        <w:proofErr w:type="spellStart"/>
        <w:r>
          <w:rPr>
            <w:color w:val="000000"/>
          </w:rPr>
          <w:t>Spake</w:t>
        </w:r>
        <w:proofErr w:type="spellEnd"/>
        <w:r>
          <w:rPr>
            <w:color w:val="000000"/>
          </w:rPr>
          <w:t>, Mori, Beckmann, Martin, et al., 2021)</w:t>
        </w:r>
      </w:hyperlink>
      <w:r>
        <w:t xml:space="preserve">. But methodological robustness is rarely assessed in ecological meta-analyses </w:t>
      </w:r>
      <w:hyperlink r:id="rId32">
        <w:r>
          <w:rPr>
            <w:color w:val="000000"/>
          </w:rPr>
          <w:t>(Pullin et al., 2022)</w:t>
        </w:r>
      </w:hyperlink>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hyperlink r:id="rId33">
        <w:r>
          <w:rPr>
            <w:color w:val="000000"/>
          </w:rPr>
          <w:t>(</w:t>
        </w:r>
        <w:proofErr w:type="spellStart"/>
        <w:r>
          <w:rPr>
            <w:color w:val="000000"/>
          </w:rPr>
          <w:t>Korell</w:t>
        </w:r>
        <w:proofErr w:type="spellEnd"/>
        <w:r>
          <w:rPr>
            <w:color w:val="000000"/>
          </w:rPr>
          <w:t xml:space="preserve"> et al., 2020; </w:t>
        </w:r>
        <w:proofErr w:type="spellStart"/>
        <w:r>
          <w:rPr>
            <w:color w:val="000000"/>
          </w:rPr>
          <w:t>Kröel</w:t>
        </w:r>
        <w:proofErr w:type="spellEnd"/>
        <w:r>
          <w:rPr>
            <w:color w:val="000000"/>
          </w:rPr>
          <w:t>-Dulay et al., 2022)</w:t>
        </w:r>
      </w:hyperlink>
      <w:r>
        <w:t>.</w:t>
      </w:r>
    </w:p>
    <w:p w:rsidR="009439DD" w:rsidRDefault="002813DB" w:rsidP="00AA7A9F">
      <w:pPr>
        <w:spacing w:line="480" w:lineRule="auto"/>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rsidR="009439DD" w:rsidRDefault="002813DB" w:rsidP="00AA7A9F">
      <w:pPr>
        <w:spacing w:after="240" w:line="480" w:lineRule="auto"/>
        <w:ind w:firstLine="720"/>
        <w:jc w:val="both"/>
        <w:rPr>
          <w:b/>
        </w:rPr>
      </w:pPr>
      <w:r>
        <w:t>For question 1, we hypothesised that precipitation reductions cause declines in the abundance and diversity of soil and litter fauna, whereas additional precipitation causes an increase in abundance and diversity (H1, Figure 1a). For question 2, we tested four hypotheses: (</w:t>
      </w:r>
      <w:proofErr w:type="spellStart"/>
      <w:r>
        <w:t>i</w:t>
      </w:r>
      <w:proofErr w:type="spellEnd"/>
      <w:r>
        <w:t xml:space="preserve">) an increased magnitude of changes in precipitation amplifies changes in abundance and diversity (H2, Figure 1b); or that the effect of precipitation magnitude is further amplified for organisms found in litter compared to soil dwellers (H3, Figure 1c), for organisms without an exoskeleton compared to those with </w:t>
      </w:r>
      <w:proofErr w:type="spellStart"/>
      <w:r>
        <w:t>en</w:t>
      </w:r>
      <w:proofErr w:type="spellEnd"/>
      <w:r>
        <w:t xml:space="preserve"> exoskeleton (H4, Figure 1d), or for organisms with smaller body sizes (H5, Figure 1e). There were no hypotheses for question 3.</w:t>
      </w:r>
    </w:p>
    <w:p w:rsidR="009439DD" w:rsidRDefault="002813DB" w:rsidP="00AA7A9F">
      <w:pPr>
        <w:spacing w:before="240" w:after="240" w:line="480" w:lineRule="auto"/>
        <w:rPr>
          <w:b/>
        </w:rPr>
      </w:pPr>
      <w:r>
        <w:rPr>
          <w:b/>
          <w:noProof/>
        </w:rPr>
        <w:lastRenderedPageBreak/>
        <w:drawing>
          <wp:inline distT="114300" distB="114300" distL="114300" distR="114300">
            <wp:extent cx="5731200" cy="3822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731200" cy="3822700"/>
                    </a:xfrm>
                    <a:prstGeom prst="rect">
                      <a:avLst/>
                    </a:prstGeom>
                    <a:ln/>
                  </pic:spPr>
                </pic:pic>
              </a:graphicData>
            </a:graphic>
          </wp:inline>
        </w:drawing>
      </w:r>
    </w:p>
    <w:p w:rsidR="009439DD" w:rsidRDefault="002813DB" w:rsidP="00AA7A9F">
      <w:pPr>
        <w:spacing w:before="240" w:after="240" w:line="480" w:lineRule="auto"/>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 Dashed lines represent points at which there is no change in precipitation or no change in effect sizes relating to soil and litter fauna biodiversity. Effect size refers to the differences in abundance or biodiversity between control and treatment groups, with positive changes representing increases in abundance or biodiversity and decreases representing a loss in abundance or biodiversity. For all of these hypotheses we assume that abundance and diversity did not change for the control groups.</w:t>
      </w:r>
      <w:r>
        <w:br w:type="page"/>
      </w:r>
    </w:p>
    <w:p w:rsidR="009439DD" w:rsidRDefault="002813DB" w:rsidP="00AA7A9F">
      <w:pPr>
        <w:spacing w:before="240" w:after="240" w:line="480" w:lineRule="auto"/>
        <w:rPr>
          <w:b/>
        </w:rPr>
      </w:pPr>
      <w:r>
        <w:rPr>
          <w:b/>
        </w:rPr>
        <w:lastRenderedPageBreak/>
        <w:t>Material and Methods</w:t>
      </w:r>
    </w:p>
    <w:p w:rsidR="009439DD" w:rsidRDefault="002813DB" w:rsidP="00AA7A9F">
      <w:pPr>
        <w:spacing w:before="240" w:line="480" w:lineRule="auto"/>
        <w:rPr>
          <w:b/>
        </w:rPr>
      </w:pPr>
      <w:r>
        <w:rPr>
          <w:b/>
        </w:rPr>
        <w:t>Searches and screening</w:t>
      </w:r>
    </w:p>
    <w:p w:rsidR="009439DD" w:rsidRDefault="002813DB" w:rsidP="00AA7A9F">
      <w:pPr>
        <w:spacing w:line="480" w:lineRule="auto"/>
        <w:ind w:firstLine="720"/>
      </w:pPr>
      <w:r>
        <w:t xml:space="preserve">This study focuses on the impacts of precipitation changes on forest soil and litter invertebrate fauna in field settings. We formally defined these as PECOS elements </w:t>
      </w:r>
      <w:hyperlink r:id="rId35">
        <w:r>
          <w:rPr>
            <w:color w:val="000000"/>
          </w:rPr>
          <w:t xml:space="preserve">(Table 1, </w:t>
        </w:r>
        <w:proofErr w:type="spellStart"/>
        <w:r>
          <w:rPr>
            <w:color w:val="000000"/>
          </w:rPr>
          <w:t>Grames</w:t>
        </w:r>
        <w:proofErr w:type="spellEnd"/>
        <w:r>
          <w:rPr>
            <w:color w:val="000000"/>
          </w:rPr>
          <w:t xml:space="preserve"> et al., 2019)</w:t>
        </w:r>
      </w:hyperlink>
      <w:r>
        <w:t xml:space="preserve">. More precise definitions of these elements can be found in the Supplementary methods. This study follows guidelines for synthesis in environmental management </w:t>
      </w:r>
      <w:hyperlink r:id="rId36">
        <w:r>
          <w:rPr>
            <w:color w:val="000000"/>
          </w:rPr>
          <w:t>(Collaboration for Environmental Evidence, 2018)</w:t>
        </w:r>
      </w:hyperlink>
      <w:r>
        <w:t xml:space="preserve">, for more details of this see the completed ROSES checklist (Supplementary file 1). </w:t>
      </w:r>
    </w:p>
    <w:p w:rsidR="009439DD" w:rsidRDefault="009439DD" w:rsidP="00AA7A9F">
      <w:pPr>
        <w:spacing w:line="480" w:lineRule="auto"/>
      </w:pPr>
    </w:p>
    <w:p w:rsidR="009439DD" w:rsidRDefault="002813DB" w:rsidP="00AA7A9F">
      <w:pPr>
        <w:spacing w:line="480" w:lineRule="auto"/>
      </w:pPr>
      <w:r>
        <w:rPr>
          <w:b/>
        </w:rPr>
        <w:t>Table 1</w:t>
      </w:r>
      <w:r>
        <w:t xml:space="preserve"> - Different PECOS elements used to define the scope of the meta-analysis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39DD">
        <w:tc>
          <w:tcPr>
            <w:tcW w:w="4514" w:type="dxa"/>
            <w:shd w:val="clear" w:color="auto" w:fill="auto"/>
            <w:tcMar>
              <w:top w:w="100" w:type="dxa"/>
              <w:left w:w="100" w:type="dxa"/>
              <w:bottom w:w="100" w:type="dxa"/>
              <w:right w:w="100" w:type="dxa"/>
            </w:tcMar>
          </w:tcPr>
          <w:p w:rsidR="009439DD" w:rsidRDefault="002813DB" w:rsidP="00351348">
            <w:pPr>
              <w:widowControl w:val="0"/>
              <w:pBdr>
                <w:top w:val="nil"/>
                <w:left w:val="nil"/>
                <w:bottom w:val="nil"/>
                <w:right w:val="nil"/>
                <w:between w:val="nil"/>
              </w:pBdr>
              <w:spacing w:line="240" w:lineRule="auto"/>
              <w:rPr>
                <w:b/>
              </w:rPr>
            </w:pPr>
            <w:r>
              <w:rPr>
                <w:b/>
              </w:rPr>
              <w:t>PECOS element</w:t>
            </w:r>
          </w:p>
        </w:tc>
        <w:tc>
          <w:tcPr>
            <w:tcW w:w="4514" w:type="dxa"/>
            <w:shd w:val="clear" w:color="auto" w:fill="auto"/>
            <w:tcMar>
              <w:top w:w="100" w:type="dxa"/>
              <w:left w:w="100" w:type="dxa"/>
              <w:bottom w:w="100" w:type="dxa"/>
              <w:right w:w="100" w:type="dxa"/>
            </w:tcMar>
          </w:tcPr>
          <w:p w:rsidR="009439DD" w:rsidRDefault="002813DB" w:rsidP="00351348">
            <w:pPr>
              <w:widowControl w:val="0"/>
              <w:pBdr>
                <w:top w:val="nil"/>
                <w:left w:val="nil"/>
                <w:bottom w:val="nil"/>
                <w:right w:val="nil"/>
                <w:between w:val="nil"/>
              </w:pBdr>
              <w:spacing w:line="240" w:lineRule="auto"/>
              <w:rPr>
                <w:b/>
              </w:rPr>
            </w:pPr>
            <w:r>
              <w:rPr>
                <w:b/>
              </w:rPr>
              <w:t>Description</w:t>
            </w:r>
          </w:p>
        </w:tc>
      </w:tr>
      <w:tr w:rsidR="009439DD">
        <w:tc>
          <w:tcPr>
            <w:tcW w:w="4514" w:type="dxa"/>
            <w:shd w:val="clear" w:color="auto" w:fill="auto"/>
            <w:tcMar>
              <w:top w:w="100" w:type="dxa"/>
              <w:left w:w="100" w:type="dxa"/>
              <w:bottom w:w="100" w:type="dxa"/>
              <w:right w:w="100" w:type="dxa"/>
            </w:tcMar>
          </w:tcPr>
          <w:p w:rsidR="009439DD" w:rsidRDefault="002813DB" w:rsidP="00351348">
            <w:pPr>
              <w:widowControl w:val="0"/>
              <w:pBdr>
                <w:top w:val="nil"/>
                <w:left w:val="nil"/>
                <w:bottom w:val="nil"/>
                <w:right w:val="nil"/>
                <w:between w:val="nil"/>
              </w:pBdr>
              <w:spacing w:line="240" w:lineRule="auto"/>
            </w:pPr>
            <w:r>
              <w:t>Population</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Soil and litter fauna found in forest ecosystems. We defined these as invertebrates which spend a significant proportion of their life in litter and/or soil, excluding ants. Details of the selected taxonomic groups are in Table S1.</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Exposure</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 xml:space="preserve">Reductions and increases in precipitation. </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Comparison</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Any comparison between forests that vary in the frequency or intensity of precipitation that they are subject to. This comparison may be spatial or temporal.</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Outcomes</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Abundance, biomass, and diversity of soil and litter fauna.</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Space</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 xml:space="preserve">Studies carried out in the field. All types of forest and woodland are considered relevant. </w:t>
            </w:r>
          </w:p>
          <w:p w:rsidR="009439DD" w:rsidRDefault="009439DD" w:rsidP="00351348">
            <w:pPr>
              <w:widowControl w:val="0"/>
              <w:pBdr>
                <w:top w:val="nil"/>
                <w:left w:val="nil"/>
                <w:bottom w:val="nil"/>
                <w:right w:val="nil"/>
                <w:between w:val="nil"/>
              </w:pBdr>
              <w:spacing w:line="240" w:lineRule="auto"/>
            </w:pPr>
          </w:p>
        </w:tc>
      </w:tr>
    </w:tbl>
    <w:p w:rsidR="009439DD" w:rsidRDefault="009439DD" w:rsidP="00AA7A9F">
      <w:pPr>
        <w:spacing w:line="480" w:lineRule="auto"/>
      </w:pPr>
    </w:p>
    <w:p w:rsidR="009439DD" w:rsidRDefault="002813DB" w:rsidP="00AA7A9F">
      <w:pPr>
        <w:spacing w:line="480" w:lineRule="auto"/>
        <w:ind w:firstLine="720"/>
      </w:pPr>
      <w:r>
        <w:t xml:space="preserve">The searches for this study were carried out on 25/11/2021 as part of a systematic map on the impacts of natural disturbances on forest soil and litter fauna </w:t>
      </w:r>
      <w:hyperlink r:id="rId37">
        <w:r>
          <w:rPr>
            <w:color w:val="000000"/>
          </w:rPr>
          <w:t>(Martin et al., 2021)</w:t>
        </w:r>
      </w:hyperlink>
      <w:r>
        <w:t xml:space="preserve">. To identify search terms, we used </w:t>
      </w:r>
      <w:proofErr w:type="spellStart"/>
      <w:r>
        <w:t>Grames</w:t>
      </w:r>
      <w:proofErr w:type="spellEnd"/>
      <w:r>
        <w:t xml:space="preserve"> et </w:t>
      </w:r>
      <w:proofErr w:type="spellStart"/>
      <w:r>
        <w:t>al’s</w:t>
      </w:r>
      <w:proofErr w:type="spellEnd"/>
      <w:r>
        <w:t xml:space="preserve"> </w:t>
      </w:r>
      <w:hyperlink r:id="rId38">
        <w:r>
          <w:rPr>
            <w:color w:val="000000"/>
          </w:rPr>
          <w:t>(2019)</w:t>
        </w:r>
      </w:hyperlink>
      <w:r>
        <w:t xml:space="preserve"> method by creating search terms, using the R package </w:t>
      </w:r>
      <w:proofErr w:type="spellStart"/>
      <w:r>
        <w:t>litsearchr</w:t>
      </w:r>
      <w:proofErr w:type="spellEnd"/>
      <w:r>
        <w:t xml:space="preserve"> to suggest useful terms, and refining final search </w:t>
      </w:r>
      <w:r>
        <w:lastRenderedPageBreak/>
        <w:t xml:space="preserve">terms based on these suggestions (see supplementary methods for more details). Once search terms were identified, we searched four bibliographic platforms: Web of Science, Scopus, Google Scholar, and Open Access Theses and Dissertations. Since different bibliographic platforms and databases have different rules for the formatting of searches, we developed platform-specific searches (see Table S2). When searching Google Scholar, we used the R package </w:t>
      </w:r>
      <w:proofErr w:type="spellStart"/>
      <w:r>
        <w:t>gsscraper</w:t>
      </w:r>
      <w:proofErr w:type="spellEnd"/>
      <w:r>
        <w:t xml:space="preserve"> </w:t>
      </w:r>
      <w:hyperlink r:id="rId39">
        <w:r>
          <w:rPr>
            <w:color w:val="000000"/>
          </w:rPr>
          <w:t>(</w:t>
        </w:r>
        <w:proofErr w:type="spellStart"/>
        <w:r>
          <w:rPr>
            <w:color w:val="000000"/>
          </w:rPr>
          <w:t>Haddaway</w:t>
        </w:r>
        <w:proofErr w:type="spellEnd"/>
        <w:r>
          <w:rPr>
            <w:color w:val="000000"/>
          </w:rPr>
          <w:t>, 2020)</w:t>
        </w:r>
      </w:hyperlink>
      <w:r>
        <w:t xml:space="preserve"> to download the first 1000 relevant references we found. By searching for unpublished grey literature as well as published, peer-reviewed literature, we aimed to minimise the risk of publication bias which could lead inaccurate estimates of disturbance impacts </w:t>
      </w:r>
      <w:hyperlink r:id="rId40">
        <w:r>
          <w:rPr>
            <w:color w:val="000000"/>
          </w:rPr>
          <w:t>(Konno &amp; Pullin, 2020)</w:t>
        </w:r>
      </w:hyperlink>
      <w:r>
        <w:t xml:space="preserve">. In addition to formal searches, we contacted expert researchers to help identify potentially relevant studies and included references from primary studies that met our inclusion criteria using the R package </w:t>
      </w:r>
      <w:proofErr w:type="spellStart"/>
      <w:r>
        <w:t>citationchaser</w:t>
      </w:r>
      <w:proofErr w:type="spellEnd"/>
      <w:r>
        <w:t xml:space="preserve"> (</w:t>
      </w:r>
      <w:proofErr w:type="spellStart"/>
      <w:r>
        <w:t>Haddaway</w:t>
      </w:r>
      <w:proofErr w:type="spellEnd"/>
      <w:r>
        <w:t xml:space="preserve">, Grainger &amp; </w:t>
      </w:r>
      <w:proofErr w:type="spellStart"/>
      <w:r>
        <w:t>Gray</w:t>
      </w:r>
      <w:proofErr w:type="spellEnd"/>
      <w:r>
        <w:t xml:space="preserve"> 2021). </w:t>
      </w:r>
    </w:p>
    <w:p w:rsidR="009439DD" w:rsidRDefault="002813DB" w:rsidP="00AA7A9F">
      <w:pPr>
        <w:spacing w:line="480" w:lineRule="auto"/>
        <w:ind w:firstLine="720"/>
      </w:pPr>
      <w:r>
        <w:t xml:space="preserve">Once searches were complete, we downloaded all references found </w:t>
      </w:r>
      <w:proofErr w:type="gramStart"/>
      <w:r>
        <w:t>as .bib</w:t>
      </w:r>
      <w:proofErr w:type="gramEnd"/>
      <w:r>
        <w:t xml:space="preserve"> or .</w:t>
      </w:r>
      <w:proofErr w:type="spellStart"/>
      <w:r>
        <w:t>ris</w:t>
      </w:r>
      <w:proofErr w:type="spellEnd"/>
      <w:r>
        <w:t xml:space="preserve"> files and used the R package </w:t>
      </w:r>
      <w:proofErr w:type="spellStart"/>
      <w:r>
        <w:t>synthesisr</w:t>
      </w:r>
      <w:proofErr w:type="spellEnd"/>
      <w:r>
        <w:t xml:space="preserve"> to remove duplicate articles </w:t>
      </w:r>
      <w:hyperlink r:id="rId41">
        <w:r>
          <w:rPr>
            <w:color w:val="000000"/>
          </w:rPr>
          <w:t xml:space="preserve">(Westgate &amp; </w:t>
        </w:r>
        <w:proofErr w:type="spellStart"/>
        <w:r>
          <w:rPr>
            <w:color w:val="000000"/>
          </w:rPr>
          <w:t>Grames</w:t>
        </w:r>
        <w:proofErr w:type="spellEnd"/>
        <w:r>
          <w:rPr>
            <w:color w:val="000000"/>
          </w:rPr>
          <w:t>, 2020)</w:t>
        </w:r>
      </w:hyperlink>
      <w:r>
        <w:t xml:space="preserve">. The </w:t>
      </w:r>
      <w:proofErr w:type="spellStart"/>
      <w:r>
        <w:t>bibfix</w:t>
      </w:r>
      <w:proofErr w:type="spellEnd"/>
      <w:r>
        <w:t xml:space="preserve"> package </w:t>
      </w:r>
      <w:hyperlink r:id="rId42">
        <w:r>
          <w:rPr>
            <w:color w:val="000000"/>
          </w:rPr>
          <w:t>(</w:t>
        </w:r>
        <w:proofErr w:type="spellStart"/>
        <w:r>
          <w:rPr>
            <w:color w:val="000000"/>
          </w:rPr>
          <w:t>Haddaway</w:t>
        </w:r>
        <w:proofErr w:type="spellEnd"/>
        <w:r>
          <w:rPr>
            <w:color w:val="000000"/>
          </w:rPr>
          <w:t xml:space="preserve"> et al., 2021)</w:t>
        </w:r>
      </w:hyperlink>
      <w:r>
        <w:t xml:space="preserve"> was used to repair bibliographic files with incomplete data. Files were then uploaded to </w:t>
      </w:r>
      <w:proofErr w:type="spellStart"/>
      <w:r>
        <w:t>sysrev</w:t>
      </w:r>
      <w:proofErr w:type="spellEnd"/>
      <w:r>
        <w:t xml:space="preserve"> </w:t>
      </w:r>
      <w:hyperlink r:id="rId43">
        <w:r>
          <w:rPr>
            <w:color w:val="000000"/>
          </w:rPr>
          <w:t>(</w:t>
        </w:r>
        <w:proofErr w:type="spellStart"/>
        <w:r>
          <w:rPr>
            <w:color w:val="000000"/>
          </w:rPr>
          <w:t>Bozada</w:t>
        </w:r>
        <w:proofErr w:type="spellEnd"/>
        <w:r>
          <w:rPr>
            <w:color w:val="000000"/>
          </w:rPr>
          <w:t xml:space="preserve"> et al., 2021)</w:t>
        </w:r>
      </w:hyperlink>
      <w:r>
        <w:t xml:space="preserve"> - an online tool that allows for screening and data extraction by review teams </w:t>
      </w:r>
      <w:hyperlink r:id="rId44">
        <w:r>
          <w:rPr>
            <w:color w:val="000000"/>
          </w:rPr>
          <w:t>(see Martin, 2021)</w:t>
        </w:r>
      </w:hyperlink>
      <w: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rsidR="009439DD" w:rsidRDefault="002813DB" w:rsidP="00AA7A9F">
      <w:pPr>
        <w:spacing w:line="480" w:lineRule="auto"/>
        <w:ind w:firstLine="720"/>
      </w:pPr>
      <w:r>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w:t>
      </w:r>
      <w:r>
        <w:lastRenderedPageBreak/>
        <w:t xml:space="preserve">the exclusion of all articles that did not meet our inclusion criteria in accordance with ROSES guidelines </w:t>
      </w:r>
      <w:hyperlink r:id="rId45">
        <w:r>
          <w:rPr>
            <w:color w:val="000000"/>
          </w:rPr>
          <w:t>(</w:t>
        </w:r>
        <w:proofErr w:type="spellStart"/>
        <w:r>
          <w:rPr>
            <w:color w:val="000000"/>
          </w:rPr>
          <w:t>Haddaway</w:t>
        </w:r>
        <w:proofErr w:type="spellEnd"/>
        <w:r>
          <w:rPr>
            <w:color w:val="000000"/>
          </w:rPr>
          <w:t xml:space="preserve"> et al., 2018; Figure S2)</w:t>
        </w:r>
      </w:hyperlink>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hyperlink r:id="rId46">
        <w:r>
          <w:rPr>
            <w:color w:val="000000"/>
          </w:rPr>
          <w:t>(Amano et al., 2021; Konno et al., 2020)</w:t>
        </w:r>
      </w:hyperlink>
      <w:r>
        <w:t>.</w:t>
      </w:r>
    </w:p>
    <w:p w:rsidR="009439DD" w:rsidRDefault="002813DB" w:rsidP="00AA7A9F">
      <w:pPr>
        <w:spacing w:line="480" w:lineRule="auto"/>
        <w:ind w:firstLine="720"/>
      </w:pPr>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hyperlink r:id="rId47">
        <w:r>
          <w:rPr>
            <w:color w:val="000000"/>
          </w:rPr>
          <w:t>(Cohen, 1960)</w:t>
        </w:r>
      </w:hyperlink>
      <w:r>
        <w:t>.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96.6% and the Kappa score was 0.84. For full text screening agreement was 96.6% and the Kappa score was 0.92. We found 19296 papers during searches, 1020 of which were retained after screening of titles and abstracts, and 30 of which were used for critical appraisal and data extraction. We used 352 comparisons between control and treatment groups extracted from these studies. This process is summarised in more detail in Figure S1.</w:t>
      </w:r>
    </w:p>
    <w:p w:rsidR="009439DD" w:rsidRDefault="002813DB" w:rsidP="00AA7A9F">
      <w:pPr>
        <w:spacing w:before="240" w:line="480" w:lineRule="auto"/>
        <w:rPr>
          <w:b/>
        </w:rPr>
      </w:pPr>
      <w:r>
        <w:rPr>
          <w:b/>
        </w:rPr>
        <w:t xml:space="preserve">Critical appraisal </w:t>
      </w:r>
    </w:p>
    <w:p w:rsidR="009439DD" w:rsidRDefault="002813DB" w:rsidP="00AA7A9F">
      <w:pPr>
        <w:spacing w:line="480" w:lineRule="auto"/>
        <w:ind w:firstLine="720"/>
      </w:pPr>
      <w:r>
        <w:t xml:space="preserve">Critical appraisal of studies to assess their methodological robustness is a vital part of synthesis </w:t>
      </w:r>
      <w:hyperlink r:id="rId48">
        <w:r>
          <w:rPr>
            <w:color w:val="000000"/>
          </w:rPr>
          <w:t>(Collaboration for Environmental Evidence, 2018)</w:t>
        </w:r>
      </w:hyperlink>
      <w:r>
        <w:t xml:space="preserve">. We did this by assessing the following threats to the internal validity of a study based on Martin et al. </w:t>
      </w:r>
      <w:hyperlink r:id="rId49">
        <w:r>
          <w:rPr>
            <w:color w:val="000000"/>
          </w:rPr>
          <w:t>(2020)</w:t>
        </w:r>
      </w:hyperlink>
      <w:r>
        <w:t xml:space="preserve"> (</w:t>
      </w:r>
      <w:proofErr w:type="spellStart"/>
      <w:r>
        <w:t>i</w:t>
      </w:r>
      <w:proofErr w:type="spellEnd"/>
      <w:r>
        <w:t xml:space="preserve">) selection 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w:t>
      </w:r>
      <w:r>
        <w:lastRenderedPageBreak/>
        <w:t>and (iii) performance bias, differences that occur due to knowledge by researchers about treatment allocation. We therefore determined whether studies (</w:t>
      </w:r>
      <w:proofErr w:type="spellStart"/>
      <w:r>
        <w:t>i</w:t>
      </w:r>
      <w:proofErr w:type="spellEnd"/>
      <w:r>
        <w:t>) consisted of both spatial and temporal comparisons,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statistical analyses.</w:t>
      </w:r>
    </w:p>
    <w:p w:rsidR="009439DD" w:rsidRDefault="009439DD" w:rsidP="00AA7A9F">
      <w:pPr>
        <w:spacing w:line="480" w:lineRule="auto"/>
        <w:ind w:firstLine="720"/>
      </w:pPr>
    </w:p>
    <w:p w:rsidR="009439DD" w:rsidRDefault="002813DB" w:rsidP="00AA7A9F">
      <w:pPr>
        <w:spacing w:before="240" w:line="480" w:lineRule="auto"/>
      </w:pPr>
      <w:r>
        <w:rPr>
          <w:b/>
        </w:rPr>
        <w:t>Data extraction and coding</w:t>
      </w:r>
    </w:p>
    <w:p w:rsidR="009439DD" w:rsidRDefault="002813DB" w:rsidP="00AA7A9F">
      <w:pPr>
        <w:spacing w:line="480" w:lineRule="auto"/>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hAnsi="Cambria Math"/>
            <w:sz w:val="20"/>
            <w:szCs w:val="20"/>
          </w:rPr>
          <m:t>SD= SE ×</m:t>
        </m:r>
        <m:rad>
          <m:radPr>
            <m:degHide m:val="1"/>
            <m:ctrlPr>
              <w:rPr>
                <w:rFonts w:ascii="Cambria Math" w:hAnsi="Cambria Math"/>
                <w:sz w:val="20"/>
                <w:szCs w:val="20"/>
              </w:rPr>
            </m:ctrlPr>
          </m:radPr>
          <m:deg/>
          <m:e>
            <m:r>
              <w:rPr>
                <w:rFonts w:ascii="Cambria Math" w:hAnsi="Cambria Math"/>
                <w:sz w:val="20"/>
                <w:szCs w:val="20"/>
              </w:rPr>
              <m:t>n</m:t>
            </m:r>
          </m:e>
        </m:rad>
        <m:r>
          <w:rPr>
            <w:rFonts w:ascii="Cambria Math" w:hAnsi="Cambria Math"/>
            <w:sz w:val="20"/>
            <w:szCs w:val="20"/>
          </w:rPr>
          <m:t xml:space="preserve"> </m:t>
        </m:r>
      </m:oMath>
      <w:r>
        <w:t xml:space="preserve"> where </w:t>
      </w:r>
      <m:oMath>
        <m:r>
          <w:rPr>
            <w:rFonts w:ascii="Cambria Math" w:hAnsi="Cambria Math"/>
            <w:sz w:val="20"/>
            <w:szCs w:val="20"/>
          </w:rPr>
          <m:t>SE</m:t>
        </m:r>
      </m:oMath>
      <w:r>
        <w:t xml:space="preserve"> refers to the standard error and </w:t>
      </w:r>
      <m:oMath>
        <m:r>
          <w:rPr>
            <w:rFonts w:ascii="Cambria Math" w:hAnsi="Cambria Math"/>
          </w:rPr>
          <m:t>n</m:t>
        </m:r>
      </m:oMath>
      <w:r>
        <w:t xml:space="preserve"> refers to the sample size. Where data was presented in the form of figures we extracted this using the R package </w:t>
      </w:r>
      <w:proofErr w:type="spellStart"/>
      <w:r>
        <w:t>metadigitise</w:t>
      </w:r>
      <w:proofErr w:type="spellEnd"/>
      <w:r>
        <w:t xml:space="preserve"> </w:t>
      </w:r>
      <w:hyperlink r:id="rId50">
        <w:r>
          <w:rPr>
            <w:color w:val="000000"/>
          </w:rPr>
          <w:t>(Pick et al., 2018)</w:t>
        </w:r>
      </w:hyperlink>
      <w:r>
        <w:t xml:space="preserve">. In total 16% of studies lacked data on variation and 14% lacked data on sample sizes and so to avoid problems associated with excluding studies with missing data </w:t>
      </w:r>
      <w:hyperlink r:id="rId51">
        <w:r>
          <w:rPr>
            <w:color w:val="000000"/>
          </w:rPr>
          <w:t xml:space="preserve">(Nakagawa &amp; </w:t>
        </w:r>
        <w:proofErr w:type="spellStart"/>
        <w:r>
          <w:rPr>
            <w:color w:val="000000"/>
          </w:rPr>
          <w:t>Freckleton</w:t>
        </w:r>
        <w:proofErr w:type="spellEnd"/>
        <w:r>
          <w:rPr>
            <w:color w:val="000000"/>
          </w:rPr>
          <w:t>, 2008)</w:t>
        </w:r>
      </w:hyperlink>
      <w:r>
        <w:t xml:space="preserve"> we chose to impute these values using the method of Nakagawa et al. </w:t>
      </w:r>
      <w:hyperlink r:id="rId52">
        <w:r>
          <w:rPr>
            <w:color w:val="000000"/>
          </w:rPr>
          <w:t>(2022)</w:t>
        </w:r>
      </w:hyperlink>
      <w:r>
        <w:t xml:space="preserve">. Using these data we then calculated the log response ratio and its variance </w:t>
      </w:r>
      <w:hyperlink r:id="rId53">
        <w:r>
          <w:rPr>
            <w:color w:val="000000"/>
          </w:rPr>
          <w:t>(Hedges et al., 1999)</w:t>
        </w:r>
      </w:hyperlink>
      <w:r>
        <w:t xml:space="preserve"> as implemented by Nakagawa et al. </w:t>
      </w:r>
      <w:hyperlink r:id="rId54">
        <w:r>
          <w:rPr>
            <w:color w:val="000000"/>
          </w:rPr>
          <w:t>(2022)</w:t>
        </w:r>
      </w:hyperlink>
      <w:r>
        <w:t xml:space="preserve"> for use as an effect size, which improves the accuracy and precision of meta-analyses especially when sample sizes are small.</w:t>
      </w:r>
    </w:p>
    <w:p w:rsidR="009439DD" w:rsidRDefault="002813DB" w:rsidP="00AA7A9F">
      <w:pPr>
        <w:spacing w:after="240" w:line="480" w:lineRule="auto"/>
        <w:ind w:firstLine="720"/>
        <w:rPr>
          <w:b/>
          <w:highlight w:val="yellow"/>
        </w:rPr>
      </w:pPr>
      <w:r>
        <w:t>Regarding explanatory variables and contextual data, we extracted information on the geographic location of studies, the perturbation type (precipitation reduction or precipitation increase), the magnitude of precipitation change (% change compared to control), the relevant taxonomic groups reported in a study, the size class of fauna (</w:t>
      </w:r>
      <w:proofErr w:type="spellStart"/>
      <w:r>
        <w:t>microfauna</w:t>
      </w:r>
      <w:proofErr w:type="spellEnd"/>
      <w:r>
        <w:t xml:space="preserve">, mesofauna, and macrofauna) based on Nielsen </w:t>
      </w:r>
      <w:hyperlink r:id="rId55">
        <w:r>
          <w:rPr>
            <w:color w:val="000000"/>
          </w:rPr>
          <w:t>(2019)</w:t>
        </w:r>
      </w:hyperlink>
      <w:r>
        <w:t xml:space="preserve">, the kind of outcome </w:t>
      </w:r>
      <w:r>
        <w:lastRenderedPageBreak/>
        <w:t xml:space="preserve">measured (abundance, diversity, or species richness), the sampling design of the study based on Christie </w:t>
      </w:r>
      <w:r>
        <w:rPr>
          <w:i/>
        </w:rPr>
        <w:t>et al</w:t>
      </w:r>
      <w:r>
        <w:t xml:space="preserve">. </w:t>
      </w:r>
      <w:hyperlink r:id="rId56">
        <w:r>
          <w:rPr>
            <w:color w:val="000000"/>
          </w:rPr>
          <w:t>(2019, 2020)</w:t>
        </w:r>
      </w:hyperlink>
      <w:r>
        <w:t>, the sampling method (e.g. soil core, soil monolith, pitfall trap), the duration of study, the time after the beginning of perturbation in precipitation at which fauna was sampled, and whether the fauna sampled possessed an exoskeleton. For more detail and definitions of each data element that was extracted see the supplementary methods.</w:t>
      </w:r>
    </w:p>
    <w:p w:rsidR="009439DD" w:rsidRDefault="002813DB" w:rsidP="00AA7A9F">
      <w:pPr>
        <w:spacing w:before="240" w:line="480" w:lineRule="auto"/>
        <w:rPr>
          <w:b/>
        </w:rPr>
      </w:pPr>
      <w:r>
        <w:rPr>
          <w:b/>
        </w:rPr>
        <w:t>Statistical analyses</w:t>
      </w:r>
    </w:p>
    <w:p w:rsidR="009439DD" w:rsidRDefault="002813DB" w:rsidP="00AA7A9F">
      <w:pPr>
        <w:spacing w:line="480" w:lineRule="auto"/>
      </w:pPr>
      <w:r>
        <w:t xml:space="preserve">We used multilevel meta-analytical models with inverse variance weighting as implemented in the R package </w:t>
      </w:r>
      <w:proofErr w:type="spellStart"/>
      <w:r>
        <w:t>metafor</w:t>
      </w:r>
      <w:proofErr w:type="spellEnd"/>
      <w:r>
        <w:t xml:space="preserve"> </w:t>
      </w:r>
      <w:hyperlink r:id="rId57">
        <w:r>
          <w:rPr>
            <w:color w:val="000000"/>
          </w:rPr>
          <w:t>(</w:t>
        </w:r>
        <w:proofErr w:type="spellStart"/>
        <w:r>
          <w:rPr>
            <w:color w:val="000000"/>
          </w:rPr>
          <w:t>Viechtbauer</w:t>
        </w:r>
        <w:proofErr w:type="spellEnd"/>
        <w:r>
          <w:rPr>
            <w:color w:val="000000"/>
          </w:rPr>
          <w:t>, 2010)</w:t>
        </w:r>
      </w:hyperlink>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hyperlink r:id="rId58">
        <w:r>
          <w:rPr>
            <w:color w:val="000000"/>
          </w:rPr>
          <w:t>(Nakagawa et al., 2023)</w:t>
        </w:r>
      </w:hyperlink>
      <w:r>
        <w:t xml:space="preserve">. We chose not to combine the different outcomes for diversity as doing so can blur responses and limit interpretability of results </w:t>
      </w:r>
      <w:hyperlink r:id="rId59">
        <w:r>
          <w:rPr>
            <w:color w:val="000000"/>
          </w:rPr>
          <w:t>(Liu et al. 2023)</w:t>
        </w:r>
      </w:hyperlink>
      <w:r>
        <w:t>. We calculated the I</w:t>
      </w:r>
      <w:r>
        <w:rPr>
          <w:vertAlign w:val="superscript"/>
        </w:rPr>
        <w:t>2</w:t>
      </w:r>
      <w:r>
        <w:t xml:space="preserve"> statistic to estimate the percentage of the total variability in effect size values that was due to real heterogeneity. At this stage we also performed two sensitivity analyses to test (</w:t>
      </w:r>
      <w:proofErr w:type="spellStart"/>
      <w:r>
        <w:t>i</w:t>
      </w:r>
      <w:proofErr w:type="spellEnd"/>
      <w:r>
        <w:t xml:space="preserve">) the impact of removing studies that failed Geary’s test of normality </w:t>
      </w:r>
      <w:hyperlink r:id="rId60">
        <w:r>
          <w:rPr>
            <w:color w:val="000000"/>
          </w:rPr>
          <w:t>(Nakagawa et al., 2022)</w:t>
        </w:r>
      </w:hyperlink>
      <w:r>
        <w:t>; (ii) the impact of removing studies that we classified as having low validity in our critical appraisal.</w:t>
      </w:r>
    </w:p>
    <w:p w:rsidR="009439DD" w:rsidRDefault="002813DB" w:rsidP="00AA7A9F">
      <w:pPr>
        <w:spacing w:line="480" w:lineRule="auto"/>
      </w:pPr>
      <w:r>
        <w:tab/>
        <w:t>To test our hypotheses about how precipitation change alters soil and litter fauna biodiversity, we ran models that included the percentage change in annual precipitation (Figure 1b). All of our other hypotheses involved interactions between changes in precipitation and other variables, and so we also ran models including interactions with the traits: (</w:t>
      </w:r>
      <w:proofErr w:type="spellStart"/>
      <w:r>
        <w:t>i</w:t>
      </w:r>
      <w:proofErr w:type="spellEnd"/>
      <w:r>
        <w:t xml:space="preserve">) microhabitat (litter or soil, Figure 1c), (ii) presence of an exoskeleton (Figure 1d); and (iii) body size of study taxon (Figure 1e). To account for the potential impacts of publication bias, we included a model parameter representing the square root of the inverse of effective sample size </w:t>
      </w:r>
      <w:hyperlink r:id="rId61">
        <w:r>
          <w:rPr>
            <w:color w:val="000000"/>
          </w:rPr>
          <w:t>(Nakagawa et al., 2021)</w:t>
        </w:r>
      </w:hyperlink>
      <w:r>
        <w:t xml:space="preserve">, to test the impact of the small-study effect, </w:t>
      </w:r>
      <w:r>
        <w:lastRenderedPageBreak/>
        <w:t xml:space="preserve">in which smaller studies have different - often larger - effect sizes when compared to larger studies. We also tested the potential of a decline effect, in which the effect sizes reported by studies declines over time </w:t>
      </w:r>
      <w:hyperlink r:id="rId62">
        <w:r>
          <w:rPr>
            <w:color w:val="000000"/>
          </w:rPr>
          <w:t>(</w:t>
        </w:r>
        <w:proofErr w:type="spellStart"/>
        <w:r>
          <w:rPr>
            <w:color w:val="000000"/>
          </w:rPr>
          <w:t>Koricheva</w:t>
        </w:r>
        <w:proofErr w:type="spellEnd"/>
        <w:r>
          <w:rPr>
            <w:color w:val="000000"/>
          </w:rPr>
          <w:t xml:space="preserve"> &amp; </w:t>
        </w:r>
        <w:proofErr w:type="spellStart"/>
        <w:r>
          <w:rPr>
            <w:color w:val="000000"/>
          </w:rPr>
          <w:t>Kulinskaya</w:t>
        </w:r>
        <w:proofErr w:type="spellEnd"/>
        <w:r>
          <w:rPr>
            <w:color w:val="000000"/>
          </w:rPr>
          <w:t>, 2019; Nakagawa et al., 2021)</w:t>
        </w:r>
      </w:hyperlink>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hyperlink r:id="rId63">
        <w:r>
          <w:rPr>
            <w:color w:val="000000"/>
          </w:rPr>
          <w:t>(</w:t>
        </w:r>
        <w:proofErr w:type="spellStart"/>
        <w:r>
          <w:rPr>
            <w:color w:val="000000"/>
          </w:rPr>
          <w:t>Grueber</w:t>
        </w:r>
        <w:proofErr w:type="spellEnd"/>
        <w:r>
          <w:rPr>
            <w:color w:val="000000"/>
          </w:rPr>
          <w:t xml:space="preserve"> et al., 2011)</w:t>
        </w:r>
      </w:hyperlink>
      <w:r>
        <w:t xml:space="preserve"> in the R package </w:t>
      </w:r>
      <w:proofErr w:type="spellStart"/>
      <w:r>
        <w:t>MuMIn</w:t>
      </w:r>
      <w:proofErr w:type="spellEnd"/>
      <w:r>
        <w:t xml:space="preserve"> </w:t>
      </w:r>
      <w:hyperlink r:id="rId64">
        <w:r>
          <w:rPr>
            <w:color w:val="000000"/>
          </w:rPr>
          <w:t>(Barton, 2015)</w:t>
        </w:r>
      </w:hyperlink>
      <w:r>
        <w:t xml:space="preserve"> in order to produce model coefficients and associated statistics.</w:t>
      </w:r>
    </w:p>
    <w:p w:rsidR="009439DD" w:rsidRDefault="002813DB" w:rsidP="00AA7A9F">
      <w:pPr>
        <w:spacing w:after="240" w:line="480" w:lineRule="auto"/>
        <w:ind w:firstLine="720"/>
      </w:pPr>
      <w:r>
        <w:t xml:space="preserve">We assessed three different types of bias that may undermine the realism and accuracy of estimates of biodiversity changes as a result of precipitation change. To determine geographic </w:t>
      </w:r>
      <w:proofErr w:type="gramStart"/>
      <w:r>
        <w:t>biases</w:t>
      </w:r>
      <w:proofErr w:type="gramEnd"/>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hyperlink r:id="rId65">
        <w:r>
          <w:rPr>
            <w:color w:val="000000"/>
          </w:rPr>
          <w:t>(</w:t>
        </w:r>
        <w:proofErr w:type="spellStart"/>
        <w:r>
          <w:rPr>
            <w:color w:val="000000"/>
          </w:rPr>
          <w:t>Ștefan</w:t>
        </w:r>
        <w:proofErr w:type="spellEnd"/>
        <w:r>
          <w:rPr>
            <w:color w:val="000000"/>
          </w:rPr>
          <w:t xml:space="preserve"> &amp; Levin, 2018)</w:t>
        </w:r>
      </w:hyperlink>
      <w:r>
        <w:t xml:space="preserve">. </w:t>
      </w:r>
      <w:proofErr w:type="gramStart"/>
      <w:r>
        <w:t>Next</w:t>
      </w:r>
      <w:proofErr w:type="gramEnd"/>
      <w:r>
        <w:t xml:space="preserve"> we assessed the similarity of the precipitation changes simulated in experiments to future projections of precipitation change in the same location. To do this we calculated the change in precipitation imposed by experiments and compared this to projected values for the same location using the HadGEM3-GC31-LL climate model for the period 2041-2060 for pathway ssp245 - a medium carbon emissions scenario. We compared the precipitation rate for experiments to those projected to occur under our selected emissions scenario by calculating the log response ratio of the two. We then ran a linear mixed effects model with a random term for each study to assess whether experiments that reduced or increased precipitation were similar in precipitation rates to predicted changes. Finally, given the importance of spatial scale when estimating biodiversity changes </w:t>
      </w:r>
      <w:hyperlink r:id="rId66">
        <w:r>
          <w:rPr>
            <w:color w:val="000000"/>
          </w:rPr>
          <w:t xml:space="preserve">(Chase &amp; Knight, 2013; </w:t>
        </w:r>
        <w:proofErr w:type="spellStart"/>
        <w:r>
          <w:rPr>
            <w:color w:val="000000"/>
          </w:rPr>
          <w:t>Spake</w:t>
        </w:r>
        <w:proofErr w:type="spellEnd"/>
        <w:r>
          <w:rPr>
            <w:color w:val="000000"/>
          </w:rPr>
          <w:t>, Mori, Beckmann, &amp; Martin, 2021)</w:t>
        </w:r>
      </w:hyperlink>
      <w:r>
        <w:t xml:space="preserve"> we assessed the plot size at which treatments were applied in experiments for fauna with different body sizes to identify where there may be a mismatch between the mobility of taxa and the scale of experiments.</w:t>
      </w:r>
    </w:p>
    <w:p w:rsidR="009439DD" w:rsidRDefault="002813DB" w:rsidP="00AA7A9F">
      <w:pPr>
        <w:spacing w:before="240" w:after="240" w:line="480" w:lineRule="auto"/>
        <w:rPr>
          <w:b/>
        </w:rPr>
      </w:pPr>
      <w:r>
        <w:br w:type="page"/>
      </w:r>
    </w:p>
    <w:p w:rsidR="009439DD" w:rsidRDefault="002813DB" w:rsidP="00AA7A9F">
      <w:pPr>
        <w:spacing w:before="240" w:after="240" w:line="480" w:lineRule="auto"/>
        <w:rPr>
          <w:b/>
        </w:rPr>
      </w:pPr>
      <w:r>
        <w:rPr>
          <w:b/>
        </w:rPr>
        <w:lastRenderedPageBreak/>
        <w:t>Results</w:t>
      </w:r>
    </w:p>
    <w:p w:rsidR="009439DD" w:rsidRDefault="002813DB" w:rsidP="00AA7A9F">
      <w:pPr>
        <w:spacing w:before="240" w:after="240" w:line="480" w:lineRule="auto"/>
        <w:rPr>
          <w:b/>
        </w:rPr>
      </w:pPr>
      <w:r>
        <w:rPr>
          <w:b/>
        </w:rPr>
        <w:t>Impacts of precipitation change</w:t>
      </w:r>
    </w:p>
    <w:p w:rsidR="009439DD" w:rsidRDefault="002813DB" w:rsidP="00AA7A9F">
      <w:pPr>
        <w:spacing w:line="480" w:lineRule="auto"/>
        <w:rPr>
          <w:b/>
        </w:rPr>
      </w:pPr>
      <w:r>
        <w:rPr>
          <w:b/>
          <w:noProof/>
        </w:rPr>
        <w:drawing>
          <wp:inline distT="114300" distB="114300" distL="114300" distR="114300">
            <wp:extent cx="3240000" cy="498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7"/>
                    <a:srcRect/>
                    <a:stretch>
                      <a:fillRect/>
                    </a:stretch>
                  </pic:blipFill>
                  <pic:spPr>
                    <a:xfrm>
                      <a:off x="0" y="0"/>
                      <a:ext cx="3240000" cy="4989600"/>
                    </a:xfrm>
                    <a:prstGeom prst="rect">
                      <a:avLst/>
                    </a:prstGeom>
                    <a:ln/>
                  </pic:spPr>
                </pic:pic>
              </a:graphicData>
            </a:graphic>
          </wp:inline>
        </w:drawing>
      </w:r>
    </w:p>
    <w:p w:rsidR="009439DD" w:rsidRDefault="002813DB" w:rsidP="00AA7A9F">
      <w:pPr>
        <w:spacing w:line="480" w:lineRule="auto"/>
      </w:pPr>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w:t>
      </w:r>
      <w:r>
        <w:lastRenderedPageBreak/>
        <w:t>the right of the plot refer to the mean weighted percentage change for each analysis and asterisks (*) indicate when effect sizes are significantly different from zero.</w:t>
      </w:r>
    </w:p>
    <w:p w:rsidR="009439DD" w:rsidRDefault="009439DD" w:rsidP="00AA7A9F">
      <w:pPr>
        <w:spacing w:line="480" w:lineRule="auto"/>
      </w:pPr>
    </w:p>
    <w:p w:rsidR="009439DD" w:rsidRDefault="002813DB" w:rsidP="00AA7A9F">
      <w:pPr>
        <w:spacing w:before="240" w:line="480" w:lineRule="auto"/>
      </w:pPr>
      <w:r>
        <w:t>Precipitation reductions led to a 38% reduction in soil and litter fauna abundance (Figure 2a, coefficient = -0.48, confidence intervals = -0.78, -0.17, p-value = 0.002, k = 170). There was significant between-study heterogeneity (</w:t>
      </w:r>
      <w:r>
        <w:rPr>
          <w:i/>
        </w:rPr>
        <w:t xml:space="preserve">Q </w:t>
      </w:r>
      <w:r>
        <w:t>= 1059, p-value = &lt;0.001) and the proportion of this heterogeneity that was due between-study differences was high (</w:t>
      </w:r>
      <w:r>
        <w:rPr>
          <w:i/>
        </w:rPr>
        <w:t>I</w:t>
      </w:r>
      <w:r>
        <w:rPr>
          <w:i/>
          <w:vertAlign w:val="superscript"/>
        </w:rPr>
        <w:t>2</w:t>
      </w:r>
      <w:r>
        <w:rPr>
          <w:i/>
        </w:rPr>
        <w:t xml:space="preserve"> </w:t>
      </w:r>
      <w:r>
        <w:t>= 84%). Precipitation increases led to a 35% increase in abundance in soil and litter fauna (Figure 2a, coefficient = 0.31, confidence intervals = 0.19, 0.59, p-value = 0.037, k = 105). Variation in effect size was again significant (</w:t>
      </w:r>
      <w:r>
        <w:rPr>
          <w:i/>
        </w:rPr>
        <w:t xml:space="preserve">Q </w:t>
      </w:r>
      <w:r>
        <w:t>= 1542, p-value = &lt;0.001) and a large amount of this was due to real heterogeneity (</w:t>
      </w:r>
      <w:r>
        <w:rPr>
          <w:i/>
        </w:rPr>
        <w:t>I</w:t>
      </w:r>
      <w:r>
        <w:rPr>
          <w:i/>
          <w:vertAlign w:val="superscript"/>
        </w:rPr>
        <w:t>2</w:t>
      </w:r>
      <w:r>
        <w:rPr>
          <w:i/>
        </w:rPr>
        <w:t xml:space="preserve"> </w:t>
      </w:r>
      <w:r>
        <w:t>= 82). For both precipitation reduction and increases, removing effect sizes that failed Geary’s test of normality did not qualitatively alter the results (Table S5).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rsidR="009439DD" w:rsidRDefault="002813DB" w:rsidP="00AA7A9F">
      <w:pPr>
        <w:spacing w:line="480" w:lineRule="auto"/>
        <w:ind w:firstLine="720"/>
      </w:pPr>
      <w:r>
        <w:t xml:space="preserve">The impacts of precipitation changes on both taxonomic richness and Shannon-Wiener diversity were less pronounced than those seen for abundance. Precipitation reduction reduced taxonomic richness by 3%, but this effect was not statistically significant (Figure 2c, coefficient = -0.03, confidence intervals = -0.10, 0.04, p-value = 0.352, k = 37). Precipitation increase caused an increase in taxonomic richness of 5%, but this effect was again not statistically significant (Figure 2c, coefficient = 0.05, confidence intervals = -0.17, 0.26, p-value = 0.664, k = 11). Shannon-Weiner diversity showed a non-significant reduction with decreased precipitation (Figure 2b, coefficient = -0.06, confidence intervals= -0.13, 0.02, p-value = 0.097, k = 31) but a significant decrease with increased precipitation (Figure 2b, coefficient = -0.08, confidence intervals = -0.14, -0.02, p-value = 0.014, k = 9). Although most of these models indicated significant variability in effect sizes, the proportion of heterogeneity due to between-study differences was much lower than for the analyses of </w:t>
      </w:r>
      <w:r>
        <w:lastRenderedPageBreak/>
        <w:t>abundance (</w:t>
      </w:r>
      <w:r>
        <w:rPr>
          <w:i/>
        </w:rPr>
        <w:t>I</w:t>
      </w:r>
      <w:r>
        <w:rPr>
          <w:i/>
          <w:vertAlign w:val="superscript"/>
        </w:rPr>
        <w:t xml:space="preserve">2 </w:t>
      </w:r>
      <w:r>
        <w:t>= 0-56%,</w:t>
      </w:r>
      <w:r w:rsidR="00351348">
        <w:t xml:space="preserve"> </w:t>
      </w:r>
      <w:r>
        <w:t>Table S6). Removing effect sizes that failed Geary’s test of normality did not qualitatively alter the results but again removing studies with low validity tended to lead to more extreme summary effect sizes (Table S6).</w:t>
      </w:r>
    </w:p>
    <w:p w:rsidR="009439DD" w:rsidRDefault="009439DD" w:rsidP="00AA7A9F">
      <w:pPr>
        <w:spacing w:line="480" w:lineRule="auto"/>
        <w:ind w:firstLine="720"/>
      </w:pPr>
    </w:p>
    <w:p w:rsidR="009439DD" w:rsidRDefault="002813DB" w:rsidP="00AA7A9F">
      <w:pPr>
        <w:spacing w:line="480" w:lineRule="auto"/>
        <w:rPr>
          <w:b/>
        </w:rPr>
      </w:pPr>
      <w:r>
        <w:rPr>
          <w:b/>
        </w:rPr>
        <w:t>Drivers of precipitation change impact</w:t>
      </w:r>
    </w:p>
    <w:p w:rsidR="009439DD" w:rsidRDefault="002813DB" w:rsidP="00AA7A9F">
      <w:pPr>
        <w:spacing w:after="240" w:line="480" w:lineRule="auto"/>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S6).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0.026), while for </w:t>
      </w:r>
      <w:proofErr w:type="spellStart"/>
      <w:r>
        <w:t>microfauna</w:t>
      </w:r>
      <w:proofErr w:type="spellEnd"/>
      <w:r>
        <w:t xml:space="preserve"> and macrofauna the slopes were much less steep and not statistically significant (Table S6). The effects of study size and publication year were not statistically significant either. We tested whether the impact of precipitation change differed between two of the most well-studied taxonomic groups, Collembola and </w:t>
      </w:r>
      <w:proofErr w:type="spellStart"/>
      <w:r>
        <w:t>Acari</w:t>
      </w:r>
      <w:proofErr w:type="spellEnd"/>
      <w:r>
        <w:t xml:space="preserve"> (Figure S4). While we found that both groups showed a response to changes in precipitation magnitude, there was no statistically significant difference between the responses (Table S9).</w:t>
      </w:r>
    </w:p>
    <w:p w:rsidR="009439DD" w:rsidRDefault="009439DD" w:rsidP="00AA7A9F">
      <w:pPr>
        <w:spacing w:line="480" w:lineRule="auto"/>
        <w:rPr>
          <w:b/>
        </w:rPr>
      </w:pPr>
    </w:p>
    <w:p w:rsidR="009439DD" w:rsidRDefault="002813DB" w:rsidP="00AA7A9F">
      <w:pPr>
        <w:spacing w:line="480" w:lineRule="auto"/>
        <w:rPr>
          <w:b/>
        </w:rPr>
      </w:pPr>
      <w:r>
        <w:rPr>
          <w:b/>
          <w:noProof/>
        </w:rPr>
        <w:lastRenderedPageBreak/>
        <w:drawing>
          <wp:inline distT="114300" distB="114300" distL="114300" distR="114300">
            <wp:extent cx="5731200" cy="2286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8"/>
                    <a:srcRect/>
                    <a:stretch>
                      <a:fillRect/>
                    </a:stretch>
                  </pic:blipFill>
                  <pic:spPr>
                    <a:xfrm>
                      <a:off x="0" y="0"/>
                      <a:ext cx="5731200" cy="2286000"/>
                    </a:xfrm>
                    <a:prstGeom prst="rect">
                      <a:avLst/>
                    </a:prstGeom>
                    <a:ln/>
                  </pic:spPr>
                </pic:pic>
              </a:graphicData>
            </a:graphic>
          </wp:inline>
        </w:drawing>
      </w:r>
    </w:p>
    <w:p w:rsidR="009439DD" w:rsidRDefault="002813DB" w:rsidP="00AA7A9F">
      <w:pPr>
        <w:spacing w:line="480" w:lineRule="auto"/>
      </w:pPr>
      <w:r>
        <w:rPr>
          <w:b/>
        </w:rPr>
        <w:t>Figure 3</w:t>
      </w:r>
      <w: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rsidR="009439DD" w:rsidRDefault="002813DB" w:rsidP="00AA7A9F">
      <w:pPr>
        <w:spacing w:before="240" w:line="480" w:lineRule="auto"/>
      </w:pPr>
      <w:r>
        <w:tab/>
        <w:t>The most parsimonious models for changes in taxonomic richness included only the magnitude of precipitation change or the year of publication (Table S11). Model-averaging showed a non-significant positive relationship with precipitation change (coefficient = 0.002, SE = 0.002, p-value = 0.349, Figure 4, Table S12), indicating weak support for the impact of precipitation change magnitude. 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(coefficient = -0.002, SE = 0.004, p-value = 0.703, Figure S5, Table S14).</w:t>
      </w:r>
    </w:p>
    <w:p w:rsidR="009439DD" w:rsidRDefault="009439DD" w:rsidP="00AA7A9F">
      <w:pPr>
        <w:spacing w:before="240" w:line="480" w:lineRule="auto"/>
      </w:pPr>
    </w:p>
    <w:p w:rsidR="009439DD" w:rsidRDefault="009439DD" w:rsidP="00AA7A9F">
      <w:pPr>
        <w:spacing w:before="240" w:line="480" w:lineRule="auto"/>
      </w:pPr>
    </w:p>
    <w:p w:rsidR="009439DD" w:rsidRDefault="002813DB" w:rsidP="00AA7A9F">
      <w:pPr>
        <w:spacing w:line="480" w:lineRule="auto"/>
        <w:rPr>
          <w:b/>
        </w:rPr>
      </w:pPr>
      <w:r>
        <w:rPr>
          <w:b/>
          <w:noProof/>
        </w:rPr>
        <w:drawing>
          <wp:inline distT="114300" distB="114300" distL="114300" distR="114300">
            <wp:extent cx="4320000" cy="289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9"/>
                    <a:srcRect/>
                    <a:stretch>
                      <a:fillRect/>
                    </a:stretch>
                  </pic:blipFill>
                  <pic:spPr>
                    <a:xfrm>
                      <a:off x="0" y="0"/>
                      <a:ext cx="4320000" cy="2894400"/>
                    </a:xfrm>
                    <a:prstGeom prst="rect">
                      <a:avLst/>
                    </a:prstGeom>
                    <a:ln/>
                  </pic:spPr>
                </pic:pic>
              </a:graphicData>
            </a:graphic>
          </wp:inline>
        </w:drawing>
      </w:r>
    </w:p>
    <w:p w:rsidR="009439DD" w:rsidRDefault="002813DB" w:rsidP="00AA7A9F">
      <w:pPr>
        <w:spacing w:line="480" w:lineRule="auto"/>
      </w:pPr>
      <w:r>
        <w:rPr>
          <w:b/>
        </w:rPr>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rsidR="009439DD" w:rsidRDefault="009439DD" w:rsidP="00AA7A9F">
      <w:pPr>
        <w:spacing w:line="480" w:lineRule="auto"/>
      </w:pPr>
    </w:p>
    <w:p w:rsidR="009439DD" w:rsidRDefault="002813DB" w:rsidP="00AA7A9F">
      <w:pPr>
        <w:spacing w:line="480" w:lineRule="auto"/>
        <w:rPr>
          <w:b/>
        </w:rPr>
      </w:pPr>
      <w:r>
        <w:rPr>
          <w:b/>
        </w:rPr>
        <w:t>Study biases</w:t>
      </w:r>
    </w:p>
    <w:p w:rsidR="00351348" w:rsidRDefault="002813DB" w:rsidP="00AA7A9F">
      <w:pPr>
        <w:spacing w:after="240" w:line="480" w:lineRule="auto"/>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seasonal forests or woodland/shrubland biomes found in </w:t>
      </w:r>
      <w:proofErr w:type="spellStart"/>
      <w:r>
        <w:t>mediterranean</w:t>
      </w:r>
      <w:proofErr w:type="spellEnd"/>
      <w:r>
        <w:t xml:space="preserve"> climates (Figure 5b). In addition to geographic biases, there were also a number of biases that could impact the validity of study results. First, studies of the effects of precipitation reduction reduced precipitation by 92% more than projected changes for the same location (Figure 6a, </w:t>
      </w:r>
      <w:r>
        <w:lastRenderedPageBreak/>
        <w:t>coefficient = -2.59, SE = 0.64, p-value = 0.002), while studies of precipitation increase increased precipitation by 204% more than projected changes, although this difference was not statistically significant (Figure 6a, coefficient = 1.11, SE = 0.805, p-value = 0.197).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rsidR="00351348" w:rsidRDefault="00351348">
      <w:r>
        <w:br w:type="page"/>
      </w:r>
    </w:p>
    <w:p w:rsidR="009439DD" w:rsidRDefault="009439DD" w:rsidP="00AA7A9F">
      <w:pPr>
        <w:spacing w:after="240" w:line="480" w:lineRule="auto"/>
        <w:ind w:firstLine="720"/>
      </w:pPr>
    </w:p>
    <w:p w:rsidR="009439DD" w:rsidRDefault="002813DB" w:rsidP="00AA7A9F">
      <w:pPr>
        <w:spacing w:before="240" w:after="240" w:line="480" w:lineRule="auto"/>
        <w:rPr>
          <w:b/>
        </w:rPr>
      </w:pPr>
      <w:r>
        <w:rPr>
          <w:b/>
          <w:noProof/>
        </w:rPr>
        <w:drawing>
          <wp:inline distT="114300" distB="114300" distL="114300" distR="114300">
            <wp:extent cx="5731200" cy="477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5731200" cy="4775200"/>
                    </a:xfrm>
                    <a:prstGeom prst="rect">
                      <a:avLst/>
                    </a:prstGeom>
                    <a:ln/>
                  </pic:spPr>
                </pic:pic>
              </a:graphicData>
            </a:graphic>
          </wp:inline>
        </w:drawing>
      </w:r>
    </w:p>
    <w:p w:rsidR="009439DD" w:rsidRDefault="002813DB" w:rsidP="00AA7A9F">
      <w:pPr>
        <w:spacing w:before="240" w:after="240" w:line="480" w:lineRule="auto"/>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rsidR="009439DD" w:rsidRDefault="009439DD" w:rsidP="00AA7A9F">
      <w:pPr>
        <w:spacing w:line="480" w:lineRule="auto"/>
        <w:rPr>
          <w:b/>
        </w:rPr>
      </w:pPr>
    </w:p>
    <w:p w:rsidR="009439DD" w:rsidRDefault="009439DD" w:rsidP="00AA7A9F">
      <w:pPr>
        <w:spacing w:line="480" w:lineRule="auto"/>
        <w:rPr>
          <w:b/>
        </w:rPr>
      </w:pPr>
    </w:p>
    <w:p w:rsidR="009439DD" w:rsidRDefault="009439DD" w:rsidP="00AA7A9F">
      <w:pPr>
        <w:spacing w:line="480" w:lineRule="auto"/>
        <w:rPr>
          <w:b/>
        </w:rPr>
      </w:pPr>
    </w:p>
    <w:p w:rsidR="009439DD" w:rsidRDefault="002813DB" w:rsidP="00AA7A9F">
      <w:pPr>
        <w:spacing w:line="480" w:lineRule="auto"/>
        <w:rPr>
          <w:b/>
        </w:rPr>
      </w:pPr>
      <w:r>
        <w:rPr>
          <w:b/>
          <w:noProof/>
        </w:rPr>
        <w:lastRenderedPageBreak/>
        <w:drawing>
          <wp:inline distT="114300" distB="114300" distL="114300" distR="114300">
            <wp:extent cx="5731200" cy="287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1"/>
                    <a:srcRect/>
                    <a:stretch>
                      <a:fillRect/>
                    </a:stretch>
                  </pic:blipFill>
                  <pic:spPr>
                    <a:xfrm>
                      <a:off x="0" y="0"/>
                      <a:ext cx="5731200" cy="2870200"/>
                    </a:xfrm>
                    <a:prstGeom prst="rect">
                      <a:avLst/>
                    </a:prstGeom>
                    <a:ln/>
                  </pic:spPr>
                </pic:pic>
              </a:graphicData>
            </a:graphic>
          </wp:inline>
        </w:drawing>
      </w:r>
    </w:p>
    <w:p w:rsidR="009439DD" w:rsidRDefault="002813DB" w:rsidP="00AA7A9F">
      <w:pPr>
        <w:spacing w:line="480" w:lineRule="auto"/>
      </w:pPr>
      <w:r>
        <w:rPr>
          <w:b/>
        </w:rPr>
        <w:t>Figure 6</w:t>
      </w:r>
      <w:r>
        <w:t xml:space="preserve"> - Biases that affect the validity of study results: (a) Differences in precipitation changes investigated in studies compared to projected precipitation changes based on </w:t>
      </w:r>
      <w:proofErr w:type="spellStart"/>
      <w:r>
        <w:t>Hadlee</w:t>
      </w:r>
      <w:proofErr w:type="spellEnd"/>
      <w:r>
        <w:t xml:space="preserve"> climate model projections for 2041-2060; (b) Sizes of plots used in experimental studies of precipitation changes effects on the differing body size groups of invertebrate soil and litter fauna. In (a) points represent mean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rsidR="009439DD" w:rsidRDefault="009439DD" w:rsidP="00AA7A9F">
      <w:pPr>
        <w:spacing w:line="480" w:lineRule="auto"/>
      </w:pPr>
    </w:p>
    <w:p w:rsidR="009439DD" w:rsidRDefault="002813DB" w:rsidP="00AA7A9F">
      <w:pPr>
        <w:spacing w:before="240" w:after="240" w:line="480" w:lineRule="auto"/>
        <w:rPr>
          <w:b/>
        </w:rPr>
      </w:pPr>
      <w:r>
        <w:rPr>
          <w:b/>
        </w:rPr>
        <w:t>Discussion</w:t>
      </w:r>
    </w:p>
    <w:p w:rsidR="009439DD" w:rsidRDefault="002813DB" w:rsidP="00AA7A9F">
      <w:pPr>
        <w:spacing w:before="240" w:line="480" w:lineRule="auto"/>
      </w:pPr>
      <w:r>
        <w:t xml:space="preserve">Our findings partially supported Hypothesis 1,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there was </w:t>
      </w:r>
      <w:r>
        <w:lastRenderedPageBreak/>
        <w:t>little detectable effect of body size for either micro- or macrofauna. We found weak support for a positive correlation between changes in precipitation and changes in taxonomic richness but no support of this correlation for Shannon-Wiener diversity. Thus, the best supported of our hypotheses regarding the variability in response to precipitation changes was Hypothesis 5, that the impacts of precipitation change depended on taxa body size. However, there was only weak support for Hypothesis 2, that increased magnitude of changes in precipitation amplifies changes in abundance and diversity, and little support for the effects of fauna occupying litter or soil (Hypothesis 3) or possessing an exoskeleton (Hypothesis 4) regarding the modification of impacts of precipitation changes.</w:t>
      </w:r>
    </w:p>
    <w:p w:rsidR="009439DD" w:rsidRDefault="002813DB" w:rsidP="00AA7A9F">
      <w:pPr>
        <w:spacing w:before="240" w:line="480" w:lineRule="auto"/>
        <w:rPr>
          <w:b/>
        </w:rPr>
      </w:pPr>
      <w:r>
        <w:rPr>
          <w:b/>
        </w:rPr>
        <w:t>Impacts of precipitation change</w:t>
      </w:r>
    </w:p>
    <w:p w:rsidR="009439DD" w:rsidRDefault="002813DB" w:rsidP="00AA7A9F">
      <w:pPr>
        <w:spacing w:before="240" w:line="480" w:lineRule="auto"/>
      </w:pPr>
      <w:r>
        <w:t xml:space="preserve">Our results broadly agree with those of the meta-analysis by Peng et al. </w:t>
      </w:r>
      <w:hyperlink r:id="rId72">
        <w:r>
          <w:rPr>
            <w:color w:val="000000"/>
          </w:rPr>
          <w:t>(2022)</w:t>
        </w:r>
      </w:hyperlink>
      <w: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hyperlink r:id="rId73">
        <w:r>
          <w:rPr>
            <w:color w:val="000000"/>
          </w:rPr>
          <w:t>(2023)</w:t>
        </w:r>
      </w:hyperlink>
      <w:r>
        <w:t xml:space="preserve"> who focussed solely on nematodes and showed a non-significant increase in abundance as a result of precipitation increases and a non-significant decrease as a result of precipitation reductions. However, unlike previous meta-analyses </w:t>
      </w:r>
      <w:hyperlink r:id="rId74">
        <w:r>
          <w:rPr>
            <w:color w:val="000000"/>
          </w:rPr>
          <w:t>(</w:t>
        </w:r>
        <w:proofErr w:type="spellStart"/>
        <w:r>
          <w:rPr>
            <w:color w:val="000000"/>
          </w:rPr>
          <w:t>Blankinship</w:t>
        </w:r>
        <w:proofErr w:type="spellEnd"/>
        <w:r>
          <w:rPr>
            <w:color w:val="000000"/>
          </w:rPr>
          <w:t xml:space="preserve"> et al., 2011; Peng et al., 2022)</w:t>
        </w:r>
      </w:hyperlink>
      <w:r>
        <w:t>, we found important evidence for nuanced effects of precipitation change.</w:t>
      </w:r>
    </w:p>
    <w:p w:rsidR="009439DD" w:rsidRDefault="002813DB" w:rsidP="00AA7A9F">
      <w:pPr>
        <w:spacing w:line="480" w:lineRule="auto"/>
        <w:ind w:firstLine="720"/>
        <w:rPr>
          <w:b/>
        </w:rPr>
      </w:pPr>
      <w:r>
        <w:t xml:space="preserve">The lack of pronounced changes in either taxonomic richness or Shannon-Wiener diversity was surprising, but one intriguing finding was that species richness changed little as a result of precipitation change, while Shannon-Wiener diversity was significantly reduced following precipitation increases. This hints that, as suggested by others, some </w:t>
      </w:r>
      <w:proofErr w:type="spellStart"/>
      <w:r>
        <w:t>Oribatida</w:t>
      </w:r>
      <w:proofErr w:type="spellEnd"/>
      <w:r>
        <w:t xml:space="preserve"> and Collembola species become increasingly dominant when soil moisture is increased, reducing evenness </w:t>
      </w:r>
      <w:hyperlink r:id="rId75">
        <w:r>
          <w:rPr>
            <w:color w:val="000000"/>
          </w:rPr>
          <w:t>(Meehan et al., 2020)</w:t>
        </w:r>
      </w:hyperlink>
      <w:r>
        <w:t xml:space="preserve">. In contrast with our findings for changes in abundance, we found relatively little support for the effect of changes in precipitation </w:t>
      </w:r>
      <w:r>
        <w:lastRenderedPageBreak/>
        <w:t xml:space="preserve">magnitude or species traits on taxonomic richness or Shannon-Wiener diversity. This could result from changes in local diversity as a result of perturbations often not reflecting those in community composition </w:t>
      </w:r>
      <w:hyperlink r:id="rId76">
        <w:r>
          <w:rPr>
            <w:color w:val="000000"/>
          </w:rPr>
          <w:t xml:space="preserve">(Hillebrand et al., 2018; </w:t>
        </w:r>
        <w:proofErr w:type="spellStart"/>
        <w:r>
          <w:rPr>
            <w:color w:val="000000"/>
          </w:rPr>
          <w:t>Zajicek</w:t>
        </w:r>
        <w:proofErr w:type="spellEnd"/>
        <w:r>
          <w:rPr>
            <w:color w:val="000000"/>
          </w:rPr>
          <w:t xml:space="preserve"> et al., 2021)</w:t>
        </w:r>
      </w:hyperlink>
      <w:r>
        <w:t xml:space="preserve">. This occurs when there is turnover in the identity and abundance of species but no systematic change in the number of species </w:t>
      </w:r>
      <w:hyperlink r:id="rId77">
        <w:r>
          <w:rPr>
            <w:color w:val="000000"/>
          </w:rPr>
          <w:t>(Hillebrand et al., 2018)</w:t>
        </w:r>
      </w:hyperlink>
      <w:r>
        <w:t xml:space="preserve"> as appears to be common for numerous human-impacted ecosystems </w:t>
      </w:r>
      <w:hyperlink r:id="rId78">
        <w:r>
          <w:rPr>
            <w:color w:val="000000"/>
          </w:rPr>
          <w:t>(</w:t>
        </w:r>
        <w:proofErr w:type="spellStart"/>
        <w:r>
          <w:rPr>
            <w:color w:val="000000"/>
          </w:rPr>
          <w:t>Dornelas</w:t>
        </w:r>
        <w:proofErr w:type="spellEnd"/>
        <w:r>
          <w:rPr>
            <w:color w:val="000000"/>
          </w:rPr>
          <w:t xml:space="preserve"> et al., 2014; </w:t>
        </w:r>
        <w:proofErr w:type="spellStart"/>
        <w:r>
          <w:rPr>
            <w:color w:val="000000"/>
          </w:rPr>
          <w:t>Vellend</w:t>
        </w:r>
        <w:proofErr w:type="spellEnd"/>
        <w:r>
          <w:rPr>
            <w:color w:val="000000"/>
          </w:rPr>
          <w:t xml:space="preserve"> et al., 2013)</w:t>
        </w:r>
      </w:hyperlink>
      <w:r>
        <w:t>. However, it is also possible that the apparent lack of effect is actually a result of different responses to precipitation changes across taxonomic or functional groups that we were unable to capture due to a lack of data.</w:t>
      </w:r>
    </w:p>
    <w:p w:rsidR="009439DD" w:rsidRDefault="002813DB" w:rsidP="00AA7A9F">
      <w:pPr>
        <w:spacing w:before="240" w:line="480" w:lineRule="auto"/>
      </w:pPr>
      <w:r>
        <w:rPr>
          <w:b/>
        </w:rPr>
        <w:t>Drivers of precipitation change impact</w:t>
      </w:r>
    </w:p>
    <w:p w:rsidR="009439DD" w:rsidRDefault="002813DB" w:rsidP="00AA7A9F">
      <w:pPr>
        <w:spacing w:line="480" w:lineRule="auto"/>
        <w:ind w:firstLine="720"/>
      </w:pPr>
      <w:r>
        <w:t xml:space="preserve">Our findings for changes in abundance suggest that water availability is a key constraint for many forest soil taxa </w:t>
      </w:r>
      <w:hyperlink r:id="rId79">
        <w:r>
          <w:rPr>
            <w:color w:val="000000"/>
          </w:rPr>
          <w:t>(</w:t>
        </w:r>
        <w:proofErr w:type="spellStart"/>
        <w:r>
          <w:rPr>
            <w:color w:val="000000"/>
          </w:rPr>
          <w:t>Aupic-Samain</w:t>
        </w:r>
        <w:proofErr w:type="spellEnd"/>
        <w:r>
          <w:rPr>
            <w:color w:val="000000"/>
          </w:rPr>
          <w:t>, Baldy, et al., 2021)</w:t>
        </w:r>
      </w:hyperlink>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hyperlink r:id="rId80">
        <w:r>
          <w:rPr>
            <w:color w:val="000000"/>
          </w:rPr>
          <w:t>(Wu &amp; Wang, 2019)</w:t>
        </w:r>
      </w:hyperlink>
      <w:r>
        <w:t xml:space="preserve"> and that high-intensity disturbances can have an enduring effect on ecological processes and hinder recovery </w:t>
      </w:r>
      <w:hyperlink r:id="rId81">
        <w:r>
          <w:rPr>
            <w:color w:val="000000"/>
          </w:rPr>
          <w:t>(Nielsen &amp; Ball, 2015)</w:t>
        </w:r>
      </w:hyperlink>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hyperlink r:id="rId82">
        <w:r>
          <w:rPr>
            <w:color w:val="000000"/>
          </w:rPr>
          <w:t>(</w:t>
        </w:r>
        <w:proofErr w:type="spellStart"/>
        <w:r>
          <w:rPr>
            <w:color w:val="000000"/>
          </w:rPr>
          <w:t>Potapov</w:t>
        </w:r>
        <w:proofErr w:type="spellEnd"/>
        <w:r>
          <w:rPr>
            <w:color w:val="000000"/>
          </w:rPr>
          <w:t xml:space="preserve"> et al., 2022)</w:t>
        </w:r>
      </w:hyperlink>
      <w:r>
        <w:t>. The apparent lack of significant impact of precipitation change on micro- and macrofauna, while contradicting our expectations, could have a variety of causes.</w:t>
      </w:r>
    </w:p>
    <w:p w:rsidR="009439DD" w:rsidRDefault="002813DB" w:rsidP="00AA7A9F">
      <w:pPr>
        <w:spacing w:line="480" w:lineRule="auto"/>
        <w:ind w:firstLine="720"/>
      </w:pPr>
      <w:r>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hyperlink r:id="rId83">
        <w:r>
          <w:rPr>
            <w:color w:val="000000"/>
          </w:rPr>
          <w:t>(</w:t>
        </w:r>
        <w:proofErr w:type="spellStart"/>
        <w:r>
          <w:rPr>
            <w:color w:val="000000"/>
          </w:rPr>
          <w:t>Erktan</w:t>
        </w:r>
        <w:proofErr w:type="spellEnd"/>
        <w:r>
          <w:rPr>
            <w:color w:val="000000"/>
          </w:rPr>
          <w:t xml:space="preserve"> et al., 2020)</w:t>
        </w:r>
      </w:hyperlink>
      <w:r>
        <w:t xml:space="preserve"> that act as refuges from predatory mesofauna such as mites </w:t>
      </w:r>
      <w:hyperlink r:id="rId84">
        <w:r>
          <w:rPr>
            <w:color w:val="000000"/>
          </w:rPr>
          <w:t>(</w:t>
        </w:r>
        <w:proofErr w:type="spellStart"/>
        <w:r>
          <w:rPr>
            <w:color w:val="000000"/>
          </w:rPr>
          <w:t>Potapov</w:t>
        </w:r>
        <w:proofErr w:type="spellEnd"/>
        <w:r>
          <w:rPr>
            <w:color w:val="000000"/>
          </w:rPr>
          <w:t xml:space="preserve"> et al., 2022)</w:t>
        </w:r>
      </w:hyperlink>
      <w:r>
        <w:t xml:space="preserve"> which are unable to access them. Mesofauna are </w:t>
      </w:r>
      <w:r>
        <w:lastRenderedPageBreak/>
        <w:t xml:space="preserve">confined to larger, air-filled pores </w:t>
      </w:r>
      <w:hyperlink r:id="rId85">
        <w:r>
          <w:rPr>
            <w:color w:val="000000"/>
          </w:rPr>
          <w:t>(</w:t>
        </w:r>
        <w:proofErr w:type="spellStart"/>
        <w:r>
          <w:rPr>
            <w:color w:val="000000"/>
          </w:rPr>
          <w:t>Erktan</w:t>
        </w:r>
        <w:proofErr w:type="spellEnd"/>
        <w:r>
          <w:rPr>
            <w:color w:val="000000"/>
          </w:rPr>
          <w:t xml:space="preserve"> et al., 2020)</w:t>
        </w:r>
      </w:hyperlink>
      <w:r>
        <w:t xml:space="preserve">. In contrast to nematodes, this confinement does not protect them against predation, because meso- and macrofauna predators can move between soil layers in search of prey </w:t>
      </w:r>
      <w:hyperlink r:id="rId86">
        <w:r>
          <w:rPr>
            <w:color w:val="000000"/>
          </w:rPr>
          <w:t>(</w:t>
        </w:r>
        <w:proofErr w:type="spellStart"/>
        <w:r>
          <w:rPr>
            <w:color w:val="000000"/>
          </w:rPr>
          <w:t>Potapov</w:t>
        </w:r>
        <w:proofErr w:type="spellEnd"/>
        <w:r>
          <w:rPr>
            <w:color w:val="000000"/>
          </w:rPr>
          <w:t xml:space="preserve"> et al., 2022)</w:t>
        </w:r>
      </w:hyperlink>
      <w:r>
        <w:t xml:space="preserve">. Thus, mesofauna remains subject to predation even in dry conditions. Second, physical adaptations to dry conditions. Both micro- and macrofauna possess physical adaptations which aid them in drier conditions. </w:t>
      </w:r>
      <w:proofErr w:type="spellStart"/>
      <w:r>
        <w:t>Microfauna</w:t>
      </w:r>
      <w:proofErr w:type="spellEnd"/>
      <w:r>
        <w:t xml:space="preserve">, such as nematodes, can go into anhydrobiosis when under drought stress </w:t>
      </w:r>
      <w:hyperlink r:id="rId87">
        <w:r>
          <w:rPr>
            <w:color w:val="000000"/>
          </w:rPr>
          <w:t>(</w:t>
        </w:r>
        <w:proofErr w:type="spellStart"/>
        <w:r>
          <w:rPr>
            <w:color w:val="000000"/>
          </w:rPr>
          <w:t>Landesman</w:t>
        </w:r>
        <w:proofErr w:type="spellEnd"/>
        <w:r>
          <w:rPr>
            <w:color w:val="000000"/>
          </w:rPr>
          <w:t xml:space="preserve"> et al., 2011; Watanabe, 2006)</w:t>
        </w:r>
      </w:hyperlink>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Third, availability of food sources. While reductions in the food sources for all soil and litter fauna seem likely in dry conditions, mesofauna may be more severely impacted than the other groups. For example, drier conditions reduce saprotrophic fungi abundance </w:t>
      </w:r>
      <w:hyperlink r:id="rId88">
        <w:r>
          <w:rPr>
            <w:color w:val="000000"/>
          </w:rPr>
          <w:t>(Sanders et al., 2024)</w:t>
        </w:r>
      </w:hyperlink>
      <w:r>
        <w:t xml:space="preserve"> and, in the long-term, litter inputs </w:t>
      </w:r>
      <w:hyperlink r:id="rId89">
        <w:r>
          <w:rPr>
            <w:color w:val="000000"/>
          </w:rPr>
          <w:t>(Deng et al., 2021)</w:t>
        </w:r>
      </w:hyperlink>
      <w:r>
        <w:t xml:space="preserve"> both of which serve as important sources of food for Collembola </w:t>
      </w:r>
      <w:hyperlink r:id="rId90">
        <w:r>
          <w:rPr>
            <w:color w:val="000000"/>
          </w:rPr>
          <w:t>(</w:t>
        </w:r>
        <w:proofErr w:type="spellStart"/>
        <w:r>
          <w:rPr>
            <w:color w:val="000000"/>
          </w:rPr>
          <w:t>Potapov</w:t>
        </w:r>
        <w:proofErr w:type="spellEnd"/>
        <w:r>
          <w:rPr>
            <w:color w:val="000000"/>
          </w:rPr>
          <w:t xml:space="preserve"> et al., 2022)</w:t>
        </w:r>
      </w:hyperlink>
      <w:r>
        <w:t xml:space="preserve">. However, many micro- and macrofauna groups have relatively diverse diets, potentially providing a buffer when some sources of food are scarce </w:t>
      </w:r>
      <w:hyperlink r:id="rId91">
        <w:r>
          <w:rPr>
            <w:color w:val="000000"/>
          </w:rPr>
          <w:t>(</w:t>
        </w:r>
        <w:proofErr w:type="spellStart"/>
        <w:r>
          <w:rPr>
            <w:color w:val="000000"/>
          </w:rPr>
          <w:t>Potapov</w:t>
        </w:r>
        <w:proofErr w:type="spellEnd"/>
        <w:r>
          <w:rPr>
            <w:color w:val="000000"/>
          </w:rPr>
          <w:t xml:space="preserve"> et al., 2022)</w:t>
        </w:r>
      </w:hyperlink>
      <w:r>
        <w:t>.</w:t>
      </w:r>
    </w:p>
    <w:p w:rsidR="009439DD" w:rsidRDefault="002813DB" w:rsidP="00AA7A9F">
      <w:pPr>
        <w:spacing w:line="480" w:lineRule="auto"/>
        <w:ind w:firstLine="720"/>
      </w:pPr>
      <w:r>
        <w:t xml:space="preserve">Under increased precipitation, the hump-shaped relationship between size and abundance appears to be reversed. This implies that mesofauna is more sensitive to increases in water resources than either micro- or macrofauna. Mesofauna appear to be more easily affected by seasonal changes than macrofauna due to their smaller body size and shorter life cycles </w:t>
      </w:r>
      <w:hyperlink r:id="rId92">
        <w:r>
          <w:rPr>
            <w:color w:val="000000"/>
          </w:rPr>
          <w:t>(Wu &amp; Wang, 2019)</w:t>
        </w:r>
      </w:hyperlink>
      <w:r>
        <w:t xml:space="preserve">, thus explaining their increase in abundance with increased precipitation. Mesofauna may also be less affected by predation under wetter conditions </w:t>
      </w:r>
      <w:hyperlink r:id="rId93">
        <w:r>
          <w:rPr>
            <w:color w:val="000000"/>
          </w:rPr>
          <w:t>(</w:t>
        </w:r>
        <w:proofErr w:type="spellStart"/>
        <w:r>
          <w:rPr>
            <w:color w:val="000000"/>
          </w:rPr>
          <w:t>Aupic-Samain</w:t>
        </w:r>
        <w:proofErr w:type="spellEnd"/>
        <w:r>
          <w:rPr>
            <w:color w:val="000000"/>
          </w:rPr>
          <w:t>, Baldy, et al., 2021)</w:t>
        </w:r>
      </w:hyperlink>
      <w:r>
        <w:t xml:space="preserve">. Meanwhile, for </w:t>
      </w:r>
      <w:proofErr w:type="spellStart"/>
      <w:r>
        <w:t>microfauna</w:t>
      </w:r>
      <w:proofErr w:type="spellEnd"/>
      <w:r>
        <w:t xml:space="preserve"> such as nematodes, increased precipitation may reduce the abundance of some fungi, reducing populations of </w:t>
      </w:r>
      <w:proofErr w:type="spellStart"/>
      <w:r>
        <w:t>fungivorous</w:t>
      </w:r>
      <w:proofErr w:type="spellEnd"/>
      <w:r>
        <w:t xml:space="preserve"> nematodes </w:t>
      </w:r>
      <w:hyperlink r:id="rId94">
        <w:r>
          <w:rPr>
            <w:color w:val="000000"/>
          </w:rPr>
          <w:t>(T. Liu et al., 2020)</w:t>
        </w:r>
      </w:hyperlink>
      <w:r>
        <w:t>.</w:t>
      </w:r>
    </w:p>
    <w:p w:rsidR="009439DD" w:rsidRDefault="002813DB" w:rsidP="00AA7A9F">
      <w:pPr>
        <w:spacing w:line="480" w:lineRule="auto"/>
        <w:ind w:firstLine="720"/>
      </w:pPr>
      <w:r>
        <w:lastRenderedPageBreak/>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hyperlink r:id="rId95">
        <w:r>
          <w:rPr>
            <w:color w:val="000000"/>
          </w:rPr>
          <w:t>(Song et al., 2020)</w:t>
        </w:r>
      </w:hyperlink>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hyperlink r:id="rId96">
        <w:r>
          <w:rPr>
            <w:color w:val="000000"/>
          </w:rPr>
          <w:t>(Flores et al., 2021)</w:t>
        </w:r>
      </w:hyperlink>
      <w:r>
        <w:t>. Therefore, although our explanations for the observed patterns are grounded in theory and empirical evidence from the literature new experiments and observations are needed to test them.</w:t>
      </w:r>
    </w:p>
    <w:p w:rsidR="009439DD" w:rsidRDefault="002813DB" w:rsidP="00AA7A9F">
      <w:pPr>
        <w:spacing w:before="240" w:line="480" w:lineRule="auto"/>
        <w:rPr>
          <w:b/>
        </w:rPr>
      </w:pPr>
      <w:r>
        <w:rPr>
          <w:b/>
        </w:rPr>
        <w:t>Study biases</w:t>
      </w:r>
    </w:p>
    <w:p w:rsidR="009439DD" w:rsidRDefault="002813DB" w:rsidP="00AA7A9F">
      <w:pPr>
        <w:spacing w:line="480" w:lineRule="auto"/>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hyperlink r:id="rId97">
        <w:r>
          <w:rPr>
            <w:color w:val="000000"/>
          </w:rPr>
          <w:t>(</w:t>
        </w:r>
        <w:proofErr w:type="spellStart"/>
        <w:r>
          <w:rPr>
            <w:color w:val="000000"/>
          </w:rPr>
          <w:t>Llorente-Culebras</w:t>
        </w:r>
        <w:proofErr w:type="spellEnd"/>
        <w:r>
          <w:rPr>
            <w:color w:val="000000"/>
          </w:rPr>
          <w:t xml:space="preserve"> et al., 2023)</w:t>
        </w:r>
      </w:hyperlink>
      <w:r>
        <w:t xml:space="preserve"> and the obsession with academic productivity </w:t>
      </w:r>
      <w:hyperlink r:id="rId98">
        <w:r>
          <w:rPr>
            <w:color w:val="000000"/>
          </w:rPr>
          <w:t>(Fischer et al., 2012)</w:t>
        </w:r>
      </w:hyperlink>
      <w:r>
        <w:t xml:space="preserve">. First, linked to our finding that many experiments use precipitation regime alterations that are much more extreme than projected future changes, we advocate for researchers to clearly distinguish between experiments which aim to simulate changes in mean annual precipitation and those that aim to simulate extreme events such as droughts and extreme rainfall </w:t>
      </w:r>
      <w:hyperlink r:id="rId99">
        <w:r>
          <w:rPr>
            <w:color w:val="000000"/>
          </w:rPr>
          <w:t>(</w:t>
        </w:r>
        <w:proofErr w:type="spellStart"/>
        <w:r>
          <w:rPr>
            <w:color w:val="000000"/>
          </w:rPr>
          <w:t>Korell</w:t>
        </w:r>
        <w:proofErr w:type="spellEnd"/>
        <w:r>
          <w:rPr>
            <w:color w:val="000000"/>
          </w:rPr>
          <w:t xml:space="preserve"> et al., 2020)</w:t>
        </w:r>
      </w:hyperlink>
      <w:r>
        <w:t xml:space="preserve">. Second, this study shows that the scale of experimental manipulations in many studies may be too small to capture </w:t>
      </w:r>
      <w:r>
        <w:lastRenderedPageBreak/>
        <w:t xml:space="preserve">changes in more mobile macrofauna taxa, and so larger-scale studies are needed that allow for a wider range of organisms and processes to be studied </w:t>
      </w:r>
      <w:hyperlink r:id="rId100">
        <w:r>
          <w:rPr>
            <w:color w:val="000000"/>
          </w:rPr>
          <w:t>(Hanson &amp; Walker, 2020)</w:t>
        </w:r>
      </w:hyperlink>
      <w:r>
        <w:t xml:space="preserve">. Third, we found strong geographic biases, with few studies found outside of temperate and </w:t>
      </w:r>
      <w:proofErr w:type="spellStart"/>
      <w:r>
        <w:t>mediterranean</w:t>
      </w:r>
      <w:proofErr w:type="spellEnd"/>
      <w:r>
        <w:t xml:space="preserve"> forest biomes, and thus suggest the greater need for studies outside of these regions.</w:t>
      </w:r>
    </w:p>
    <w:p w:rsidR="009439DD" w:rsidRDefault="002813DB" w:rsidP="00AA7A9F">
      <w:pPr>
        <w:spacing w:after="240" w:line="480" w:lineRule="auto"/>
        <w:ind w:firstLine="720"/>
      </w:pPr>
      <w:r>
        <w:t xml:space="preserve">While there is a need for changes in how primary studies are conducted, the same is true for syntheses relating to soil fauna. Our study represents one of most methodologically robust meta-analyses to date in soil ecology, collating more studies than previous similar meta-analyses </w:t>
      </w:r>
      <w:hyperlink r:id="rId101">
        <w:r>
          <w:rPr>
            <w:color w:val="000000"/>
          </w:rPr>
          <w:t>(</w:t>
        </w:r>
        <w:proofErr w:type="spellStart"/>
        <w:r>
          <w:rPr>
            <w:color w:val="000000"/>
          </w:rPr>
          <w:t>Blankinship</w:t>
        </w:r>
        <w:proofErr w:type="spellEnd"/>
        <w:r>
          <w:rPr>
            <w:color w:val="000000"/>
          </w:rPr>
          <w:t xml:space="preserve"> et al., 2011; Peng et al., 2022)</w:t>
        </w:r>
      </w:hyperlink>
      <w:r>
        <w:t xml:space="preserve"> and thus providing greater statistical power. We encourage more researchers to strive for more robust evidence syntheses and familiarise themselves with existing guidance for evidence synthesis in ecology </w:t>
      </w:r>
      <w:hyperlink r:id="rId102">
        <w:r>
          <w:rPr>
            <w:color w:val="000000"/>
          </w:rPr>
          <w:t xml:space="preserve">(Collaboration for Environmental Evidence, 2018; </w:t>
        </w:r>
        <w:proofErr w:type="spellStart"/>
        <w:r>
          <w:rPr>
            <w:color w:val="000000"/>
          </w:rPr>
          <w:t>Haddaway</w:t>
        </w:r>
        <w:proofErr w:type="spellEnd"/>
        <w:r>
          <w:rPr>
            <w:color w:val="000000"/>
          </w:rPr>
          <w:t xml:space="preserve"> et al., 2018, 2020)</w:t>
        </w:r>
      </w:hyperlink>
      <w:r>
        <w:t xml:space="preserve">. In our study we used the log response ratio as an effect size metric, due to differences between studies </w:t>
      </w:r>
      <w:proofErr w:type="gramStart"/>
      <w:r>
        <w:t>in  the</w:t>
      </w:r>
      <w:proofErr w:type="gramEnd"/>
      <w:r>
        <w:t xml:space="preserve"> units of abundance. Because the log response </w:t>
      </w:r>
      <w:proofErr w:type="gramStart"/>
      <w:r>
        <w:t>ratio  measures</w:t>
      </w:r>
      <w:proofErr w:type="gramEnd"/>
      <w:r>
        <w:t xml:space="preserve"> proportionate change in biodiversity relative to a control or baseline value, there is a loss of information that can render meta-analyses vulnerable to possible inferential errors when baselines vary across studies </w:t>
      </w:r>
      <w:hyperlink r:id="rId103">
        <w:r>
          <w:rPr>
            <w:color w:val="000000"/>
          </w:rPr>
          <w:t>(</w:t>
        </w:r>
        <w:proofErr w:type="spellStart"/>
        <w:r>
          <w:rPr>
            <w:color w:val="000000"/>
          </w:rPr>
          <w:t>Spake</w:t>
        </w:r>
        <w:proofErr w:type="spellEnd"/>
        <w:r>
          <w:rPr>
            <w:color w:val="000000"/>
          </w:rPr>
          <w:t xml:space="preserve"> et al., 2023)</w:t>
        </w:r>
      </w:hyperlink>
      <w:r>
        <w:t xml:space="preserve">. In addition, existing meta-analyses on the impacts of global change on soil fauna </w:t>
      </w:r>
      <w:hyperlink r:id="rId104">
        <w:r>
          <w:rPr>
            <w:color w:val="000000"/>
          </w:rPr>
          <w:t>(</w:t>
        </w:r>
        <w:proofErr w:type="spellStart"/>
        <w:r>
          <w:rPr>
            <w:color w:val="000000"/>
          </w:rPr>
          <w:t>Beaumelle</w:t>
        </w:r>
        <w:proofErr w:type="spellEnd"/>
        <w:r>
          <w:rPr>
            <w:color w:val="000000"/>
          </w:rPr>
          <w:t xml:space="preserve"> et al., 2023; This study; </w:t>
        </w:r>
        <w:proofErr w:type="spellStart"/>
        <w:r>
          <w:rPr>
            <w:color w:val="000000"/>
          </w:rPr>
          <w:t>Blankinship</w:t>
        </w:r>
        <w:proofErr w:type="spellEnd"/>
        <w:r>
          <w:rPr>
            <w:color w:val="000000"/>
          </w:rPr>
          <w:t xml:space="preserve"> et al., 2011; Bristol et al., 2023; Peng et al., 2022; Phillips et al., 2023)</w:t>
        </w:r>
      </w:hyperlink>
      <w:r>
        <w:t xml:space="preserve"> use biodiversity metrics related to abundance and alpha diversity, meaning we know little about impacts on more complex aspects of biodiversity such as community composition and functional diversity. We advocate for researchers to collate and use raw data from field studies to allow for more nuanced ‘full data’ analyses which can avoid issues associated with the use of effect sizes </w:t>
      </w:r>
      <w:hyperlink r:id="rId105">
        <w:r>
          <w:rPr>
            <w:color w:val="000000"/>
          </w:rPr>
          <w:t>(</w:t>
        </w:r>
        <w:proofErr w:type="spellStart"/>
        <w:r>
          <w:rPr>
            <w:color w:val="000000"/>
          </w:rPr>
          <w:t>Spake</w:t>
        </w:r>
        <w:proofErr w:type="spellEnd"/>
        <w:r>
          <w:rPr>
            <w:color w:val="000000"/>
          </w:rPr>
          <w:t xml:space="preserve"> et al., 2023)</w:t>
        </w:r>
      </w:hyperlink>
      <w:r>
        <w:t xml:space="preserve"> and that are becoming the gold standard in other fields, such as medicine </w:t>
      </w:r>
      <w:hyperlink r:id="rId106">
        <w:r>
          <w:rPr>
            <w:color w:val="000000"/>
          </w:rPr>
          <w:t>(</w:t>
        </w:r>
        <w:proofErr w:type="spellStart"/>
        <w:r>
          <w:rPr>
            <w:color w:val="000000"/>
          </w:rPr>
          <w:t>Culina</w:t>
        </w:r>
        <w:proofErr w:type="spellEnd"/>
        <w:r>
          <w:rPr>
            <w:color w:val="000000"/>
          </w:rPr>
          <w:t xml:space="preserve"> et al., 2018; </w:t>
        </w:r>
        <w:proofErr w:type="spellStart"/>
        <w:r>
          <w:rPr>
            <w:color w:val="000000"/>
          </w:rPr>
          <w:t>Spake</w:t>
        </w:r>
        <w:proofErr w:type="spellEnd"/>
        <w:r>
          <w:rPr>
            <w:color w:val="000000"/>
          </w:rPr>
          <w:t xml:space="preserve"> et al., 2022)</w:t>
        </w:r>
      </w:hyperlink>
      <w: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hyperlink r:id="rId107">
        <w:r>
          <w:rPr>
            <w:color w:val="000000"/>
          </w:rPr>
          <w:t>(</w:t>
        </w:r>
        <w:proofErr w:type="spellStart"/>
        <w:r>
          <w:rPr>
            <w:color w:val="000000"/>
          </w:rPr>
          <w:t>Spake</w:t>
        </w:r>
        <w:proofErr w:type="spellEnd"/>
        <w:r>
          <w:rPr>
            <w:color w:val="000000"/>
          </w:rPr>
          <w:t>, Mori, Beckmann, &amp; Martin, 2021)</w:t>
        </w:r>
      </w:hyperlink>
      <w:r>
        <w:t xml:space="preserve"> </w:t>
      </w:r>
      <w:r>
        <w:lastRenderedPageBreak/>
        <w:t xml:space="preserve">and the findings that precipitation change experiments have scale-dependent effects on other taxa </w:t>
      </w:r>
      <w:hyperlink r:id="rId108">
        <w:r>
          <w:rPr>
            <w:color w:val="000000"/>
          </w:rPr>
          <w:t>(</w:t>
        </w:r>
        <w:proofErr w:type="spellStart"/>
        <w:r>
          <w:rPr>
            <w:color w:val="000000"/>
          </w:rPr>
          <w:t>Korell</w:t>
        </w:r>
        <w:proofErr w:type="spellEnd"/>
        <w:r>
          <w:rPr>
            <w:color w:val="000000"/>
          </w:rPr>
          <w:t xml:space="preserve"> et al., 2021)</w:t>
        </w:r>
      </w:hyperlink>
      <w:r>
        <w:t xml:space="preserve"> we encourage researchers to address this topic in future syntheses.</w:t>
      </w:r>
    </w:p>
    <w:p w:rsidR="009439DD" w:rsidRDefault="002813DB" w:rsidP="00AA7A9F">
      <w:pPr>
        <w:spacing w:before="240" w:line="480" w:lineRule="auto"/>
      </w:pPr>
      <w:r>
        <w:rPr>
          <w:b/>
        </w:rPr>
        <w:t>Conclusion</w:t>
      </w:r>
    </w:p>
    <w:p w:rsidR="009439DD" w:rsidRDefault="002813DB" w:rsidP="00AA7A9F">
      <w:pPr>
        <w:spacing w:after="240" w:line="480" w:lineRule="auto"/>
      </w:pPr>
      <w:r>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hyperlink r:id="rId109">
        <w:r>
          <w:rPr>
            <w:color w:val="000000"/>
          </w:rPr>
          <w:t>(</w:t>
        </w:r>
        <w:proofErr w:type="spellStart"/>
        <w:r>
          <w:rPr>
            <w:color w:val="000000"/>
          </w:rPr>
          <w:t>Deckmyn</w:t>
        </w:r>
        <w:proofErr w:type="spellEnd"/>
        <w:r>
          <w:rPr>
            <w:color w:val="000000"/>
          </w:rPr>
          <w:t xml:space="preserve"> et al., 2020; Flores et al., 2021)</w:t>
        </w:r>
      </w:hyperlink>
      <w:r>
        <w:t xml:space="preserve">. In addition, we call on global change researchers to conduct more realistic studies of changes in mean annual precipitation, droughts, and extreme precipitation in future, in line with representative concentration pathways </w:t>
      </w:r>
      <w:hyperlink r:id="rId110">
        <w:r>
          <w:rPr>
            <w:color w:val="000000"/>
          </w:rPr>
          <w:t>(RCPs; van Vuuren et al., 2011)</w:t>
        </w:r>
      </w:hyperlink>
      <w:r>
        <w:t xml:space="preserve"> as well as larger scale experiments to capture impacts on soil fauna more fully. </w:t>
      </w:r>
    </w:p>
    <w:p w:rsidR="00AA7A9F" w:rsidRDefault="00AA7A9F" w:rsidP="00AA7A9F">
      <w:pPr>
        <w:spacing w:line="480" w:lineRule="auto"/>
        <w:rPr>
          <w:b/>
        </w:rPr>
      </w:pPr>
      <w:r>
        <w:rPr>
          <w:b/>
        </w:rPr>
        <w:t>Funding information</w:t>
      </w:r>
    </w:p>
    <w:p w:rsidR="00AA7A9F" w:rsidRDefault="00AA7A9F" w:rsidP="00AA7A9F">
      <w:pPr>
        <w:spacing w:before="240" w:after="240" w:line="480" w:lineRule="auto"/>
        <w:rPr>
          <w:b/>
        </w:rPr>
      </w:pPr>
      <w:r>
        <w:t xml:space="preserve">Philip Martin, Jorge Curiel </w:t>
      </w:r>
      <w:proofErr w:type="spellStart"/>
      <w:r>
        <w:t>Yuste</w:t>
      </w:r>
      <w:proofErr w:type="spellEnd"/>
      <w:r>
        <w:t xml:space="preserve">, </w:t>
      </w:r>
      <w:proofErr w:type="spellStart"/>
      <w:r>
        <w:t>Sebastiaan</w:t>
      </w:r>
      <w:proofErr w:type="spellEnd"/>
      <w:r>
        <w:t xml:space="preserve"> </w:t>
      </w:r>
      <w:proofErr w:type="spellStart"/>
      <w:r>
        <w:t>Luyssaert</w:t>
      </w:r>
      <w:proofErr w:type="spellEnd"/>
      <w:r>
        <w:t>, Stefano Manzoni, Leticia Pérez-</w:t>
      </w:r>
      <w:proofErr w:type="spellStart"/>
      <w:r>
        <w:t>Izquierdo</w:t>
      </w:r>
      <w:proofErr w:type="spellEnd"/>
      <w:r>
        <w:t xml:space="preserve">, Mathieu </w:t>
      </w:r>
      <w:proofErr w:type="spellStart"/>
      <w:r>
        <w:t>Santonja</w:t>
      </w:r>
      <w:proofErr w:type="spellEnd"/>
      <w:r>
        <w:t xml:space="preserve"> and Bertrand </w:t>
      </w:r>
      <w:proofErr w:type="spellStart"/>
      <w:r>
        <w:t>Guenet</w:t>
      </w:r>
      <w:proofErr w:type="spellEnd"/>
      <w:r>
        <w:t xml:space="preserve"> were funded by the grant Holistic 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2022-2025 program, and the Spanish Ministry of Science and Innovation through the BC3 María de </w:t>
      </w:r>
      <w:proofErr w:type="spellStart"/>
      <w:r>
        <w:t>Maeztu</w:t>
      </w:r>
      <w:proofErr w:type="spellEnd"/>
      <w:r>
        <w:t xml:space="preserve"> excellence accreditation (MDM-2017-0714).</w:t>
      </w:r>
    </w:p>
    <w:p w:rsidR="009439DD" w:rsidRDefault="009439DD" w:rsidP="00AA7A9F">
      <w:pPr>
        <w:spacing w:line="480" w:lineRule="auto"/>
        <w:rPr>
          <w:b/>
        </w:rPr>
      </w:pPr>
    </w:p>
    <w:p w:rsidR="009439DD" w:rsidRDefault="002813DB" w:rsidP="00AA7A9F">
      <w:pPr>
        <w:spacing w:line="480" w:lineRule="auto"/>
        <w:rPr>
          <w:b/>
        </w:rPr>
      </w:pPr>
      <w:r>
        <w:rPr>
          <w:b/>
        </w:rPr>
        <w:lastRenderedPageBreak/>
        <w:t>References</w:t>
      </w:r>
    </w:p>
    <w:p w:rsidR="009439DD" w:rsidRDefault="00164266" w:rsidP="00AA7A9F">
      <w:pPr>
        <w:widowControl w:val="0"/>
        <w:pBdr>
          <w:top w:val="nil"/>
          <w:left w:val="nil"/>
          <w:bottom w:val="nil"/>
          <w:right w:val="nil"/>
          <w:between w:val="nil"/>
        </w:pBdr>
        <w:spacing w:before="220" w:line="480" w:lineRule="auto"/>
        <w:ind w:left="440" w:hanging="440"/>
        <w:rPr>
          <w:color w:val="000000"/>
        </w:rPr>
      </w:pPr>
      <w:hyperlink r:id="rId111">
        <w:r w:rsidR="002813DB">
          <w:rPr>
            <w:color w:val="000000"/>
          </w:rPr>
          <w: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t>
        </w:r>
      </w:hyperlink>
      <w:hyperlink r:id="rId112">
        <w:r w:rsidR="002813DB">
          <w:rPr>
            <w:i/>
            <w:color w:val="000000"/>
          </w:rPr>
          <w:t>PLoS Biology</w:t>
        </w:r>
      </w:hyperlink>
      <w:hyperlink r:id="rId113">
        <w:r w:rsidR="002813DB">
          <w:rPr>
            <w:color w:val="000000"/>
          </w:rPr>
          <w:t xml:space="preserve">, </w:t>
        </w:r>
      </w:hyperlink>
      <w:hyperlink r:id="rId114">
        <w:r w:rsidR="002813DB">
          <w:rPr>
            <w:i/>
            <w:color w:val="000000"/>
          </w:rPr>
          <w:t>19</w:t>
        </w:r>
      </w:hyperlink>
      <w:hyperlink r:id="rId115">
        <w:r w:rsidR="002813DB">
          <w:rPr>
            <w:color w:val="000000"/>
          </w:rPr>
          <w:t>(10), e3001296. https://doi.org/</w:t>
        </w:r>
      </w:hyperlink>
      <w:hyperlink r:id="rId116">
        <w:r w:rsidR="002813DB">
          <w:rPr>
            <w:color w:val="000000"/>
          </w:rPr>
          <w:t>10.1371/journal.pbio.3001296</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17">
        <w:r w:rsidR="002813DB">
          <w:rPr>
            <w:color w:val="000000"/>
          </w:rPr>
          <w:t xml:space="preserve">Anderegg, W. R. L., Anderegg, L. D. L., Kerr, K. L., &amp; Trugman, A. T. (2019). Widespread drought-induced tree mortality at dry range edges indicates that climate stress exceeds species’ compensating mechanisms. </w:t>
        </w:r>
      </w:hyperlink>
      <w:hyperlink r:id="rId118">
        <w:r w:rsidR="002813DB">
          <w:rPr>
            <w:i/>
            <w:color w:val="000000"/>
          </w:rPr>
          <w:t>Global Change Biology</w:t>
        </w:r>
      </w:hyperlink>
      <w:hyperlink r:id="rId119">
        <w:r w:rsidR="002813DB">
          <w:rPr>
            <w:color w:val="000000"/>
          </w:rPr>
          <w:t xml:space="preserve">, </w:t>
        </w:r>
      </w:hyperlink>
      <w:hyperlink r:id="rId120">
        <w:r w:rsidR="002813DB">
          <w:rPr>
            <w:i/>
            <w:color w:val="000000"/>
          </w:rPr>
          <w:t>25</w:t>
        </w:r>
      </w:hyperlink>
      <w:hyperlink r:id="rId121">
        <w:r w:rsidR="002813DB">
          <w:rPr>
            <w:color w:val="000000"/>
          </w:rPr>
          <w:t>(11), 3793–3802. https://doi.org/</w:t>
        </w:r>
      </w:hyperlink>
      <w:hyperlink r:id="rId122">
        <w:r w:rsidR="002813DB">
          <w:rPr>
            <w:color w:val="000000"/>
          </w:rPr>
          <w:t>10.1111/gcb.14771</w:t>
        </w:r>
      </w:hyperlink>
    </w:p>
    <w:p w:rsidR="009439DD" w:rsidRPr="008B032B" w:rsidRDefault="00164266" w:rsidP="00AA7A9F">
      <w:pPr>
        <w:widowControl w:val="0"/>
        <w:pBdr>
          <w:top w:val="nil"/>
          <w:left w:val="nil"/>
          <w:bottom w:val="nil"/>
          <w:right w:val="nil"/>
          <w:between w:val="nil"/>
        </w:pBdr>
        <w:spacing w:line="480" w:lineRule="auto"/>
        <w:ind w:left="440" w:hanging="440"/>
        <w:rPr>
          <w:color w:val="000000"/>
          <w:lang w:val="es-ES"/>
        </w:rPr>
      </w:pPr>
      <w:hyperlink r:id="rId123">
        <w:r w:rsidR="002813DB">
          <w:rPr>
            <w:color w:val="000000"/>
          </w:rPr>
          <w:t xml:space="preserve">Aupic-Samain, A., Baldy, V., Delcourt, N., Krogh, P. H., Gauquelin, T., Fernandez, C., &amp; Santonja, M. (2021). Water availability rather than temperature control soil fauna community structure and prey–predator interactions. </w:t>
        </w:r>
      </w:hyperlink>
      <w:hyperlink r:id="rId124">
        <w:r w:rsidR="002813DB" w:rsidRPr="008B032B">
          <w:rPr>
            <w:i/>
            <w:color w:val="000000"/>
            <w:lang w:val="es-ES"/>
          </w:rPr>
          <w:t>Functional Ecology</w:t>
        </w:r>
      </w:hyperlink>
      <w:hyperlink r:id="rId125">
        <w:r w:rsidR="002813DB" w:rsidRPr="008B032B">
          <w:rPr>
            <w:color w:val="000000"/>
            <w:lang w:val="es-ES"/>
          </w:rPr>
          <w:t xml:space="preserve">, </w:t>
        </w:r>
      </w:hyperlink>
      <w:hyperlink r:id="rId126">
        <w:r w:rsidR="002813DB" w:rsidRPr="008B032B">
          <w:rPr>
            <w:i/>
            <w:color w:val="000000"/>
            <w:lang w:val="es-ES"/>
          </w:rPr>
          <w:t>35</w:t>
        </w:r>
      </w:hyperlink>
      <w:hyperlink r:id="rId127">
        <w:r w:rsidR="002813DB" w:rsidRPr="008B032B">
          <w:rPr>
            <w:color w:val="000000"/>
            <w:lang w:val="es-ES"/>
          </w:rPr>
          <w:t>(7), 1550–1559. https://doi.org/</w:t>
        </w:r>
      </w:hyperlink>
      <w:hyperlink r:id="rId128">
        <w:r w:rsidR="002813DB" w:rsidRPr="008B032B">
          <w:rPr>
            <w:color w:val="000000"/>
            <w:lang w:val="es-ES"/>
          </w:rPr>
          <w:t>10.1111/1365-2435.13745</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29">
        <w:r w:rsidR="002813DB" w:rsidRPr="008B032B">
          <w:rPr>
            <w:color w:val="000000"/>
            <w:lang w:val="es-ES"/>
          </w:rPr>
          <w:t xml:space="preserve">Aupic-Samain, A., Santonja, M., Chomel, M., Pereira, S., Quer, E., Lecareux, C., Limousin, J.-M., Ourcival, J.-M., Simioni, G., Gauquelin, T., Fernandez, C., &amp; Baldy, V. (2021). </w:t>
        </w:r>
        <w:r w:rsidR="002813DB">
          <w:rPr>
            <w:color w:val="000000"/>
          </w:rPr>
          <w:t xml:space="preserve">Soil biota response to experimental rainfall reduction depends on the dominant tree species in mature northern Mediterranean forests. </w:t>
        </w:r>
      </w:hyperlink>
      <w:hyperlink r:id="rId130">
        <w:r w:rsidR="002813DB">
          <w:rPr>
            <w:i/>
            <w:color w:val="000000"/>
          </w:rPr>
          <w:t>Soil Biology &amp; Biochemistry</w:t>
        </w:r>
      </w:hyperlink>
      <w:hyperlink r:id="rId131">
        <w:r w:rsidR="002813DB">
          <w:rPr>
            <w:color w:val="000000"/>
          </w:rPr>
          <w:t xml:space="preserve">, </w:t>
        </w:r>
      </w:hyperlink>
      <w:hyperlink r:id="rId132">
        <w:r w:rsidR="002813DB">
          <w:rPr>
            <w:i/>
            <w:color w:val="000000"/>
          </w:rPr>
          <w:t>154</w:t>
        </w:r>
      </w:hyperlink>
      <w:hyperlink r:id="rId133">
        <w:r w:rsidR="002813DB">
          <w:rPr>
            <w:color w:val="000000"/>
          </w:rPr>
          <w:t>, 108122. https://doi.org/</w:t>
        </w:r>
      </w:hyperlink>
      <w:hyperlink r:id="rId134">
        <w:r w:rsidR="002813DB">
          <w:rPr>
            <w:color w:val="000000"/>
          </w:rPr>
          <w:t>10.1016/j.soilbio.2020.108122</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35">
        <w:r w:rsidR="002813DB">
          <w:rPr>
            <w:color w:val="000000"/>
          </w:rPr>
          <w:t xml:space="preserve">Barton, K. (2015). </w:t>
        </w:r>
      </w:hyperlink>
      <w:hyperlink r:id="rId136">
        <w:proofErr w:type="spellStart"/>
        <w:r w:rsidR="002813DB">
          <w:rPr>
            <w:i/>
            <w:color w:val="000000"/>
          </w:rPr>
          <w:t>MuMIn</w:t>
        </w:r>
        <w:proofErr w:type="spellEnd"/>
        <w:r w:rsidR="002813DB">
          <w:rPr>
            <w:i/>
            <w:color w:val="000000"/>
          </w:rPr>
          <w:t>: multi-model inference</w:t>
        </w:r>
      </w:hyperlink>
      <w:hyperlink r:id="rId137">
        <w:r w:rsidR="002813DB">
          <w:rPr>
            <w:color w:val="000000"/>
          </w:rPr>
          <w:t xml:space="preserve"> (Version 1.15.1).</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38">
        <w:r w:rsidR="002813DB">
          <w:rPr>
            <w:color w:val="000000"/>
          </w:rPr>
          <w:t xml:space="preserve">Beaumelle, L., Tison, L., Eisenhauer, N., Hines, J., Malladi, S., Pelosi, C., Thouvenot, L., &amp; Phillips, H. R. P. (2023). Pesticide effects on soil fauna communities—A meta‐analysis. </w:t>
        </w:r>
      </w:hyperlink>
      <w:hyperlink r:id="rId139">
        <w:r w:rsidR="002813DB">
          <w:rPr>
            <w:i/>
            <w:color w:val="000000"/>
          </w:rPr>
          <w:t>The Journal of Applied Ecology</w:t>
        </w:r>
      </w:hyperlink>
      <w:hyperlink r:id="rId140">
        <w:r w:rsidR="002813DB">
          <w:rPr>
            <w:color w:val="000000"/>
          </w:rPr>
          <w:t>. https://doi.org/</w:t>
        </w:r>
      </w:hyperlink>
      <w:hyperlink r:id="rId141">
        <w:r w:rsidR="002813DB">
          <w:rPr>
            <w:color w:val="000000"/>
          </w:rPr>
          <w:t>10.1111/1365-2664.14437</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42">
        <w:r w:rsidR="002813DB">
          <w:rPr>
            <w:color w:val="000000"/>
          </w:rPr>
          <w:t xml:space="preserve">Benton, M. J., Wilf, P., &amp; Sauquet, H. (2022). The Angiosperm Terrestrial Revolution and the origins of modern biodiversity. </w:t>
        </w:r>
      </w:hyperlink>
      <w:hyperlink r:id="rId143">
        <w:r w:rsidR="002813DB">
          <w:rPr>
            <w:i/>
            <w:color w:val="000000"/>
          </w:rPr>
          <w:t>The New Phytologist</w:t>
        </w:r>
      </w:hyperlink>
      <w:hyperlink r:id="rId144">
        <w:r w:rsidR="002813DB">
          <w:rPr>
            <w:color w:val="000000"/>
          </w:rPr>
          <w:t xml:space="preserve">, </w:t>
        </w:r>
      </w:hyperlink>
      <w:hyperlink r:id="rId145">
        <w:r w:rsidR="002813DB">
          <w:rPr>
            <w:i/>
            <w:color w:val="000000"/>
          </w:rPr>
          <w:t>233</w:t>
        </w:r>
      </w:hyperlink>
      <w:hyperlink r:id="rId146">
        <w:r w:rsidR="002813DB">
          <w:rPr>
            <w:color w:val="000000"/>
          </w:rPr>
          <w:t>(5), 2017–2035. https://doi.org/</w:t>
        </w:r>
      </w:hyperlink>
      <w:hyperlink r:id="rId147">
        <w:r w:rsidR="002813DB">
          <w:rPr>
            <w:color w:val="000000"/>
          </w:rPr>
          <w:t>10.1111/nph.17822</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48">
        <w:r w:rsidR="002813DB">
          <w:rPr>
            <w:color w:val="000000"/>
          </w:rPr>
          <w:t xml:space="preserve">Blankinship, J. C., Niklaus, P. A., &amp; Hungate, B. A. (2011). A meta-analysis of responses of soil biota to global change. </w:t>
        </w:r>
      </w:hyperlink>
      <w:hyperlink r:id="rId149">
        <w:r w:rsidR="002813DB">
          <w:rPr>
            <w:i/>
            <w:color w:val="000000"/>
          </w:rPr>
          <w:t>Oecologia</w:t>
        </w:r>
      </w:hyperlink>
      <w:hyperlink r:id="rId150">
        <w:r w:rsidR="002813DB">
          <w:rPr>
            <w:color w:val="000000"/>
          </w:rPr>
          <w:t xml:space="preserve">, </w:t>
        </w:r>
      </w:hyperlink>
      <w:hyperlink r:id="rId151">
        <w:r w:rsidR="002813DB">
          <w:rPr>
            <w:i/>
            <w:color w:val="000000"/>
          </w:rPr>
          <w:t>165</w:t>
        </w:r>
      </w:hyperlink>
      <w:hyperlink r:id="rId152">
        <w:r w:rsidR="002813DB">
          <w:rPr>
            <w:color w:val="000000"/>
          </w:rPr>
          <w:t>(3), 553–565. https://doi.org/</w:t>
        </w:r>
      </w:hyperlink>
      <w:hyperlink r:id="rId153">
        <w:r w:rsidR="002813DB">
          <w:rPr>
            <w:color w:val="000000"/>
          </w:rPr>
          <w:t>10.1007/s00442-011-1909-0</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54">
        <w:r w:rsidR="002813DB">
          <w:rPr>
            <w:color w:val="000000"/>
          </w:rPr>
          <w:t xml:space="preserve">Bozada, T., Borden, J., Workman, J., Del Cid, M., Malinowski, J., &amp; Luechtefeld, T. (2021). Sysrev: A FAIR platform for Data Curation and Systematic Evidence Review. In </w:t>
        </w:r>
      </w:hyperlink>
      <w:hyperlink r:id="rId155">
        <w:r w:rsidR="002813DB">
          <w:rPr>
            <w:i/>
            <w:color w:val="000000"/>
          </w:rPr>
          <w:t>bioRxiv</w:t>
        </w:r>
      </w:hyperlink>
      <w:hyperlink r:id="rId156">
        <w:r w:rsidR="002813DB">
          <w:rPr>
            <w:color w:val="000000"/>
          </w:rPr>
          <w:t xml:space="preserve"> (p. 2021.03.24.436697). https://doi.org/</w:t>
        </w:r>
      </w:hyperlink>
      <w:hyperlink r:id="rId157">
        <w:r w:rsidR="002813DB">
          <w:rPr>
            <w:color w:val="000000"/>
          </w:rPr>
          <w:t>10.1101/2021.03.24.436697</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58">
        <w:r w:rsidR="002813DB">
          <w:rPr>
            <w:color w:val="000000"/>
          </w:rPr>
          <w:t xml:space="preserve">Bristol, D., Hassan, K., Blankinship, J. C., &amp; Nielsen, U. N. (2023). Responses of nematode abundances to increased and reduced rainfall under field conditions: A meta‐analysis. </w:t>
        </w:r>
      </w:hyperlink>
      <w:hyperlink r:id="rId159">
        <w:r w:rsidR="002813DB">
          <w:rPr>
            <w:i/>
            <w:color w:val="000000"/>
          </w:rPr>
          <w:t xml:space="preserve">Ecosphere </w:t>
        </w:r>
      </w:hyperlink>
      <w:hyperlink r:id="rId160">
        <w:r w:rsidR="002813DB">
          <w:rPr>
            <w:color w:val="000000"/>
          </w:rPr>
          <w:t xml:space="preserve">, </w:t>
        </w:r>
      </w:hyperlink>
      <w:hyperlink r:id="rId161">
        <w:r w:rsidR="002813DB">
          <w:rPr>
            <w:i/>
            <w:color w:val="000000"/>
          </w:rPr>
          <w:t>14</w:t>
        </w:r>
      </w:hyperlink>
      <w:hyperlink r:id="rId162">
        <w:r w:rsidR="002813DB">
          <w:rPr>
            <w:color w:val="000000"/>
          </w:rPr>
          <w:t>(1). https://doi.org/</w:t>
        </w:r>
      </w:hyperlink>
      <w:hyperlink r:id="rId163">
        <w:r w:rsidR="002813DB">
          <w:rPr>
            <w:color w:val="000000"/>
          </w:rPr>
          <w:t>10.1002/ecs2.4364</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64">
        <w:r w:rsidR="002813DB">
          <w:rPr>
            <w:color w:val="000000"/>
          </w:rPr>
          <w:t xml:space="preserve">Chase, J. M., &amp; Knight, T. M. (2013). Scale-dependent effect sizes of ecological drivers on biodiversity: why standardised sampling is not enough. </w:t>
        </w:r>
      </w:hyperlink>
      <w:hyperlink r:id="rId165">
        <w:r w:rsidR="002813DB">
          <w:rPr>
            <w:i/>
            <w:color w:val="000000"/>
          </w:rPr>
          <w:t>Ecology Letters</w:t>
        </w:r>
      </w:hyperlink>
      <w:hyperlink r:id="rId166">
        <w:r w:rsidR="002813DB">
          <w:rPr>
            <w:color w:val="000000"/>
          </w:rPr>
          <w:t xml:space="preserve">, </w:t>
        </w:r>
      </w:hyperlink>
      <w:hyperlink r:id="rId167">
        <w:r w:rsidR="002813DB">
          <w:rPr>
            <w:i/>
            <w:color w:val="000000"/>
          </w:rPr>
          <w:t>16 Suppl 1</w:t>
        </w:r>
      </w:hyperlink>
      <w:hyperlink r:id="rId168">
        <w:r w:rsidR="002813DB">
          <w:rPr>
            <w:color w:val="000000"/>
          </w:rPr>
          <w:t>, 17–26. https://doi.org/</w:t>
        </w:r>
      </w:hyperlink>
      <w:hyperlink r:id="rId169">
        <w:r w:rsidR="002813DB">
          <w:rPr>
            <w:color w:val="000000"/>
          </w:rPr>
          <w:t>10.1111/ele.12112</w:t>
        </w:r>
      </w:hyperlink>
    </w:p>
    <w:p w:rsidR="009439DD" w:rsidRPr="008B032B" w:rsidRDefault="00164266" w:rsidP="00AA7A9F">
      <w:pPr>
        <w:widowControl w:val="0"/>
        <w:pBdr>
          <w:top w:val="nil"/>
          <w:left w:val="nil"/>
          <w:bottom w:val="nil"/>
          <w:right w:val="nil"/>
          <w:between w:val="nil"/>
        </w:pBdr>
        <w:spacing w:line="480" w:lineRule="auto"/>
        <w:ind w:left="440" w:hanging="440"/>
        <w:rPr>
          <w:color w:val="000000"/>
          <w:lang w:val="es-ES"/>
        </w:rPr>
      </w:pPr>
      <w:hyperlink r:id="rId170">
        <w:r w:rsidR="002813DB">
          <w:rPr>
            <w:color w:val="000000"/>
          </w:rPr>
          <w:t xml:space="preserve">Chikoski, J. M., Ferguson, S. H., &amp; Meyer, L. (2006). Effects of water addition on soil arthropods and soil characteristics in a precipitation-limited environment. </w:t>
        </w:r>
      </w:hyperlink>
      <w:hyperlink r:id="rId171">
        <w:r w:rsidR="002813DB" w:rsidRPr="008B032B">
          <w:rPr>
            <w:i/>
            <w:color w:val="000000"/>
            <w:lang w:val="es-ES"/>
          </w:rPr>
          <w:t>Acta Oecologica</w:t>
        </w:r>
      </w:hyperlink>
      <w:hyperlink r:id="rId172">
        <w:r w:rsidR="002813DB" w:rsidRPr="008B032B">
          <w:rPr>
            <w:color w:val="000000"/>
            <w:lang w:val="es-ES"/>
          </w:rPr>
          <w:t xml:space="preserve">, </w:t>
        </w:r>
      </w:hyperlink>
      <w:hyperlink r:id="rId173">
        <w:r w:rsidR="002813DB" w:rsidRPr="008B032B">
          <w:rPr>
            <w:i/>
            <w:color w:val="000000"/>
            <w:lang w:val="es-ES"/>
          </w:rPr>
          <w:t>30</w:t>
        </w:r>
      </w:hyperlink>
      <w:hyperlink r:id="rId174">
        <w:r w:rsidR="002813DB" w:rsidRPr="008B032B">
          <w:rPr>
            <w:color w:val="000000"/>
            <w:lang w:val="es-ES"/>
          </w:rPr>
          <w:t>(2), 203–211. https://doi.org/</w:t>
        </w:r>
      </w:hyperlink>
      <w:hyperlink r:id="rId175">
        <w:r w:rsidR="002813DB" w:rsidRPr="008B032B">
          <w:rPr>
            <w:color w:val="000000"/>
            <w:lang w:val="es-ES"/>
          </w:rPr>
          <w:t>10.1016/j.actao.2006.04.005</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76">
        <w:r w:rsidR="002813DB" w:rsidRPr="008B032B">
          <w:rPr>
            <w:color w:val="000000"/>
            <w:lang w:val="es-ES"/>
          </w:rPr>
          <w:t xml:space="preserve">Christie, A. P., </w:t>
        </w:r>
        <w:proofErr w:type="spellStart"/>
        <w:r w:rsidR="002813DB" w:rsidRPr="008B032B">
          <w:rPr>
            <w:color w:val="000000"/>
            <w:lang w:val="es-ES"/>
          </w:rPr>
          <w:t>Abecasis</w:t>
        </w:r>
        <w:proofErr w:type="spellEnd"/>
        <w:r w:rsidR="002813DB" w:rsidRPr="008B032B">
          <w:rPr>
            <w:color w:val="000000"/>
            <w:lang w:val="es-ES"/>
          </w:rPr>
          <w:t xml:space="preserve">, D., </w:t>
        </w:r>
        <w:proofErr w:type="spellStart"/>
        <w:r w:rsidR="002813DB" w:rsidRPr="008B032B">
          <w:rPr>
            <w:color w:val="000000"/>
            <w:lang w:val="es-ES"/>
          </w:rPr>
          <w:t>Adjeroud</w:t>
        </w:r>
        <w:proofErr w:type="spellEnd"/>
        <w:r w:rsidR="002813DB" w:rsidRPr="008B032B">
          <w:rPr>
            <w:color w:val="000000"/>
            <w:lang w:val="es-ES"/>
          </w:rPr>
          <w:t xml:space="preserve">, M., Alonso, J. C., </w:t>
        </w:r>
        <w:proofErr w:type="spellStart"/>
        <w:r w:rsidR="002813DB" w:rsidRPr="008B032B">
          <w:rPr>
            <w:color w:val="000000"/>
            <w:lang w:val="es-ES"/>
          </w:rPr>
          <w:t>Amano</w:t>
        </w:r>
        <w:proofErr w:type="spellEnd"/>
        <w:r w:rsidR="002813DB" w:rsidRPr="008B032B">
          <w:rPr>
            <w:color w:val="000000"/>
            <w:lang w:val="es-ES"/>
          </w:rPr>
          <w:t xml:space="preserve">, T., </w:t>
        </w:r>
        <w:proofErr w:type="spellStart"/>
        <w:r w:rsidR="002813DB" w:rsidRPr="008B032B">
          <w:rPr>
            <w:color w:val="000000"/>
            <w:lang w:val="es-ES"/>
          </w:rPr>
          <w:t>Anton</w:t>
        </w:r>
        <w:proofErr w:type="spellEnd"/>
        <w:r w:rsidR="002813DB" w:rsidRPr="008B032B">
          <w:rPr>
            <w:color w:val="000000"/>
            <w:lang w:val="es-ES"/>
          </w:rPr>
          <w:t xml:space="preserve">, A., </w:t>
        </w:r>
        <w:proofErr w:type="spellStart"/>
        <w:r w:rsidR="002813DB" w:rsidRPr="008B032B">
          <w:rPr>
            <w:color w:val="000000"/>
            <w:lang w:val="es-ES"/>
          </w:rPr>
          <w:t>Baldigo</w:t>
        </w:r>
        <w:proofErr w:type="spellEnd"/>
        <w:r w:rsidR="002813DB" w:rsidRPr="008B032B">
          <w:rPr>
            <w:color w:val="000000"/>
            <w:lang w:val="es-ES"/>
          </w:rPr>
          <w:t xml:space="preserve">, B. P., Barrientos, R., </w:t>
        </w:r>
        <w:proofErr w:type="spellStart"/>
        <w:r w:rsidR="002813DB" w:rsidRPr="008B032B">
          <w:rPr>
            <w:color w:val="000000"/>
            <w:lang w:val="es-ES"/>
          </w:rPr>
          <w:t>Bicknell</w:t>
        </w:r>
        <w:proofErr w:type="spellEnd"/>
        <w:r w:rsidR="002813DB" w:rsidRPr="008B032B">
          <w:rPr>
            <w:color w:val="000000"/>
            <w:lang w:val="es-ES"/>
          </w:rPr>
          <w:t xml:space="preserve">, J. E., </w:t>
        </w:r>
        <w:proofErr w:type="spellStart"/>
        <w:r w:rsidR="002813DB" w:rsidRPr="008B032B">
          <w:rPr>
            <w:color w:val="000000"/>
            <w:lang w:val="es-ES"/>
          </w:rPr>
          <w:t>Buhl</w:t>
        </w:r>
        <w:proofErr w:type="spellEnd"/>
        <w:r w:rsidR="002813DB" w:rsidRPr="008B032B">
          <w:rPr>
            <w:color w:val="000000"/>
            <w:lang w:val="es-ES"/>
          </w:rPr>
          <w:t xml:space="preserve">, D. A., &amp; </w:t>
        </w:r>
        <w:proofErr w:type="spellStart"/>
        <w:r w:rsidR="002813DB" w:rsidRPr="008B032B">
          <w:rPr>
            <w:color w:val="000000"/>
            <w:lang w:val="es-ES"/>
          </w:rPr>
          <w:t>Others</w:t>
        </w:r>
        <w:proofErr w:type="spellEnd"/>
        <w:r w:rsidR="002813DB" w:rsidRPr="008B032B">
          <w:rPr>
            <w:color w:val="000000"/>
            <w:lang w:val="es-ES"/>
          </w:rPr>
          <w:t xml:space="preserve">. </w:t>
        </w:r>
        <w:r w:rsidR="002813DB">
          <w:rPr>
            <w:color w:val="000000"/>
          </w:rPr>
          <w:t xml:space="preserve">(2020). Quantifying and addressing the prevalence and bias of study designs in the environmental and social sciences. </w:t>
        </w:r>
      </w:hyperlink>
      <w:hyperlink r:id="rId177">
        <w:r w:rsidR="002813DB">
          <w:rPr>
            <w:i/>
            <w:color w:val="000000"/>
          </w:rPr>
          <w:t>Nature Communications</w:t>
        </w:r>
      </w:hyperlink>
      <w:hyperlink r:id="rId178">
        <w:r w:rsidR="002813DB">
          <w:rPr>
            <w:color w:val="000000"/>
          </w:rPr>
          <w:t>.</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79">
        <w:r w:rsidR="002813DB">
          <w:rPr>
            <w:color w:val="000000"/>
          </w:rPr>
          <w:t xml:space="preserve">Christie, A. P., Amano, T., Martin, P. A., Shackelford, G. E., Simmons, B. I., &amp; Sutherland, W. J. (2019). Simple study designs in ecology produce inaccurate estimates of biodiversity responses. </w:t>
        </w:r>
      </w:hyperlink>
      <w:hyperlink r:id="rId180">
        <w:r w:rsidR="002813DB">
          <w:rPr>
            <w:i/>
            <w:color w:val="000000"/>
          </w:rPr>
          <w:t>The Journal of Applied Ecology</w:t>
        </w:r>
      </w:hyperlink>
      <w:hyperlink r:id="rId181">
        <w:r w:rsidR="002813DB">
          <w:rPr>
            <w:color w:val="000000"/>
          </w:rPr>
          <w:t xml:space="preserve">, </w:t>
        </w:r>
      </w:hyperlink>
      <w:hyperlink r:id="rId182">
        <w:r w:rsidR="002813DB">
          <w:rPr>
            <w:i/>
            <w:color w:val="000000"/>
          </w:rPr>
          <w:t>56</w:t>
        </w:r>
      </w:hyperlink>
      <w:hyperlink r:id="rId183">
        <w:r w:rsidR="002813DB">
          <w:rPr>
            <w:color w:val="000000"/>
          </w:rPr>
          <w:t>(12), 2742–2754. https://doi.org/</w:t>
        </w:r>
      </w:hyperlink>
      <w:hyperlink r:id="rId184">
        <w:r w:rsidR="002813DB">
          <w:rPr>
            <w:color w:val="000000"/>
          </w:rPr>
          <w:t>10.1111/1365-2664.13499</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85">
        <w:r w:rsidR="002813DB">
          <w:rPr>
            <w:color w:val="000000"/>
          </w:rPr>
          <w:t xml:space="preserve">Cohen, J. (1960). A Coefficient of Agreement for Nominal Scales. </w:t>
        </w:r>
      </w:hyperlink>
      <w:hyperlink r:id="rId186">
        <w:r w:rsidR="002813DB">
          <w:rPr>
            <w:i/>
            <w:color w:val="000000"/>
          </w:rPr>
          <w:t>Educational and Psychological Measurement</w:t>
        </w:r>
      </w:hyperlink>
      <w:hyperlink r:id="rId187">
        <w:r w:rsidR="002813DB">
          <w:rPr>
            <w:color w:val="000000"/>
          </w:rPr>
          <w:t xml:space="preserve">, </w:t>
        </w:r>
      </w:hyperlink>
      <w:hyperlink r:id="rId188">
        <w:r w:rsidR="002813DB">
          <w:rPr>
            <w:i/>
            <w:color w:val="000000"/>
          </w:rPr>
          <w:t>20</w:t>
        </w:r>
      </w:hyperlink>
      <w:hyperlink r:id="rId189">
        <w:r w:rsidR="002813DB">
          <w:rPr>
            <w:color w:val="000000"/>
          </w:rPr>
          <w:t>(1), 37–46. https://doi.org/</w:t>
        </w:r>
      </w:hyperlink>
      <w:hyperlink r:id="rId190">
        <w:r w:rsidR="002813DB">
          <w:rPr>
            <w:color w:val="000000"/>
          </w:rPr>
          <w:t>10.1177/001316446002000104</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91">
        <w:r w:rsidR="002813DB">
          <w:rPr>
            <w:color w:val="000000"/>
          </w:rPr>
          <w:t xml:space="preserve">Collaboration for Environmental Evidence. (2018). </w:t>
        </w:r>
      </w:hyperlink>
      <w:hyperlink r:id="rId192">
        <w:r w:rsidR="002813DB">
          <w:rPr>
            <w:i/>
            <w:color w:val="000000"/>
          </w:rPr>
          <w:t>Guidelines and Standards for Evidence synthesis in Environmental Management. Version 5.0</w:t>
        </w:r>
      </w:hyperlink>
      <w:hyperlink r:id="rId193">
        <w:r w:rsidR="002813DB">
          <w:rPr>
            <w:color w:val="000000"/>
          </w:rPr>
          <w:t xml:space="preserve"> (Pullin, A.S., Frampton, G.K., </w:t>
        </w:r>
        <w:r w:rsidR="002813DB">
          <w:rPr>
            <w:color w:val="000000"/>
          </w:rPr>
          <w:lastRenderedPageBreak/>
          <w:t>Livoreil, B., Petrokofsky, G. (ed.)). www.environmentalevidence.org/information-for-authors. [Accessed 6/10/21].</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194">
        <w:r w:rsidR="002813DB">
          <w:rPr>
            <w:color w:val="000000"/>
          </w:rPr>
          <w:t xml:space="preserve">Coyle, D. R., Nagendra, U. J., Taylor, M. K., Campbell, J. H., Cunard, C. E., Joslin, A. H., Mundepi, A., Phillips, C. A., &amp; Callaham, M. A. (2017). Soil fauna responses to natural disturbances, invasive species, and global climate change: Current state of the science and a call to action. </w:t>
        </w:r>
      </w:hyperlink>
      <w:hyperlink r:id="rId195">
        <w:r w:rsidR="002813DB">
          <w:rPr>
            <w:i/>
            <w:color w:val="000000"/>
          </w:rPr>
          <w:t>Soil Biology &amp; Biochemistry</w:t>
        </w:r>
      </w:hyperlink>
      <w:hyperlink r:id="rId196">
        <w:r w:rsidR="002813DB">
          <w:rPr>
            <w:color w:val="000000"/>
          </w:rPr>
          <w:t xml:space="preserve">, </w:t>
        </w:r>
      </w:hyperlink>
      <w:hyperlink r:id="rId197">
        <w:r w:rsidR="002813DB">
          <w:rPr>
            <w:i/>
            <w:color w:val="000000"/>
          </w:rPr>
          <w:t>110</w:t>
        </w:r>
      </w:hyperlink>
      <w:hyperlink r:id="rId198">
        <w:r w:rsidR="002813DB">
          <w:rPr>
            <w:color w:val="000000"/>
          </w:rPr>
          <w:t>, 116–133. https://doi.org/</w:t>
        </w:r>
      </w:hyperlink>
      <w:hyperlink r:id="rId199">
        <w:r w:rsidR="002813DB">
          <w:rPr>
            <w:color w:val="000000"/>
          </w:rPr>
          <w:t>10.1016/j.soilbio.2017.03.008</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00">
        <w:r w:rsidR="002813DB">
          <w:rPr>
            <w:color w:val="000000"/>
          </w:rPr>
          <w:t xml:space="preserve">Culina, A., Crowther, T. W., Ramakers, J. J. C., Gienapp, P., &amp; Visser, M. E. (2018). How to do meta-analysis of open datasets. </w:t>
        </w:r>
      </w:hyperlink>
      <w:hyperlink r:id="rId201">
        <w:r w:rsidR="002813DB">
          <w:rPr>
            <w:i/>
            <w:color w:val="000000"/>
          </w:rPr>
          <w:t>Nature Ecology &amp; Evolution</w:t>
        </w:r>
      </w:hyperlink>
      <w:hyperlink r:id="rId202">
        <w:r w:rsidR="002813DB">
          <w:rPr>
            <w:color w:val="000000"/>
          </w:rPr>
          <w:t xml:space="preserve">, </w:t>
        </w:r>
      </w:hyperlink>
      <w:hyperlink r:id="rId203">
        <w:r w:rsidR="002813DB">
          <w:rPr>
            <w:i/>
            <w:color w:val="000000"/>
          </w:rPr>
          <w:t>2</w:t>
        </w:r>
      </w:hyperlink>
      <w:hyperlink r:id="rId204">
        <w:r w:rsidR="002813DB">
          <w:rPr>
            <w:color w:val="000000"/>
          </w:rPr>
          <w:t>(7), 1053–1056. https://doi.org/</w:t>
        </w:r>
      </w:hyperlink>
      <w:hyperlink r:id="rId205">
        <w:r w:rsidR="002813DB">
          <w:rPr>
            <w:color w:val="000000"/>
          </w:rPr>
          <w:t>10.1038/s41559-018-0579-2</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06">
        <w:r w:rsidR="002813DB">
          <w:rPr>
            <w:color w:val="000000"/>
          </w:rPr>
          <w: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t>
        </w:r>
      </w:hyperlink>
      <w:hyperlink r:id="rId207">
        <w:r w:rsidR="002813DB">
          <w:rPr>
            <w:i/>
            <w:color w:val="000000"/>
          </w:rPr>
          <w:t>PeerJ</w:t>
        </w:r>
      </w:hyperlink>
      <w:hyperlink r:id="rId208">
        <w:r w:rsidR="002813DB">
          <w:rPr>
            <w:color w:val="000000"/>
          </w:rPr>
          <w:t xml:space="preserve">, </w:t>
        </w:r>
      </w:hyperlink>
      <w:hyperlink r:id="rId209">
        <w:r w:rsidR="002813DB">
          <w:rPr>
            <w:i/>
            <w:color w:val="000000"/>
          </w:rPr>
          <w:t>8</w:t>
        </w:r>
      </w:hyperlink>
      <w:hyperlink r:id="rId210">
        <w:r w:rsidR="002813DB">
          <w:rPr>
            <w:color w:val="000000"/>
          </w:rPr>
          <w:t>, e9750. https://doi.org/</w:t>
        </w:r>
      </w:hyperlink>
      <w:hyperlink r:id="rId211">
        <w:r w:rsidR="002813DB">
          <w:rPr>
            <w:color w:val="000000"/>
          </w:rPr>
          <w:t>10.7717/peerj.9750</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12">
        <w:r w:rsidR="002813DB">
          <w:rPr>
            <w:color w:val="000000"/>
          </w:rPr>
          <w:t xml:space="preserve">Deng, L., Peng, C., Kim, D.-G., Li, J., Liu, Y., Hai, X., Liu, Q., Huang, C., Shangguan, Z., &amp; Kuzyakov, Y. (2021). Drought effects on soil carbon and nitrogen dynamics in global natural ecosystems. </w:t>
        </w:r>
      </w:hyperlink>
      <w:hyperlink r:id="rId213">
        <w:r w:rsidR="002813DB">
          <w:rPr>
            <w:i/>
            <w:color w:val="000000"/>
          </w:rPr>
          <w:t>Earth-Science Reviews</w:t>
        </w:r>
      </w:hyperlink>
      <w:hyperlink r:id="rId214">
        <w:r w:rsidR="002813DB">
          <w:rPr>
            <w:color w:val="000000"/>
          </w:rPr>
          <w:t xml:space="preserve">, </w:t>
        </w:r>
      </w:hyperlink>
      <w:hyperlink r:id="rId215">
        <w:r w:rsidR="002813DB">
          <w:rPr>
            <w:i/>
            <w:color w:val="000000"/>
          </w:rPr>
          <w:t>214</w:t>
        </w:r>
      </w:hyperlink>
      <w:hyperlink r:id="rId216">
        <w:r w:rsidR="002813DB">
          <w:rPr>
            <w:color w:val="000000"/>
          </w:rPr>
          <w:t>, 103501. https://doi.org/</w:t>
        </w:r>
      </w:hyperlink>
      <w:hyperlink r:id="rId217">
        <w:r w:rsidR="002813DB">
          <w:rPr>
            <w:color w:val="000000"/>
          </w:rPr>
          <w:t>10.1016/j.earscirev.2020.103501</w:t>
        </w:r>
      </w:hyperlink>
    </w:p>
    <w:p w:rsidR="009439DD" w:rsidRPr="008B032B" w:rsidRDefault="00164266" w:rsidP="00AA7A9F">
      <w:pPr>
        <w:widowControl w:val="0"/>
        <w:pBdr>
          <w:top w:val="nil"/>
          <w:left w:val="nil"/>
          <w:bottom w:val="nil"/>
          <w:right w:val="nil"/>
          <w:between w:val="nil"/>
        </w:pBdr>
        <w:spacing w:line="480" w:lineRule="auto"/>
        <w:ind w:left="440" w:hanging="440"/>
        <w:rPr>
          <w:color w:val="000000"/>
          <w:lang w:val="es-ES"/>
        </w:rPr>
      </w:pPr>
      <w:hyperlink r:id="rId218">
        <w:r w:rsidR="002813DB">
          <w:rPr>
            <w:color w:val="000000"/>
          </w:rPr>
          <w:t xml:space="preserve">Dornelas, M., Gotelli, N. J., McGill, B., Shimadzu, H., Moyes, F., Sievers, C., &amp; Magurran, A. E. (2014). Assemblage time series reveal biodiversity change but not systematic loss. </w:t>
        </w:r>
      </w:hyperlink>
      <w:hyperlink r:id="rId219">
        <w:r w:rsidR="002813DB" w:rsidRPr="008B032B">
          <w:rPr>
            <w:i/>
            <w:color w:val="000000"/>
            <w:lang w:val="es-ES"/>
          </w:rPr>
          <w:t>Science</w:t>
        </w:r>
      </w:hyperlink>
      <w:hyperlink r:id="rId220">
        <w:r w:rsidR="002813DB" w:rsidRPr="008B032B">
          <w:rPr>
            <w:color w:val="000000"/>
            <w:lang w:val="es-ES"/>
          </w:rPr>
          <w:t xml:space="preserve">, </w:t>
        </w:r>
      </w:hyperlink>
      <w:hyperlink r:id="rId221">
        <w:r w:rsidR="002813DB" w:rsidRPr="008B032B">
          <w:rPr>
            <w:i/>
            <w:color w:val="000000"/>
            <w:lang w:val="es-ES"/>
          </w:rPr>
          <w:t>344</w:t>
        </w:r>
      </w:hyperlink>
      <w:hyperlink r:id="rId222">
        <w:r w:rsidR="002813DB" w:rsidRPr="008B032B">
          <w:rPr>
            <w:color w:val="000000"/>
            <w:lang w:val="es-ES"/>
          </w:rPr>
          <w:t>(6181), 296–299. https://doi.org/</w:t>
        </w:r>
      </w:hyperlink>
      <w:hyperlink r:id="rId223">
        <w:r w:rsidR="002813DB" w:rsidRPr="008B032B">
          <w:rPr>
            <w:color w:val="000000"/>
            <w:lang w:val="es-ES"/>
          </w:rPr>
          <w:t>10.1126/science.1248484</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24">
        <w:r w:rsidR="002813DB" w:rsidRPr="008B032B">
          <w:rPr>
            <w:color w:val="000000"/>
            <w:lang w:val="es-ES"/>
          </w:rPr>
          <w:t xml:space="preserve">Doughty, C. E., Metcalfe, D. B., Girardin, C. A. J., Amézquita, F. F., Cabrera, D. G., Huasco, W. H., Silva-Espejo, J. E., Araujo-Murakami, A., da Costa, M. C., Rocha, W., Feldpausch, T. R., Mendoza, A. L. M., da Costa, A. C. L., Meir, P., Phillips, O. L., &amp; Malhi, Y. (2015). </w:t>
        </w:r>
        <w:r w:rsidR="002813DB">
          <w:rPr>
            <w:color w:val="000000"/>
          </w:rPr>
          <w:t xml:space="preserve">Drought impact on forest carbon dynamics and fluxes in Amazonia. </w:t>
        </w:r>
      </w:hyperlink>
      <w:hyperlink r:id="rId225">
        <w:r w:rsidR="002813DB">
          <w:rPr>
            <w:i/>
            <w:color w:val="000000"/>
          </w:rPr>
          <w:t>Nature</w:t>
        </w:r>
      </w:hyperlink>
      <w:hyperlink r:id="rId226">
        <w:r w:rsidR="002813DB">
          <w:rPr>
            <w:color w:val="000000"/>
          </w:rPr>
          <w:t xml:space="preserve">, </w:t>
        </w:r>
      </w:hyperlink>
      <w:hyperlink r:id="rId227">
        <w:r w:rsidR="002813DB">
          <w:rPr>
            <w:i/>
            <w:color w:val="000000"/>
          </w:rPr>
          <w:t>519</w:t>
        </w:r>
      </w:hyperlink>
      <w:hyperlink r:id="rId228">
        <w:r w:rsidR="002813DB">
          <w:rPr>
            <w:color w:val="000000"/>
          </w:rPr>
          <w:t>(7541), 78–82. https://doi.org/</w:t>
        </w:r>
      </w:hyperlink>
      <w:hyperlink r:id="rId229">
        <w:r w:rsidR="002813DB">
          <w:rPr>
            <w:color w:val="000000"/>
          </w:rPr>
          <w:t>10.1038/nature14213</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30">
        <w:r w:rsidR="002813DB">
          <w:rPr>
            <w:color w:val="000000"/>
          </w:rPr>
          <w:t xml:space="preserve">Erktan, A., Or, D., &amp; Scheu, S. (2020). The physical structure of soil: Determinant and consequence of trophic interactions. </w:t>
        </w:r>
      </w:hyperlink>
      <w:hyperlink r:id="rId231">
        <w:r w:rsidR="002813DB">
          <w:rPr>
            <w:i/>
            <w:color w:val="000000"/>
          </w:rPr>
          <w:t>Soil Biology &amp; Biochemistry</w:t>
        </w:r>
      </w:hyperlink>
      <w:hyperlink r:id="rId232">
        <w:r w:rsidR="002813DB">
          <w:rPr>
            <w:color w:val="000000"/>
          </w:rPr>
          <w:t xml:space="preserve">, </w:t>
        </w:r>
      </w:hyperlink>
      <w:hyperlink r:id="rId233">
        <w:r w:rsidR="002813DB">
          <w:rPr>
            <w:i/>
            <w:color w:val="000000"/>
          </w:rPr>
          <w:t>148</w:t>
        </w:r>
      </w:hyperlink>
      <w:hyperlink r:id="rId234">
        <w:r w:rsidR="002813DB">
          <w:rPr>
            <w:color w:val="000000"/>
          </w:rPr>
          <w:t>, 107876. https://doi.org/</w:t>
        </w:r>
      </w:hyperlink>
      <w:hyperlink r:id="rId235">
        <w:r w:rsidR="002813DB">
          <w:rPr>
            <w:color w:val="000000"/>
          </w:rPr>
          <w:t>10.1016/j.soilbio.2020.107876</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36">
        <w:r w:rsidR="002813DB">
          <w:rPr>
            <w:color w:val="000000"/>
          </w:rPr>
          <w:t xml:space="preserve">Evans, D. H. (2008). </w:t>
        </w:r>
      </w:hyperlink>
      <w:hyperlink r:id="rId237">
        <w:r w:rsidR="002813DB">
          <w:rPr>
            <w:i/>
            <w:color w:val="000000"/>
          </w:rPr>
          <w:t>Osmotic and Ionic Regulation: Cells and Animals</w:t>
        </w:r>
      </w:hyperlink>
      <w:hyperlink r:id="rId238">
        <w:r w:rsidR="002813DB">
          <w:rPr>
            <w:color w:val="000000"/>
          </w:rPr>
          <w:t xml:space="preserve">. CRC Press. </w:t>
        </w:r>
      </w:hyperlink>
      <w:hyperlink r:id="rId239">
        <w:r w:rsidR="002813DB">
          <w:rPr>
            <w:color w:val="000000"/>
          </w:rPr>
          <w:t>https://play.google.com/store/books/details?id=1zP4bYDWq_wC</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40">
        <w:r w:rsidR="002813DB">
          <w:rPr>
            <w:color w:val="000000"/>
          </w:rPr>
          <w:t xml:space="preserve">Fierer, N., Strickland, M. S., Liptzin, D., Bradford, M. A., &amp; Cleveland, C. C. (2009). Global patterns in belowground communities. </w:t>
        </w:r>
      </w:hyperlink>
      <w:hyperlink r:id="rId241">
        <w:r w:rsidR="002813DB">
          <w:rPr>
            <w:i/>
            <w:color w:val="000000"/>
          </w:rPr>
          <w:t>Ecology Letters</w:t>
        </w:r>
      </w:hyperlink>
      <w:hyperlink r:id="rId242">
        <w:r w:rsidR="002813DB">
          <w:rPr>
            <w:color w:val="000000"/>
          </w:rPr>
          <w:t xml:space="preserve">, </w:t>
        </w:r>
      </w:hyperlink>
      <w:hyperlink r:id="rId243">
        <w:r w:rsidR="002813DB">
          <w:rPr>
            <w:i/>
            <w:color w:val="000000"/>
          </w:rPr>
          <w:t>12</w:t>
        </w:r>
      </w:hyperlink>
      <w:hyperlink r:id="rId244">
        <w:r w:rsidR="002813DB">
          <w:rPr>
            <w:color w:val="000000"/>
          </w:rPr>
          <w:t>(11), 1238–1249. https://doi.org/</w:t>
        </w:r>
      </w:hyperlink>
      <w:hyperlink r:id="rId245">
        <w:r w:rsidR="002813DB">
          <w:rPr>
            <w:color w:val="000000"/>
          </w:rPr>
          <w:t>10.1111/j.1461-0248.2009.01360.x</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46">
        <w:r w:rsidR="002813DB">
          <w:rPr>
            <w:color w:val="000000"/>
          </w:rPr>
          <w:t xml:space="preserve">Fischer, J., Ritchie, E. G., &amp; Hanspach, J. (2012). Academia’s obsession with quantity. </w:t>
        </w:r>
      </w:hyperlink>
      <w:hyperlink r:id="rId247">
        <w:r w:rsidR="002813DB">
          <w:rPr>
            <w:i/>
            <w:color w:val="000000"/>
          </w:rPr>
          <w:t>Trends in Ecology &amp; Evolution</w:t>
        </w:r>
      </w:hyperlink>
      <w:hyperlink r:id="rId248">
        <w:r w:rsidR="002813DB">
          <w:rPr>
            <w:color w:val="000000"/>
          </w:rPr>
          <w:t xml:space="preserve">, </w:t>
        </w:r>
      </w:hyperlink>
      <w:hyperlink r:id="rId249">
        <w:r w:rsidR="002813DB">
          <w:rPr>
            <w:i/>
            <w:color w:val="000000"/>
          </w:rPr>
          <w:t>27</w:t>
        </w:r>
      </w:hyperlink>
      <w:hyperlink r:id="rId250">
        <w:r w:rsidR="002813DB">
          <w:rPr>
            <w:color w:val="000000"/>
          </w:rPr>
          <w:t>(9), 473–474. https://doi.org/</w:t>
        </w:r>
      </w:hyperlink>
      <w:hyperlink r:id="rId251">
        <w:r w:rsidR="002813DB">
          <w:rPr>
            <w:color w:val="000000"/>
          </w:rPr>
          <w:t>10.1016/j.tree.2012.05.010</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52">
        <w:r w:rsidR="002813DB">
          <w:rPr>
            <w:color w:val="000000"/>
          </w:rPr>
          <w:t xml:space="preserve">Fleming, P. A., Wentzel, J. J., Dundas, S. J., Kreplins, T. L., Craig, M. D., &amp; Hardy, G. E. S. J. (2021). Global meta-analysis of tree decline impacts on fauna. </w:t>
        </w:r>
      </w:hyperlink>
      <w:hyperlink r:id="rId253">
        <w:r w:rsidR="002813DB">
          <w:rPr>
            <w:i/>
            <w:color w:val="000000"/>
          </w:rPr>
          <w:t>Biological Reviews of the Cambridge Philosophical Society</w:t>
        </w:r>
      </w:hyperlink>
      <w:hyperlink r:id="rId254">
        <w:r w:rsidR="002813DB">
          <w:rPr>
            <w:color w:val="000000"/>
          </w:rPr>
          <w:t xml:space="preserve">, </w:t>
        </w:r>
      </w:hyperlink>
      <w:hyperlink r:id="rId255">
        <w:r w:rsidR="002813DB">
          <w:rPr>
            <w:i/>
            <w:color w:val="000000"/>
          </w:rPr>
          <w:t>96</w:t>
        </w:r>
      </w:hyperlink>
      <w:hyperlink r:id="rId256">
        <w:r w:rsidR="002813DB">
          <w:rPr>
            <w:color w:val="000000"/>
          </w:rPr>
          <w:t>(5), 1744–1768. https://doi.org/</w:t>
        </w:r>
      </w:hyperlink>
      <w:hyperlink r:id="rId257">
        <w:r w:rsidR="002813DB">
          <w:rPr>
            <w:color w:val="000000"/>
          </w:rPr>
          <w:t>10.1111/brv.12725</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58">
        <w:r w:rsidR="002813DB" w:rsidRPr="008B032B">
          <w:rPr>
            <w:color w:val="000000"/>
            <w:lang w:val="es-ES"/>
          </w:rPr>
          <w:t xml:space="preserve">Flores, O., Deckmyn, G., Yuste, J. C., Javaux, M., &amp; Uvarov, A. (2021). </w:t>
        </w:r>
        <w:r w:rsidR="002813DB">
          <w:rPr>
            <w:color w:val="000000"/>
          </w:rPr>
          <w:t xml:space="preserve">KEYLINK: towards a more integrative soil representation for inclusion in ecosystem scale models—II: model description, implementation and testing. </w:t>
        </w:r>
      </w:hyperlink>
      <w:hyperlink r:id="rId259">
        <w:r w:rsidR="002813DB">
          <w:rPr>
            <w:i/>
            <w:color w:val="000000"/>
          </w:rPr>
          <w:t>PeerJ</w:t>
        </w:r>
      </w:hyperlink>
      <w:hyperlink r:id="rId260">
        <w:r w:rsidR="002813DB">
          <w:rPr>
            <w:color w:val="000000"/>
          </w:rPr>
          <w:t xml:space="preserve">. </w:t>
        </w:r>
      </w:hyperlink>
      <w:hyperlink r:id="rId261">
        <w:r w:rsidR="002813DB">
          <w:rPr>
            <w:color w:val="000000"/>
          </w:rPr>
          <w:t>https://peerj.com/articles/10707/</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62">
        <w:r w:rsidR="002813DB">
          <w:rPr>
            <w:color w:val="000000"/>
          </w:rPr>
          <w:t xml:space="preserve">Fraser, P. M., Schon, N. L., Piercy, J. E., Mackay, A. D., &amp; Minor, M. A. (2012). Influence of summer irrigation on soil invertebrate populations in a long-term sheep irrigation trial at Winchmore (Canterbury). </w:t>
        </w:r>
      </w:hyperlink>
      <w:hyperlink r:id="rId263">
        <w:r w:rsidR="002813DB">
          <w:rPr>
            <w:i/>
            <w:color w:val="000000"/>
          </w:rPr>
          <w:t>New Zealand Journal of Agricultural Research</w:t>
        </w:r>
      </w:hyperlink>
      <w:hyperlink r:id="rId264">
        <w:r w:rsidR="002813DB">
          <w:rPr>
            <w:color w:val="000000"/>
          </w:rPr>
          <w:t xml:space="preserve">, </w:t>
        </w:r>
      </w:hyperlink>
      <w:hyperlink r:id="rId265">
        <w:r w:rsidR="002813DB">
          <w:rPr>
            <w:i/>
            <w:color w:val="000000"/>
          </w:rPr>
          <w:t>55</w:t>
        </w:r>
      </w:hyperlink>
      <w:hyperlink r:id="rId266">
        <w:r w:rsidR="002813DB">
          <w:rPr>
            <w:color w:val="000000"/>
          </w:rPr>
          <w:t>(2), 165–180. https://doi.org/</w:t>
        </w:r>
      </w:hyperlink>
      <w:hyperlink r:id="rId267">
        <w:r w:rsidR="002813DB">
          <w:rPr>
            <w:color w:val="000000"/>
          </w:rPr>
          <w:t>10.1080/00288233.2012.662902</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68">
        <w:r w:rsidR="002813DB">
          <w:rPr>
            <w:color w:val="000000"/>
          </w:rPr>
          <w:t xml:space="preserve">Frew, A., Nielsen, U. N., Riegler, M., &amp; Johnson, S. N. (2013). Do eucalypt plantation management practices create understory reservoirs of scarab beetle pests in the soil? </w:t>
        </w:r>
      </w:hyperlink>
      <w:hyperlink r:id="rId269">
        <w:r w:rsidR="002813DB">
          <w:rPr>
            <w:i/>
            <w:color w:val="000000"/>
          </w:rPr>
          <w:t>Forest Ecology and Management</w:t>
        </w:r>
      </w:hyperlink>
      <w:hyperlink r:id="rId270">
        <w:r w:rsidR="002813DB">
          <w:rPr>
            <w:color w:val="000000"/>
          </w:rPr>
          <w:t xml:space="preserve">, </w:t>
        </w:r>
      </w:hyperlink>
      <w:hyperlink r:id="rId271">
        <w:r w:rsidR="002813DB">
          <w:rPr>
            <w:i/>
            <w:color w:val="000000"/>
          </w:rPr>
          <w:t>306</w:t>
        </w:r>
      </w:hyperlink>
      <w:hyperlink r:id="rId272">
        <w:r w:rsidR="002813DB">
          <w:rPr>
            <w:color w:val="000000"/>
          </w:rPr>
          <w:t>, 275–280. https://doi.org/</w:t>
        </w:r>
      </w:hyperlink>
      <w:hyperlink r:id="rId273">
        <w:r w:rsidR="002813DB">
          <w:rPr>
            <w:color w:val="000000"/>
          </w:rPr>
          <w:t>10.1016/j.foreco.2013.06.051</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74">
        <w:r w:rsidR="002813DB">
          <w:rPr>
            <w:color w:val="000000"/>
          </w:rPr>
          <w:t xml:space="preserve">Gerard, B. M. (1967). Factors Affecting Earthworms in Pastures. </w:t>
        </w:r>
      </w:hyperlink>
      <w:hyperlink r:id="rId275">
        <w:r w:rsidR="002813DB">
          <w:rPr>
            <w:i/>
            <w:color w:val="000000"/>
          </w:rPr>
          <w:t>The Journal of Animal Ecology</w:t>
        </w:r>
      </w:hyperlink>
      <w:hyperlink r:id="rId276">
        <w:r w:rsidR="002813DB">
          <w:rPr>
            <w:color w:val="000000"/>
          </w:rPr>
          <w:t xml:space="preserve">, </w:t>
        </w:r>
      </w:hyperlink>
      <w:hyperlink r:id="rId277">
        <w:r w:rsidR="002813DB">
          <w:rPr>
            <w:i/>
            <w:color w:val="000000"/>
          </w:rPr>
          <w:t>36</w:t>
        </w:r>
      </w:hyperlink>
      <w:hyperlink r:id="rId278">
        <w:r w:rsidR="002813DB">
          <w:rPr>
            <w:color w:val="000000"/>
          </w:rPr>
          <w:t>(1), 235–252. https://doi.org/</w:t>
        </w:r>
      </w:hyperlink>
      <w:hyperlink r:id="rId279">
        <w:r w:rsidR="002813DB">
          <w:rPr>
            <w:color w:val="000000"/>
          </w:rPr>
          <w:t>10.2307/3024</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80">
        <w:r w:rsidR="002813DB">
          <w:rPr>
            <w:color w:val="000000"/>
          </w:rPr>
          <w:t xml:space="preserve">Grames, E. M., Stillman, A. N., &amp; Tingley, M. W. (2019). An automated approach to identifying search terms for systematic reviews using keyword co‐occurrence networks. </w:t>
        </w:r>
      </w:hyperlink>
      <w:hyperlink r:id="rId281">
        <w:r w:rsidR="002813DB">
          <w:rPr>
            <w:i/>
            <w:color w:val="000000"/>
          </w:rPr>
          <w:t>Methods in Ecology and Evolution / British Ecological Society</w:t>
        </w:r>
      </w:hyperlink>
      <w:hyperlink r:id="rId282">
        <w:r w:rsidR="002813DB">
          <w:rPr>
            <w:color w:val="000000"/>
          </w:rPr>
          <w:t xml:space="preserve">. </w:t>
        </w:r>
      </w:hyperlink>
      <w:hyperlink r:id="rId283">
        <w:r w:rsidR="002813DB">
          <w:rPr>
            <w:color w:val="000000"/>
          </w:rPr>
          <w:t>https://besjournals.onlinelibrary.wiley.com/doi/abs/10.1111/2041-210X.13268?casa_token=8N6jJI5Ezz8AAAAA:9Es25xJk4OrSdri7T-2YXnb7Kf6Ruk3vYeCi3DlYGv4MWOGI_670hgf0kqhzcuXELaCRLf2xvQhFGQ</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84">
        <w:r w:rsidR="002813DB">
          <w:rPr>
            <w:color w:val="000000"/>
          </w:rPr>
          <w:t xml:space="preserve">Grueber, C. E., Nakagawa, S., Laws, R. J., &amp; Jamieson, I. G. (2011). Multimodel inference in ecology and evolution: challenges and solutions. </w:t>
        </w:r>
      </w:hyperlink>
      <w:hyperlink r:id="rId285">
        <w:r w:rsidR="002813DB">
          <w:rPr>
            <w:i/>
            <w:color w:val="000000"/>
          </w:rPr>
          <w:t>Journal of Evolutionary Biology</w:t>
        </w:r>
      </w:hyperlink>
      <w:hyperlink r:id="rId286">
        <w:r w:rsidR="002813DB">
          <w:rPr>
            <w:color w:val="000000"/>
          </w:rPr>
          <w:t xml:space="preserve">, </w:t>
        </w:r>
      </w:hyperlink>
      <w:hyperlink r:id="rId287">
        <w:r w:rsidR="002813DB">
          <w:rPr>
            <w:i/>
            <w:color w:val="000000"/>
          </w:rPr>
          <w:t>24</w:t>
        </w:r>
      </w:hyperlink>
      <w:hyperlink r:id="rId288">
        <w:r w:rsidR="002813DB">
          <w:rPr>
            <w:color w:val="000000"/>
          </w:rPr>
          <w:t>(4), 699–711. https://doi.org/</w:t>
        </w:r>
      </w:hyperlink>
      <w:hyperlink r:id="rId289">
        <w:r w:rsidR="002813DB">
          <w:rPr>
            <w:color w:val="000000"/>
          </w:rPr>
          <w:t>10.1111/j.1420-9101.2010.02210.x</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90">
        <w:proofErr w:type="spellStart"/>
        <w:r w:rsidR="002813DB">
          <w:rPr>
            <w:color w:val="000000"/>
          </w:rPr>
          <w:t>Haddaway</w:t>
        </w:r>
        <w:proofErr w:type="spellEnd"/>
        <w:r w:rsidR="002813DB">
          <w:rPr>
            <w:color w:val="000000"/>
          </w:rPr>
          <w:t xml:space="preserve">, N. R. (2020). </w:t>
        </w:r>
      </w:hyperlink>
      <w:hyperlink r:id="rId291">
        <w:proofErr w:type="spellStart"/>
        <w:r w:rsidR="002813DB">
          <w:rPr>
            <w:i/>
            <w:color w:val="000000"/>
          </w:rPr>
          <w:t>GSscraper</w:t>
        </w:r>
        <w:proofErr w:type="spellEnd"/>
        <w:r w:rsidR="002813DB">
          <w:rPr>
            <w:i/>
            <w:color w:val="000000"/>
          </w:rPr>
          <w:t>: An R package and Shiny app for exporting search results from Google Scholar</w:t>
        </w:r>
      </w:hyperlink>
      <w:hyperlink r:id="rId292">
        <w:r w:rsidR="002813DB">
          <w:rPr>
            <w:color w:val="000000"/>
          </w:rPr>
          <w:t>.</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93">
        <w:r w:rsidR="002813DB">
          <w:rPr>
            <w:color w:val="000000"/>
          </w:rPr>
          <w:t xml:space="preserve">Haddaway, N. R., Bethel, A., Dicks, L. V., Koricheva, J., Macura, B., Petrokofsky, G., Pullin, A. S., Savilaakso, S., &amp; Stewart, G. B. (2020). Eight problems with literature reviews and how to fix them. </w:t>
        </w:r>
      </w:hyperlink>
      <w:hyperlink r:id="rId294">
        <w:r w:rsidR="002813DB">
          <w:rPr>
            <w:i/>
            <w:color w:val="000000"/>
          </w:rPr>
          <w:t>Nature Ecology &amp; Evolution</w:t>
        </w:r>
      </w:hyperlink>
      <w:hyperlink r:id="rId295">
        <w:r w:rsidR="002813DB">
          <w:rPr>
            <w:color w:val="000000"/>
          </w:rPr>
          <w:t xml:space="preserve">, </w:t>
        </w:r>
      </w:hyperlink>
      <w:hyperlink r:id="rId296">
        <w:r w:rsidR="002813DB">
          <w:rPr>
            <w:i/>
            <w:color w:val="000000"/>
          </w:rPr>
          <w:t>4</w:t>
        </w:r>
      </w:hyperlink>
      <w:hyperlink r:id="rId297">
        <w:r w:rsidR="002813DB">
          <w:rPr>
            <w:color w:val="000000"/>
          </w:rPr>
          <w:t>(12), 1582–1589. https://doi.org/</w:t>
        </w:r>
      </w:hyperlink>
      <w:hyperlink r:id="rId298">
        <w:r w:rsidR="002813DB">
          <w:rPr>
            <w:color w:val="000000"/>
          </w:rPr>
          <w:t>10.1038/s41559-020-01295-x</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299">
        <w:r w:rsidR="002813DB">
          <w:rPr>
            <w:color w:val="000000"/>
          </w:rPr>
          <w:t xml:space="preserve">Haddaway, N. R., Grainger, M. J., Jones, M. L., &amp; Stuart, A. (2021). </w:t>
        </w:r>
      </w:hyperlink>
      <w:hyperlink r:id="rId300">
        <w:r w:rsidR="002813DB">
          <w:rPr>
            <w:i/>
            <w:color w:val="000000"/>
          </w:rPr>
          <w:t>bibfix: An R package and Shiny app for repairing and enriching bibliographic data</w:t>
        </w:r>
      </w:hyperlink>
      <w:hyperlink r:id="rId301">
        <w:r w:rsidR="002813DB">
          <w:rPr>
            <w:color w:val="000000"/>
          </w:rPr>
          <w:t xml:space="preserve">. </w:t>
        </w:r>
      </w:hyperlink>
      <w:hyperlink r:id="rId302">
        <w:r w:rsidR="002813DB">
          <w:rPr>
            <w:color w:val="000000"/>
          </w:rPr>
          <w:t>https://github.com/nealhaddaway/bibfix.</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03">
        <w:r w:rsidR="002813DB">
          <w:rPr>
            <w:color w:val="000000"/>
          </w:rPr>
          <w:t xml:space="preserve">Haddaway, N. R., Macura, B., Whaley, P., &amp; Pullin, A. S. (2018). ROSES RepOrting standards for Systematic Evidence Syntheses: pro forma, flow-diagram and descriptive summary of the plan and conduct of environmental systematic reviews and systematic maps. </w:t>
        </w:r>
      </w:hyperlink>
      <w:hyperlink r:id="rId304">
        <w:r w:rsidR="002813DB">
          <w:rPr>
            <w:i/>
            <w:color w:val="000000"/>
          </w:rPr>
          <w:t>Environmental Evidence</w:t>
        </w:r>
      </w:hyperlink>
      <w:hyperlink r:id="rId305">
        <w:r w:rsidR="002813DB">
          <w:rPr>
            <w:color w:val="000000"/>
          </w:rPr>
          <w:t xml:space="preserve">, </w:t>
        </w:r>
      </w:hyperlink>
      <w:hyperlink r:id="rId306">
        <w:r w:rsidR="002813DB">
          <w:rPr>
            <w:i/>
            <w:color w:val="000000"/>
          </w:rPr>
          <w:t>7</w:t>
        </w:r>
      </w:hyperlink>
      <w:hyperlink r:id="rId307">
        <w:r w:rsidR="002813DB">
          <w:rPr>
            <w:color w:val="000000"/>
          </w:rPr>
          <w:t>(1), 7. https://doi.org/</w:t>
        </w:r>
      </w:hyperlink>
      <w:hyperlink r:id="rId308">
        <w:r w:rsidR="002813DB">
          <w:rPr>
            <w:color w:val="000000"/>
          </w:rPr>
          <w:t>10.1186/s13750-018-0121-7</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09">
        <w:r w:rsidR="002813DB">
          <w:rPr>
            <w:color w:val="000000"/>
          </w:rPr>
          <w: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t>
        </w:r>
      </w:hyperlink>
      <w:hyperlink r:id="rId310">
        <w:r w:rsidR="002813DB">
          <w:rPr>
            <w:i/>
            <w:color w:val="000000"/>
          </w:rPr>
          <w:t>Nature</w:t>
        </w:r>
      </w:hyperlink>
      <w:hyperlink r:id="rId311">
        <w:r w:rsidR="002813DB">
          <w:rPr>
            <w:color w:val="000000"/>
          </w:rPr>
          <w:t xml:space="preserve">, </w:t>
        </w:r>
      </w:hyperlink>
      <w:hyperlink r:id="rId312">
        <w:r w:rsidR="002813DB">
          <w:rPr>
            <w:i/>
            <w:color w:val="000000"/>
          </w:rPr>
          <w:t>509</w:t>
        </w:r>
      </w:hyperlink>
      <w:hyperlink r:id="rId313">
        <w:r w:rsidR="002813DB">
          <w:rPr>
            <w:color w:val="000000"/>
          </w:rPr>
          <w:t>(7499), 218–221. https://doi.org/</w:t>
        </w:r>
      </w:hyperlink>
      <w:hyperlink r:id="rId314">
        <w:r w:rsidR="002813DB">
          <w:rPr>
            <w:color w:val="000000"/>
          </w:rPr>
          <w:t>10.1038/nature13247</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15">
        <w:r w:rsidR="002813DB">
          <w:rPr>
            <w:color w:val="000000"/>
          </w:rPr>
          <w:t xml:space="preserve">Hanson, P. J., &amp; Walker, A. P. (2020). Advancing global change biology through </w:t>
        </w:r>
        <w:r w:rsidR="002813DB">
          <w:rPr>
            <w:color w:val="000000"/>
          </w:rPr>
          <w:lastRenderedPageBreak/>
          <w:t xml:space="preserve">experimental manipulations: Where have we been and where might we go? </w:t>
        </w:r>
      </w:hyperlink>
      <w:hyperlink r:id="rId316">
        <w:r w:rsidR="002813DB">
          <w:rPr>
            <w:i/>
            <w:color w:val="000000"/>
          </w:rPr>
          <w:t>Global Change Biology</w:t>
        </w:r>
      </w:hyperlink>
      <w:hyperlink r:id="rId317">
        <w:r w:rsidR="002813DB">
          <w:rPr>
            <w:color w:val="000000"/>
          </w:rPr>
          <w:t xml:space="preserve">, </w:t>
        </w:r>
      </w:hyperlink>
      <w:hyperlink r:id="rId318">
        <w:r w:rsidR="002813DB">
          <w:rPr>
            <w:i/>
            <w:color w:val="000000"/>
          </w:rPr>
          <w:t>26</w:t>
        </w:r>
      </w:hyperlink>
      <w:hyperlink r:id="rId319">
        <w:r w:rsidR="002813DB">
          <w:rPr>
            <w:color w:val="000000"/>
          </w:rPr>
          <w:t>(1), 287–299. https://doi.org/</w:t>
        </w:r>
      </w:hyperlink>
      <w:hyperlink r:id="rId320">
        <w:r w:rsidR="002813DB">
          <w:rPr>
            <w:color w:val="000000"/>
          </w:rPr>
          <w:t>10.1111/gcb.14894</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21">
        <w:r w:rsidR="002813DB">
          <w:rPr>
            <w:color w:val="000000"/>
          </w:rPr>
          <w:t xml:space="preserve">Hedges, L. V., Gurevitch, J., &amp; Curtis, P. S. (1999). The Meta-Analysis of Response Ratios in Experimental Ecology. </w:t>
        </w:r>
      </w:hyperlink>
      <w:hyperlink r:id="rId322">
        <w:r w:rsidR="002813DB">
          <w:rPr>
            <w:i/>
            <w:color w:val="000000"/>
          </w:rPr>
          <w:t>Ecology</w:t>
        </w:r>
      </w:hyperlink>
      <w:hyperlink r:id="rId323">
        <w:r w:rsidR="002813DB">
          <w:rPr>
            <w:color w:val="000000"/>
          </w:rPr>
          <w:t xml:space="preserve">, </w:t>
        </w:r>
      </w:hyperlink>
      <w:hyperlink r:id="rId324">
        <w:r w:rsidR="002813DB">
          <w:rPr>
            <w:i/>
            <w:color w:val="000000"/>
          </w:rPr>
          <w:t>80</w:t>
        </w:r>
      </w:hyperlink>
      <w:hyperlink r:id="rId325">
        <w:r w:rsidR="002813DB">
          <w:rPr>
            <w:color w:val="000000"/>
          </w:rPr>
          <w:t>(4), 1150–1156. https://doi.org/</w:t>
        </w:r>
      </w:hyperlink>
      <w:hyperlink r:id="rId326">
        <w:r w:rsidR="002813DB">
          <w:rPr>
            <w:color w:val="000000"/>
          </w:rPr>
          <w:t>10.2307/177062</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27">
        <w:r w:rsidR="002813DB">
          <w:rPr>
            <w:color w:val="000000"/>
          </w:rPr>
          <w: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t>
        </w:r>
      </w:hyperlink>
      <w:hyperlink r:id="rId328">
        <w:r w:rsidR="002813DB">
          <w:rPr>
            <w:i/>
            <w:color w:val="000000"/>
          </w:rPr>
          <w:t>The Journal of Applied Ecology</w:t>
        </w:r>
      </w:hyperlink>
      <w:hyperlink r:id="rId329">
        <w:r w:rsidR="002813DB">
          <w:rPr>
            <w:color w:val="000000"/>
          </w:rPr>
          <w:t xml:space="preserve">, </w:t>
        </w:r>
      </w:hyperlink>
      <w:hyperlink r:id="rId330">
        <w:r w:rsidR="002813DB">
          <w:rPr>
            <w:i/>
            <w:color w:val="000000"/>
          </w:rPr>
          <w:t>55</w:t>
        </w:r>
      </w:hyperlink>
      <w:hyperlink r:id="rId331">
        <w:r w:rsidR="002813DB">
          <w:rPr>
            <w:color w:val="000000"/>
          </w:rPr>
          <w:t>(1), 169–184. https://doi.org/</w:t>
        </w:r>
      </w:hyperlink>
      <w:hyperlink r:id="rId332">
        <w:r w:rsidR="002813DB">
          <w:rPr>
            <w:color w:val="000000"/>
          </w:rPr>
          <w:t>10.1111/1365-2664.12959</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33">
        <w:r w:rsidR="002813DB">
          <w:rPr>
            <w:color w:val="000000"/>
          </w:rPr>
          <w:t xml:space="preserve">Homet, P., Gómez-Aparicio, L., Matías, L., &amp; Godoy, O. (2021). Soil fauna modulates the effect of experimental drought on litter decomposition in forests invaded by an exotic pathogen. </w:t>
        </w:r>
      </w:hyperlink>
      <w:hyperlink r:id="rId334">
        <w:r w:rsidR="002813DB">
          <w:rPr>
            <w:i/>
            <w:color w:val="000000"/>
          </w:rPr>
          <w:t>The Journal of Ecology</w:t>
        </w:r>
      </w:hyperlink>
      <w:hyperlink r:id="rId335">
        <w:r w:rsidR="002813DB">
          <w:rPr>
            <w:color w:val="000000"/>
          </w:rPr>
          <w:t xml:space="preserve">, </w:t>
        </w:r>
      </w:hyperlink>
      <w:hyperlink r:id="rId336">
        <w:r w:rsidR="002813DB">
          <w:rPr>
            <w:i/>
            <w:color w:val="000000"/>
          </w:rPr>
          <w:t>109</w:t>
        </w:r>
      </w:hyperlink>
      <w:hyperlink r:id="rId337">
        <w:r w:rsidR="002813DB">
          <w:rPr>
            <w:color w:val="000000"/>
          </w:rPr>
          <w:t>(8), 2963–2980. https://doi.org/</w:t>
        </w:r>
      </w:hyperlink>
      <w:hyperlink r:id="rId338">
        <w:r w:rsidR="002813DB">
          <w:rPr>
            <w:color w:val="000000"/>
          </w:rPr>
          <w:t>10.1111/1365-2745.13711</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39">
        <w:r w:rsidR="002813DB">
          <w:rPr>
            <w:color w:val="000000"/>
          </w:rPr>
          <w:t xml:space="preserve">Kardol, P., Reynolds, W. N., Norby, R. J., &amp; Classen, A. T. (2011). Climate change effects on soil microarthropod abundance and community structure. </w:t>
        </w:r>
      </w:hyperlink>
      <w:hyperlink r:id="rId340">
        <w:r w:rsidR="002813DB">
          <w:rPr>
            <w:i/>
            <w:color w:val="000000"/>
          </w:rPr>
          <w:t>Applied Soil Ecology: A Section of Agriculture, Ecosystems &amp; Environment</w:t>
        </w:r>
      </w:hyperlink>
      <w:hyperlink r:id="rId341">
        <w:r w:rsidR="002813DB">
          <w:rPr>
            <w:color w:val="000000"/>
          </w:rPr>
          <w:t xml:space="preserve">, </w:t>
        </w:r>
      </w:hyperlink>
      <w:hyperlink r:id="rId342">
        <w:r w:rsidR="002813DB">
          <w:rPr>
            <w:i/>
            <w:color w:val="000000"/>
          </w:rPr>
          <w:t>47</w:t>
        </w:r>
      </w:hyperlink>
      <w:hyperlink r:id="rId343">
        <w:r w:rsidR="002813DB">
          <w:rPr>
            <w:color w:val="000000"/>
          </w:rPr>
          <w:t>(1), 37–44. https://doi.org/</w:t>
        </w:r>
      </w:hyperlink>
      <w:hyperlink r:id="rId344">
        <w:r w:rsidR="002813DB">
          <w:rPr>
            <w:color w:val="000000"/>
          </w:rPr>
          <w:t>10.1016/j.apsoil.2010.11.001</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45">
        <w:r w:rsidR="002813DB" w:rsidRPr="008B032B">
          <w:rPr>
            <w:color w:val="000000"/>
            <w:lang w:val="es-ES"/>
          </w:rPr>
          <w:t xml:space="preserve">Konno, K., Akasaka, M., Koshida, C., Katayama, N., Osada, N., Spake, R., &amp; Amano, T. (2020). </w:t>
        </w:r>
        <w:r w:rsidR="002813DB">
          <w:rPr>
            <w:color w:val="000000"/>
          </w:rPr>
          <w:t xml:space="preserve">Ignoring non-English-language studies may bias ecological meta-analyses. </w:t>
        </w:r>
      </w:hyperlink>
      <w:hyperlink r:id="rId346">
        <w:r w:rsidR="002813DB">
          <w:rPr>
            <w:i/>
            <w:color w:val="000000"/>
          </w:rPr>
          <w:t>Ecology and Evolution</w:t>
        </w:r>
      </w:hyperlink>
      <w:hyperlink r:id="rId347">
        <w:r w:rsidR="002813DB">
          <w:rPr>
            <w:color w:val="000000"/>
          </w:rPr>
          <w:t xml:space="preserve">, </w:t>
        </w:r>
      </w:hyperlink>
      <w:hyperlink r:id="rId348">
        <w:r w:rsidR="002813DB">
          <w:rPr>
            <w:i/>
            <w:color w:val="000000"/>
          </w:rPr>
          <w:t>10</w:t>
        </w:r>
      </w:hyperlink>
      <w:hyperlink r:id="rId349">
        <w:r w:rsidR="002813DB">
          <w:rPr>
            <w:color w:val="000000"/>
          </w:rPr>
          <w:t>(13), 6373–6384. https://doi.org/</w:t>
        </w:r>
      </w:hyperlink>
      <w:hyperlink r:id="rId350">
        <w:r w:rsidR="002813DB">
          <w:rPr>
            <w:color w:val="000000"/>
          </w:rPr>
          <w:t>10.1002/ece3.6368</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51">
        <w:r w:rsidR="002813DB">
          <w:rPr>
            <w:color w:val="000000"/>
          </w:rPr>
          <w:t xml:space="preserve">Konno, K., &amp; Pullin, A. S. (2020). Assessing the risk of bias in choice of search sources for environmental meta‐analyses. </w:t>
        </w:r>
      </w:hyperlink>
      <w:hyperlink r:id="rId352">
        <w:r w:rsidR="002813DB">
          <w:rPr>
            <w:i/>
            <w:color w:val="000000"/>
          </w:rPr>
          <w:t>Research Synthesis Methods</w:t>
        </w:r>
      </w:hyperlink>
      <w:hyperlink r:id="rId353">
        <w:r w:rsidR="002813DB">
          <w:rPr>
            <w:color w:val="000000"/>
          </w:rPr>
          <w:t>. https://doi.org/</w:t>
        </w:r>
      </w:hyperlink>
      <w:hyperlink r:id="rId354">
        <w:r w:rsidR="002813DB">
          <w:rPr>
            <w:color w:val="000000"/>
          </w:rPr>
          <w:t>10.1002/jrsm.1433</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55">
        <w:r w:rsidR="002813DB">
          <w:rPr>
            <w:color w:val="000000"/>
          </w:rPr>
          <w:t xml:space="preserve">Korell, L., Auge, H., Chase, J. M., Harpole, S., &amp; Knight, T. M. (2020). We need more realistic climate change experiments for understanding ecosystems of the future. </w:t>
        </w:r>
      </w:hyperlink>
      <w:hyperlink r:id="rId356">
        <w:r w:rsidR="002813DB">
          <w:rPr>
            <w:i/>
            <w:color w:val="000000"/>
          </w:rPr>
          <w:t>Global Change Biology</w:t>
        </w:r>
      </w:hyperlink>
      <w:hyperlink r:id="rId357">
        <w:r w:rsidR="002813DB">
          <w:rPr>
            <w:color w:val="000000"/>
          </w:rPr>
          <w:t xml:space="preserve">, </w:t>
        </w:r>
      </w:hyperlink>
      <w:hyperlink r:id="rId358">
        <w:r w:rsidR="002813DB">
          <w:rPr>
            <w:i/>
            <w:color w:val="000000"/>
          </w:rPr>
          <w:t>26</w:t>
        </w:r>
      </w:hyperlink>
      <w:hyperlink r:id="rId359">
        <w:r w:rsidR="002813DB">
          <w:rPr>
            <w:color w:val="000000"/>
          </w:rPr>
          <w:t>(2), 325–327. https://doi.org/</w:t>
        </w:r>
      </w:hyperlink>
      <w:hyperlink r:id="rId360">
        <w:r w:rsidR="002813DB">
          <w:rPr>
            <w:color w:val="000000"/>
          </w:rPr>
          <w:t>10.1111/gcb.14797</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61">
        <w:r w:rsidR="002813DB">
          <w:rPr>
            <w:color w:val="000000"/>
          </w:rPr>
          <w:t xml:space="preserve">Korell, L., Auge, H., Chase, J. M., Harpole, W. S., &amp; Knight, T. M. (2021). Responses of plant diversity to precipitation change are strongest at local spatial scales and in </w:t>
        </w:r>
        <w:r w:rsidR="002813DB">
          <w:rPr>
            <w:color w:val="000000"/>
          </w:rPr>
          <w:lastRenderedPageBreak/>
          <w:t xml:space="preserve">drylands. </w:t>
        </w:r>
      </w:hyperlink>
      <w:hyperlink r:id="rId362">
        <w:r w:rsidR="002813DB">
          <w:rPr>
            <w:i/>
            <w:color w:val="000000"/>
          </w:rPr>
          <w:t>Nature Communications</w:t>
        </w:r>
      </w:hyperlink>
      <w:hyperlink r:id="rId363">
        <w:r w:rsidR="002813DB">
          <w:rPr>
            <w:color w:val="000000"/>
          </w:rPr>
          <w:t xml:space="preserve">, </w:t>
        </w:r>
      </w:hyperlink>
      <w:hyperlink r:id="rId364">
        <w:r w:rsidR="002813DB">
          <w:rPr>
            <w:i/>
            <w:color w:val="000000"/>
          </w:rPr>
          <w:t>12</w:t>
        </w:r>
      </w:hyperlink>
      <w:hyperlink r:id="rId365">
        <w:r w:rsidR="002813DB">
          <w:rPr>
            <w:color w:val="000000"/>
          </w:rPr>
          <w:t>(1), 2489. https://doi.org/</w:t>
        </w:r>
      </w:hyperlink>
      <w:hyperlink r:id="rId366">
        <w:r w:rsidR="002813DB">
          <w:rPr>
            <w:color w:val="000000"/>
          </w:rPr>
          <w:t>10.1038/s41467-021-22766-0</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67">
        <w:r w:rsidR="002813DB">
          <w:rPr>
            <w:color w:val="000000"/>
          </w:rPr>
          <w:t xml:space="preserve">Koricheva, J., &amp; Kulinskaya, E. (2019). Temporal Instability of Evidence Base: A Threat to Policy Making? </w:t>
        </w:r>
      </w:hyperlink>
      <w:hyperlink r:id="rId368">
        <w:r w:rsidR="002813DB">
          <w:rPr>
            <w:i/>
            <w:color w:val="000000"/>
          </w:rPr>
          <w:t>Trends in Ecology &amp; Evolution</w:t>
        </w:r>
      </w:hyperlink>
      <w:hyperlink r:id="rId369">
        <w:r w:rsidR="002813DB">
          <w:rPr>
            <w:color w:val="000000"/>
          </w:rPr>
          <w:t xml:space="preserve">, </w:t>
        </w:r>
      </w:hyperlink>
      <w:hyperlink r:id="rId370">
        <w:r w:rsidR="002813DB">
          <w:rPr>
            <w:i/>
            <w:color w:val="000000"/>
          </w:rPr>
          <w:t>34</w:t>
        </w:r>
      </w:hyperlink>
      <w:hyperlink r:id="rId371">
        <w:r w:rsidR="002813DB">
          <w:rPr>
            <w:color w:val="000000"/>
          </w:rPr>
          <w:t>(10), 895–902. https://doi.org/</w:t>
        </w:r>
      </w:hyperlink>
      <w:hyperlink r:id="rId372">
        <w:r w:rsidR="002813DB">
          <w:rPr>
            <w:color w:val="000000"/>
          </w:rPr>
          <w:t>10.1016/j.tree.2019.05.006</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73">
        <w:r w:rsidR="002813DB">
          <w:rPr>
            <w:color w:val="000000"/>
          </w:rPr>
          <w: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t>
        </w:r>
      </w:hyperlink>
      <w:hyperlink r:id="rId374">
        <w:r w:rsidR="002813DB">
          <w:rPr>
            <w:i/>
            <w:color w:val="000000"/>
          </w:rPr>
          <w:t>Nature Ecology &amp; Evolution</w:t>
        </w:r>
      </w:hyperlink>
      <w:hyperlink r:id="rId375">
        <w:r w:rsidR="002813DB">
          <w:rPr>
            <w:color w:val="000000"/>
          </w:rPr>
          <w:t xml:space="preserve">, </w:t>
        </w:r>
      </w:hyperlink>
      <w:hyperlink r:id="rId376">
        <w:r w:rsidR="002813DB">
          <w:rPr>
            <w:i/>
            <w:color w:val="000000"/>
          </w:rPr>
          <w:t>6</w:t>
        </w:r>
      </w:hyperlink>
      <w:hyperlink r:id="rId377">
        <w:r w:rsidR="002813DB">
          <w:rPr>
            <w:color w:val="000000"/>
          </w:rPr>
          <w:t>(5), 540–545. https://doi.org/</w:t>
        </w:r>
      </w:hyperlink>
      <w:hyperlink r:id="rId378">
        <w:r w:rsidR="002813DB">
          <w:rPr>
            <w:color w:val="000000"/>
          </w:rPr>
          <w:t>10.1038/s41559-022-01685-3</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79">
        <w:r w:rsidR="002813DB">
          <w:rPr>
            <w:color w:val="000000"/>
          </w:rPr>
          <w:t xml:space="preserve">Landesman, W. J., Treonis, A. M., &amp; Dighton, J. (2011). Effects of a one-year rainfall manipulation on soil nematode abundances and community composition. </w:t>
        </w:r>
      </w:hyperlink>
      <w:hyperlink r:id="rId380">
        <w:r w:rsidR="002813DB">
          <w:rPr>
            <w:i/>
            <w:color w:val="000000"/>
          </w:rPr>
          <w:t>Pedobiologia</w:t>
        </w:r>
      </w:hyperlink>
      <w:hyperlink r:id="rId381">
        <w:r w:rsidR="002813DB">
          <w:rPr>
            <w:color w:val="000000"/>
          </w:rPr>
          <w:t xml:space="preserve">, </w:t>
        </w:r>
      </w:hyperlink>
      <w:hyperlink r:id="rId382">
        <w:r w:rsidR="002813DB">
          <w:rPr>
            <w:i/>
            <w:color w:val="000000"/>
          </w:rPr>
          <w:t>54</w:t>
        </w:r>
      </w:hyperlink>
      <w:hyperlink r:id="rId383">
        <w:r w:rsidR="002813DB">
          <w:rPr>
            <w:color w:val="000000"/>
          </w:rPr>
          <w:t>(2), 87–91. https://doi.org/</w:t>
        </w:r>
      </w:hyperlink>
      <w:hyperlink r:id="rId384">
        <w:r w:rsidR="002813DB">
          <w:rPr>
            <w:color w:val="000000"/>
          </w:rPr>
          <w:t>10.1016/j.pedobi.2010.10.002</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85">
        <w:r w:rsidR="002813DB">
          <w:rPr>
            <w:color w:val="000000"/>
          </w:rPr>
          <w:t xml:space="preserve">Lensing, J. R., Todd, S., &amp; Wise, D. H. (2005). The impact of altered precipitation on spatial stratification and activity-densities of springtails (Collembola) and spiders (Araneae). </w:t>
        </w:r>
      </w:hyperlink>
      <w:hyperlink r:id="rId386">
        <w:r w:rsidR="002813DB">
          <w:rPr>
            <w:i/>
            <w:color w:val="000000"/>
          </w:rPr>
          <w:t>Ecological Entomology</w:t>
        </w:r>
      </w:hyperlink>
      <w:hyperlink r:id="rId387">
        <w:r w:rsidR="002813DB">
          <w:rPr>
            <w:color w:val="000000"/>
          </w:rPr>
          <w:t xml:space="preserve">, </w:t>
        </w:r>
      </w:hyperlink>
      <w:hyperlink r:id="rId388">
        <w:r w:rsidR="002813DB">
          <w:rPr>
            <w:i/>
            <w:color w:val="000000"/>
          </w:rPr>
          <w:t>30</w:t>
        </w:r>
      </w:hyperlink>
      <w:hyperlink r:id="rId389">
        <w:r w:rsidR="002813DB">
          <w:rPr>
            <w:color w:val="000000"/>
          </w:rPr>
          <w:t>(2), 194–200. https://doi.org/</w:t>
        </w:r>
      </w:hyperlink>
      <w:hyperlink r:id="rId390">
        <w:r w:rsidR="002813DB">
          <w:rPr>
            <w:color w:val="000000"/>
          </w:rPr>
          <w:t>10.1111/j.0307-6946.</w:t>
        </w:r>
        <w:proofErr w:type="gramStart"/>
        <w:r w:rsidR="002813DB">
          <w:rPr>
            <w:color w:val="000000"/>
          </w:rPr>
          <w:t>2005.00669.x</w:t>
        </w:r>
        <w:proofErr w:type="gramEnd"/>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91">
        <w:r w:rsidR="002813DB">
          <w:rPr>
            <w:color w:val="000000"/>
          </w:rPr>
          <w:t xml:space="preserve">Lindberg, N., Engtsson, J. B., &amp; Persson, T. (2002). Effects of experimental irrigation and drought on the composition and diversity of soil fauna in a coniferous stand. </w:t>
        </w:r>
      </w:hyperlink>
      <w:hyperlink r:id="rId392">
        <w:r w:rsidR="002813DB">
          <w:rPr>
            <w:i/>
            <w:color w:val="000000"/>
          </w:rPr>
          <w:t>The Journal of Applied Ecology</w:t>
        </w:r>
      </w:hyperlink>
      <w:hyperlink r:id="rId393">
        <w:r w:rsidR="002813DB">
          <w:rPr>
            <w:color w:val="000000"/>
          </w:rPr>
          <w:t xml:space="preserve">, </w:t>
        </w:r>
      </w:hyperlink>
      <w:hyperlink r:id="rId394">
        <w:r w:rsidR="002813DB">
          <w:rPr>
            <w:i/>
            <w:color w:val="000000"/>
          </w:rPr>
          <w:t>39</w:t>
        </w:r>
      </w:hyperlink>
      <w:hyperlink r:id="rId395">
        <w:r w:rsidR="002813DB">
          <w:rPr>
            <w:color w:val="000000"/>
          </w:rPr>
          <w:t>(6), 924–936. https://doi.org/</w:t>
        </w:r>
      </w:hyperlink>
      <w:hyperlink r:id="rId396">
        <w:r w:rsidR="002813DB">
          <w:rPr>
            <w:color w:val="000000"/>
          </w:rPr>
          <w:t>10.1046/j.1365-2664.2002.00769.x</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397">
        <w:r w:rsidR="002813DB">
          <w:rPr>
            <w:color w:val="000000"/>
          </w:rPr>
          <w:t xml:space="preserve">Liu, M., Miao, X., &amp; Hua, F. (2023). The perils of measuring biodiversity responses to habitat change using mixed metrics. </w:t>
        </w:r>
      </w:hyperlink>
      <w:hyperlink r:id="rId398">
        <w:r w:rsidR="002813DB">
          <w:rPr>
            <w:i/>
            <w:color w:val="000000"/>
          </w:rPr>
          <w:t>Conservation Letters</w:t>
        </w:r>
      </w:hyperlink>
      <w:hyperlink r:id="rId399">
        <w:r w:rsidR="002813DB">
          <w:rPr>
            <w:color w:val="000000"/>
          </w:rPr>
          <w:t xml:space="preserve">, </w:t>
        </w:r>
      </w:hyperlink>
      <w:hyperlink r:id="rId400">
        <w:r w:rsidR="002813DB">
          <w:rPr>
            <w:i/>
            <w:color w:val="000000"/>
          </w:rPr>
          <w:t>16</w:t>
        </w:r>
      </w:hyperlink>
      <w:hyperlink r:id="rId401">
        <w:r w:rsidR="002813DB">
          <w:rPr>
            <w:color w:val="000000"/>
          </w:rPr>
          <w:t>(4). https://doi.org/</w:t>
        </w:r>
      </w:hyperlink>
      <w:hyperlink r:id="rId402">
        <w:r w:rsidR="002813DB">
          <w:rPr>
            <w:color w:val="000000"/>
          </w:rPr>
          <w:t>10.1111/conl.12959</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03">
        <w:r w:rsidR="002813DB">
          <w:rPr>
            <w:color w:val="000000"/>
          </w:rPr>
          <w:t xml:space="preserve">Liu, T., Mao, P., Shi, L., Wang, Z., Wang, X., He, X., Tao, L., Liu, Z., Zhou, L., Shao, Y., &amp; Fu, S. (2020). Contrasting effects of nitrogen deposition and increased precipitation on soil nematode communities in a temperate forest. </w:t>
        </w:r>
      </w:hyperlink>
      <w:hyperlink r:id="rId404">
        <w:r w:rsidR="002813DB">
          <w:rPr>
            <w:i/>
            <w:color w:val="000000"/>
          </w:rPr>
          <w:t>Soil Biology &amp; Biochemistry</w:t>
        </w:r>
      </w:hyperlink>
      <w:hyperlink r:id="rId405">
        <w:r w:rsidR="002813DB">
          <w:rPr>
            <w:color w:val="000000"/>
          </w:rPr>
          <w:t xml:space="preserve">, </w:t>
        </w:r>
      </w:hyperlink>
      <w:hyperlink r:id="rId406">
        <w:r w:rsidR="002813DB">
          <w:rPr>
            <w:i/>
            <w:color w:val="000000"/>
          </w:rPr>
          <w:t>148</w:t>
        </w:r>
      </w:hyperlink>
      <w:hyperlink r:id="rId407">
        <w:r w:rsidR="002813DB">
          <w:rPr>
            <w:color w:val="000000"/>
          </w:rPr>
          <w:t>, 107869. https://doi.org/</w:t>
        </w:r>
      </w:hyperlink>
      <w:hyperlink r:id="rId408">
        <w:r w:rsidR="002813DB">
          <w:rPr>
            <w:color w:val="000000"/>
          </w:rPr>
          <w:t>10.1016/j.soilbio.2020.107869</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09">
        <w:r w:rsidR="002813DB">
          <w:rPr>
            <w:color w:val="000000"/>
          </w:rPr>
          <w:t xml:space="preserve">Llorente-Culebras, S., Ladle, R. J., &amp; Santos, A. M. C. (2023). Publication trends in global </w:t>
        </w:r>
        <w:r w:rsidR="002813DB">
          <w:rPr>
            <w:color w:val="000000"/>
          </w:rPr>
          <w:lastRenderedPageBreak/>
          <w:t xml:space="preserve">biodiversity research on protected areas. </w:t>
        </w:r>
      </w:hyperlink>
      <w:hyperlink r:id="rId410">
        <w:r w:rsidR="002813DB">
          <w:rPr>
            <w:i/>
            <w:color w:val="000000"/>
          </w:rPr>
          <w:t>Biological Conservation</w:t>
        </w:r>
      </w:hyperlink>
      <w:hyperlink r:id="rId411">
        <w:r w:rsidR="002813DB">
          <w:rPr>
            <w:color w:val="000000"/>
          </w:rPr>
          <w:t xml:space="preserve">, </w:t>
        </w:r>
      </w:hyperlink>
      <w:hyperlink r:id="rId412">
        <w:r w:rsidR="002813DB">
          <w:rPr>
            <w:i/>
            <w:color w:val="000000"/>
          </w:rPr>
          <w:t>281</w:t>
        </w:r>
      </w:hyperlink>
      <w:hyperlink r:id="rId413">
        <w:r w:rsidR="002813DB">
          <w:rPr>
            <w:color w:val="000000"/>
          </w:rPr>
          <w:t>, 109988. https://doi.org/</w:t>
        </w:r>
      </w:hyperlink>
      <w:hyperlink r:id="rId414">
        <w:r w:rsidR="002813DB">
          <w:rPr>
            <w:color w:val="000000"/>
          </w:rPr>
          <w:t>10.1016/j.biocon.2023.109988</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15">
        <w:r w:rsidR="002813DB">
          <w:rPr>
            <w:color w:val="000000"/>
          </w:rPr>
          <w:t xml:space="preserve">Maraldo, K., Ravn, H. W., Slotsbo, S., &amp; Holmstrup, M. (2009). Responses to acute and chronic desiccation stress in Enchytraeus (Oligochaeta: Enchytraeidae). </w:t>
        </w:r>
      </w:hyperlink>
      <w:hyperlink r:id="rId416">
        <w:r w:rsidR="002813DB">
          <w:rPr>
            <w:i/>
            <w:color w:val="000000"/>
          </w:rPr>
          <w:t>Journal of Comparative Physiology. B, Biochemical, Systemic, and Environmental Physiology</w:t>
        </w:r>
      </w:hyperlink>
      <w:hyperlink r:id="rId417">
        <w:r w:rsidR="002813DB">
          <w:rPr>
            <w:color w:val="000000"/>
          </w:rPr>
          <w:t xml:space="preserve">, </w:t>
        </w:r>
      </w:hyperlink>
      <w:hyperlink r:id="rId418">
        <w:r w:rsidR="002813DB">
          <w:rPr>
            <w:i/>
            <w:color w:val="000000"/>
          </w:rPr>
          <w:t>179</w:t>
        </w:r>
      </w:hyperlink>
      <w:hyperlink r:id="rId419">
        <w:r w:rsidR="002813DB">
          <w:rPr>
            <w:color w:val="000000"/>
          </w:rPr>
          <w:t>(2), 113–123. https://doi.org/</w:t>
        </w:r>
      </w:hyperlink>
      <w:hyperlink r:id="rId420">
        <w:r w:rsidR="002813DB">
          <w:rPr>
            <w:color w:val="000000"/>
          </w:rPr>
          <w:t>10.1007/s00360-008-0305-5</w:t>
        </w:r>
      </w:hyperlink>
    </w:p>
    <w:p w:rsidR="009439DD" w:rsidRPr="008B032B" w:rsidRDefault="00164266" w:rsidP="00AA7A9F">
      <w:pPr>
        <w:widowControl w:val="0"/>
        <w:pBdr>
          <w:top w:val="nil"/>
          <w:left w:val="nil"/>
          <w:bottom w:val="nil"/>
          <w:right w:val="nil"/>
          <w:between w:val="nil"/>
        </w:pBdr>
        <w:spacing w:line="480" w:lineRule="auto"/>
        <w:ind w:left="440" w:hanging="440"/>
        <w:rPr>
          <w:color w:val="000000"/>
          <w:lang w:val="es-ES"/>
        </w:rPr>
      </w:pPr>
      <w:hyperlink r:id="rId421">
        <w:r w:rsidR="002813DB">
          <w:rPr>
            <w:color w:val="000000"/>
          </w:rPr>
          <w:t xml:space="preserve">Martin, P. A. (2021). </w:t>
        </w:r>
      </w:hyperlink>
      <w:hyperlink r:id="rId422">
        <w:r w:rsidR="002813DB">
          <w:rPr>
            <w:i/>
            <w:color w:val="000000"/>
          </w:rPr>
          <w:t>Soil_fauna_systematic_map</w:t>
        </w:r>
      </w:hyperlink>
      <w:hyperlink r:id="rId423">
        <w:r w:rsidR="002813DB">
          <w:rPr>
            <w:color w:val="000000"/>
          </w:rPr>
          <w:t xml:space="preserve">. </w:t>
        </w:r>
      </w:hyperlink>
      <w:hyperlink r:id="rId424">
        <w:r w:rsidR="002813DB" w:rsidRPr="008B032B">
          <w:rPr>
            <w:color w:val="000000"/>
            <w:lang w:val="es-ES"/>
          </w:rPr>
          <w:t>https://sysrev.com/p/98916</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25">
        <w:r w:rsidR="002813DB" w:rsidRPr="008B032B">
          <w:rPr>
            <w:color w:val="000000"/>
            <w:lang w:val="es-ES"/>
          </w:rPr>
          <w:t xml:space="preserve">Martin, P. A., Izquierdo, L. P., Luyssaert, S., Guenet, B., Manzoni, S., Spake, R., Santonja, M., &amp; Curiel Yuste, J. (2021). </w:t>
        </w:r>
        <w:r w:rsidR="002813DB">
          <w:rPr>
            <w:color w:val="000000"/>
          </w:rPr>
          <w:t xml:space="preserve">Effects of natural disturbances on soil fauna in forests: a systematic map protocol. In </w:t>
        </w:r>
      </w:hyperlink>
      <w:hyperlink r:id="rId426">
        <w:r w:rsidR="002813DB">
          <w:rPr>
            <w:i/>
            <w:color w:val="000000"/>
          </w:rPr>
          <w:t>OSF</w:t>
        </w:r>
      </w:hyperlink>
      <w:hyperlink r:id="rId427">
        <w:r w:rsidR="002813DB">
          <w:rPr>
            <w:color w:val="000000"/>
          </w:rPr>
          <w:t>. https://doi.org/</w:t>
        </w:r>
      </w:hyperlink>
      <w:hyperlink r:id="rId428">
        <w:r w:rsidR="002813DB">
          <w:rPr>
            <w:color w:val="000000"/>
          </w:rPr>
          <w:t>10.17605/OSF.IO/YQU4W</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29">
        <w:r w:rsidR="002813DB">
          <w:rPr>
            <w:color w:val="000000"/>
          </w:rPr>
          <w:t xml:space="preserve">Martin, P. A., Shackelford, G. E., Bullock, J. M., &amp; Sutherland, W. J. (2020). Management of UK priority invasive alien plants: a systematic review protocol. </w:t>
        </w:r>
      </w:hyperlink>
      <w:hyperlink r:id="rId430">
        <w:r w:rsidR="002813DB">
          <w:rPr>
            <w:i/>
            <w:color w:val="000000"/>
          </w:rPr>
          <w:t>Environmental Evidence</w:t>
        </w:r>
      </w:hyperlink>
      <w:hyperlink r:id="rId431">
        <w:r w:rsidR="002813DB">
          <w:rPr>
            <w:color w:val="000000"/>
          </w:rPr>
          <w:t xml:space="preserve">. </w:t>
        </w:r>
      </w:hyperlink>
      <w:hyperlink r:id="rId432">
        <w:r w:rsidR="002813DB">
          <w:rPr>
            <w:color w:val="000000"/>
          </w:rPr>
          <w:t>https://link.springer.com/article/10.1186/s13750-020-0186-y</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33">
        <w:r w:rsidR="002813DB">
          <w:rPr>
            <w:color w:val="000000"/>
          </w:rPr>
          <w:t xml:space="preserve">Meehan, M. L., Barreto, C., Turnbull, M. S., Bradley, R. L., Bellenger, J.-P., Darnajoux, R., &amp; Lindo, Z. (2020). Response of soil fauna to simulated global change factors depends on ambient climate conditions. </w:t>
        </w:r>
      </w:hyperlink>
      <w:hyperlink r:id="rId434">
        <w:r w:rsidR="002813DB">
          <w:rPr>
            <w:i/>
            <w:color w:val="000000"/>
          </w:rPr>
          <w:t>Pedobiologia</w:t>
        </w:r>
      </w:hyperlink>
      <w:hyperlink r:id="rId435">
        <w:r w:rsidR="002813DB">
          <w:rPr>
            <w:color w:val="000000"/>
          </w:rPr>
          <w:t xml:space="preserve">, </w:t>
        </w:r>
      </w:hyperlink>
      <w:hyperlink r:id="rId436">
        <w:r w:rsidR="002813DB">
          <w:rPr>
            <w:i/>
            <w:color w:val="000000"/>
          </w:rPr>
          <w:t>83</w:t>
        </w:r>
      </w:hyperlink>
      <w:hyperlink r:id="rId437">
        <w:r w:rsidR="002813DB">
          <w:rPr>
            <w:color w:val="000000"/>
          </w:rPr>
          <w:t>, 150672. https://doi.org/</w:t>
        </w:r>
      </w:hyperlink>
      <w:hyperlink r:id="rId438">
        <w:r w:rsidR="002813DB">
          <w:rPr>
            <w:color w:val="000000"/>
          </w:rPr>
          <w:t>10.1016/j.pedobi.2020.150672</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39">
        <w:r w:rsidR="002813DB">
          <w:rPr>
            <w:color w:val="000000"/>
          </w:rPr>
          <w:t xml:space="preserve">Nakagawa, S., &amp; Freckleton, R. P. (2008). Missing inaction: the dangers of ignoring missing data. </w:t>
        </w:r>
      </w:hyperlink>
      <w:hyperlink r:id="rId440">
        <w:r w:rsidR="002813DB">
          <w:rPr>
            <w:i/>
            <w:color w:val="000000"/>
          </w:rPr>
          <w:t>Trends in Ecology &amp; Evolution</w:t>
        </w:r>
      </w:hyperlink>
      <w:hyperlink r:id="rId441">
        <w:r w:rsidR="002813DB">
          <w:rPr>
            <w:color w:val="000000"/>
          </w:rPr>
          <w:t xml:space="preserve">, </w:t>
        </w:r>
      </w:hyperlink>
      <w:hyperlink r:id="rId442">
        <w:r w:rsidR="002813DB">
          <w:rPr>
            <w:i/>
            <w:color w:val="000000"/>
          </w:rPr>
          <w:t>23</w:t>
        </w:r>
      </w:hyperlink>
      <w:hyperlink r:id="rId443">
        <w:r w:rsidR="002813DB">
          <w:rPr>
            <w:color w:val="000000"/>
          </w:rPr>
          <w:t>(11), 592–596. https://doi.org/</w:t>
        </w:r>
      </w:hyperlink>
      <w:hyperlink r:id="rId444">
        <w:r w:rsidR="002813DB">
          <w:rPr>
            <w:color w:val="000000"/>
          </w:rPr>
          <w:t>10.1016/j.tree.2008.06.014</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45">
        <w:r w:rsidR="002813DB">
          <w:rPr>
            <w:color w:val="000000"/>
          </w:rPr>
          <w:t xml:space="preserve">Nakagawa, S., Lagisz, M., Jennions, M. D., Koricheva, J., Noble, D. W. A., Parker, T. H., Sánchez-Tójar, A., Yang, Y., &amp; O’Dea, R. E. (2021). Methods for testing publication bias in ecological and evolutionary meta‐analyses. </w:t>
        </w:r>
      </w:hyperlink>
      <w:hyperlink r:id="rId446">
        <w:r w:rsidR="002813DB">
          <w:rPr>
            <w:i/>
            <w:color w:val="000000"/>
          </w:rPr>
          <w:t>Methods in Ecology and Evolution / British Ecological Society</w:t>
        </w:r>
      </w:hyperlink>
      <w:hyperlink r:id="rId447">
        <w:r w:rsidR="002813DB">
          <w:rPr>
            <w:color w:val="000000"/>
          </w:rPr>
          <w:t>. https://doi.org/</w:t>
        </w:r>
      </w:hyperlink>
      <w:hyperlink r:id="rId448">
        <w:r w:rsidR="002813DB">
          <w:rPr>
            <w:color w:val="000000"/>
          </w:rPr>
          <w:t>10.1111/2041-210x.13724</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49">
        <w:r w:rsidR="002813DB">
          <w:rPr>
            <w:color w:val="000000"/>
          </w:rPr>
          <w:t xml:space="preserve">Nakagawa, S., Noble, D., Lagisz, M., Spake, R., Viechtbauer, W., &amp; Senior, A. M. (2022). </w:t>
        </w:r>
      </w:hyperlink>
      <w:hyperlink r:id="rId450">
        <w:r w:rsidR="002813DB">
          <w:rPr>
            <w:i/>
            <w:color w:val="000000"/>
          </w:rPr>
          <w:t>A robust and readily implementable method for the meta-analysis of response ratios with and without missing standard deviations</w:t>
        </w:r>
      </w:hyperlink>
      <w:hyperlink r:id="rId451">
        <w:r w:rsidR="002813DB">
          <w:rPr>
            <w:color w:val="000000"/>
          </w:rPr>
          <w:t>. Open Science Framework. https://doi.org/</w:t>
        </w:r>
      </w:hyperlink>
      <w:hyperlink r:id="rId452">
        <w:r w:rsidR="002813DB">
          <w:rPr>
            <w:color w:val="000000"/>
          </w:rPr>
          <w:t>10.17605/OSF.IO/H9X6W</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53">
        <w:r w:rsidR="002813DB">
          <w:rPr>
            <w:color w:val="000000"/>
          </w:rPr>
          <w:t xml:space="preserve">Nakagawa, S., Yang, Y., Macartney, E. L., Spake, R., &amp; Lagisz, M. (2023). Quantitative evidence synthesis: a practical guide on meta-analysis, meta-regression, and publication bias tests for environmental sciences. </w:t>
        </w:r>
      </w:hyperlink>
      <w:hyperlink r:id="rId454">
        <w:r w:rsidR="002813DB">
          <w:rPr>
            <w:i/>
            <w:color w:val="000000"/>
          </w:rPr>
          <w:t>Environmental Evidence</w:t>
        </w:r>
      </w:hyperlink>
      <w:hyperlink r:id="rId455">
        <w:r w:rsidR="002813DB">
          <w:rPr>
            <w:color w:val="000000"/>
          </w:rPr>
          <w:t xml:space="preserve">, </w:t>
        </w:r>
      </w:hyperlink>
      <w:hyperlink r:id="rId456">
        <w:r w:rsidR="002813DB">
          <w:rPr>
            <w:i/>
            <w:color w:val="000000"/>
          </w:rPr>
          <w:t>12</w:t>
        </w:r>
      </w:hyperlink>
      <w:hyperlink r:id="rId457">
        <w:r w:rsidR="002813DB">
          <w:rPr>
            <w:color w:val="000000"/>
          </w:rPr>
          <w:t>(1), 1–19. https://doi.org/</w:t>
        </w:r>
      </w:hyperlink>
      <w:hyperlink r:id="rId458">
        <w:r w:rsidR="002813DB">
          <w:rPr>
            <w:color w:val="000000"/>
          </w:rPr>
          <w:t>10.1186/s13750-023-00301-6</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59">
        <w:r w:rsidR="002813DB">
          <w:rPr>
            <w:color w:val="000000"/>
          </w:rPr>
          <w:t xml:space="preserve">Nielsen, U. N. (Ed.). (2019). Soil Fauna Assemblages: Global to Local Scales. In </w:t>
        </w:r>
      </w:hyperlink>
      <w:hyperlink r:id="rId460">
        <w:r w:rsidR="002813DB">
          <w:rPr>
            <w:i/>
            <w:color w:val="000000"/>
          </w:rPr>
          <w:t>Soil Fauna Assemblages: Global to Local Scales</w:t>
        </w:r>
      </w:hyperlink>
      <w:hyperlink r:id="rId461">
        <w:r w:rsidR="002813DB">
          <w:rPr>
            <w:color w:val="000000"/>
          </w:rPr>
          <w:t xml:space="preserve"> (pp. v – v). Cambridge University Press. </w:t>
        </w:r>
      </w:hyperlink>
      <w:hyperlink r:id="rId462">
        <w:r w:rsidR="002813DB">
          <w:rPr>
            <w:color w:val="000000"/>
          </w:rPr>
          <w:t>https://www.cambridge.org/core/books/soil-fauna-assemblages/soil-fauna-assemblages/78C28F6983A0011E36D74EB272EC143E</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63">
        <w:r w:rsidR="002813DB">
          <w:rPr>
            <w:color w:val="000000"/>
          </w:rPr>
          <w:t xml:space="preserve">Nielsen, U. N., &amp; Ball, B. A. (2015). Impacts of altered precipitation regimes on soil communities and biogeochemistry in arid and semi-arid ecosystems. </w:t>
        </w:r>
      </w:hyperlink>
      <w:hyperlink r:id="rId464">
        <w:r w:rsidR="002813DB">
          <w:rPr>
            <w:i/>
            <w:color w:val="000000"/>
          </w:rPr>
          <w:t>Global Change Biology</w:t>
        </w:r>
      </w:hyperlink>
      <w:hyperlink r:id="rId465">
        <w:r w:rsidR="002813DB">
          <w:rPr>
            <w:color w:val="000000"/>
          </w:rPr>
          <w:t xml:space="preserve">, </w:t>
        </w:r>
      </w:hyperlink>
      <w:hyperlink r:id="rId466">
        <w:r w:rsidR="002813DB">
          <w:rPr>
            <w:i/>
            <w:color w:val="000000"/>
          </w:rPr>
          <w:t>21</w:t>
        </w:r>
      </w:hyperlink>
      <w:hyperlink r:id="rId467">
        <w:r w:rsidR="002813DB">
          <w:rPr>
            <w:color w:val="000000"/>
          </w:rPr>
          <w:t>(4), 1407–1421. https://doi.org/</w:t>
        </w:r>
      </w:hyperlink>
      <w:hyperlink r:id="rId468">
        <w:r w:rsidR="002813DB">
          <w:rPr>
            <w:color w:val="000000"/>
          </w:rPr>
          <w:t>10.1111/gcb.12789</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69">
        <w:r w:rsidR="002813DB">
          <w:rPr>
            <w:color w:val="000000"/>
          </w:rPr>
          <w:t xml:space="preserve">Nielsen, U. N., Wall, D. H., &amp; Six, J. (2015). Soil Biodiversity and the Environment. </w:t>
        </w:r>
      </w:hyperlink>
      <w:hyperlink r:id="rId470">
        <w:r w:rsidR="002813DB">
          <w:rPr>
            <w:i/>
            <w:color w:val="000000"/>
          </w:rPr>
          <w:t>Annual Review of Environment and Resources</w:t>
        </w:r>
      </w:hyperlink>
      <w:hyperlink r:id="rId471">
        <w:r w:rsidR="002813DB">
          <w:rPr>
            <w:color w:val="000000"/>
          </w:rPr>
          <w:t xml:space="preserve">, </w:t>
        </w:r>
      </w:hyperlink>
      <w:hyperlink r:id="rId472">
        <w:r w:rsidR="002813DB">
          <w:rPr>
            <w:i/>
            <w:color w:val="000000"/>
          </w:rPr>
          <w:t>40</w:t>
        </w:r>
      </w:hyperlink>
      <w:hyperlink r:id="rId473">
        <w:r w:rsidR="002813DB">
          <w:rPr>
            <w:color w:val="000000"/>
          </w:rPr>
          <w:t>(1), 63–90. https://doi.org/</w:t>
        </w:r>
      </w:hyperlink>
      <w:hyperlink r:id="rId474">
        <w:r w:rsidR="002813DB">
          <w:rPr>
            <w:color w:val="000000"/>
          </w:rPr>
          <w:t>10.1146/annurev-environ-102014-021257</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75">
        <w:r w:rsidR="002813DB" w:rsidRPr="008B032B">
          <w:rPr>
            <w:color w:val="000000"/>
            <w:lang w:val="es-ES"/>
          </w:rPr>
          <w:t xml:space="preserve">Peng, Y., Peñuelas, J., Vesterdal, L., Yue, K., Peguero, G., Fornara, D. A., Heděnec, P., Steffens, C., &amp; Wu, F. (2022). </w:t>
        </w:r>
        <w:r w:rsidR="002813DB">
          <w:rPr>
            <w:color w:val="000000"/>
          </w:rPr>
          <w:t xml:space="preserve">Responses of soil fauna communities to the individual and combined effects of multiple global change factors. </w:t>
        </w:r>
      </w:hyperlink>
      <w:hyperlink r:id="rId476">
        <w:r w:rsidR="002813DB">
          <w:rPr>
            <w:i/>
            <w:color w:val="000000"/>
          </w:rPr>
          <w:t>Ecology Letters</w:t>
        </w:r>
      </w:hyperlink>
      <w:hyperlink r:id="rId477">
        <w:r w:rsidR="002813DB">
          <w:rPr>
            <w:color w:val="000000"/>
          </w:rPr>
          <w:t xml:space="preserve">, </w:t>
        </w:r>
      </w:hyperlink>
      <w:hyperlink r:id="rId478">
        <w:r w:rsidR="002813DB">
          <w:rPr>
            <w:i/>
            <w:color w:val="000000"/>
          </w:rPr>
          <w:t>25</w:t>
        </w:r>
      </w:hyperlink>
      <w:hyperlink r:id="rId479">
        <w:r w:rsidR="002813DB">
          <w:rPr>
            <w:color w:val="000000"/>
          </w:rPr>
          <w:t>(9), 1961–1973. https://doi.org/</w:t>
        </w:r>
      </w:hyperlink>
      <w:hyperlink r:id="rId480">
        <w:r w:rsidR="002813DB">
          <w:rPr>
            <w:color w:val="000000"/>
          </w:rPr>
          <w:t>10.1111/ele.14068</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81">
        <w:r w:rsidR="002813DB">
          <w:rPr>
            <w:color w:val="000000"/>
          </w:rPr>
          <w: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t>
        </w:r>
      </w:hyperlink>
      <w:hyperlink r:id="rId482">
        <w:r w:rsidR="002813DB">
          <w:rPr>
            <w:i/>
            <w:color w:val="000000"/>
          </w:rPr>
          <w:t>Authorea Preprints</w:t>
        </w:r>
      </w:hyperlink>
      <w:hyperlink r:id="rId483">
        <w:r w:rsidR="002813DB">
          <w:rPr>
            <w:color w:val="000000"/>
          </w:rPr>
          <w:t>. https://doi.org/</w:t>
        </w:r>
      </w:hyperlink>
      <w:hyperlink r:id="rId484">
        <w:r w:rsidR="002813DB">
          <w:rPr>
            <w:color w:val="000000"/>
          </w:rPr>
          <w:t>10.22541/au.167655684.49855023/v1</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85">
        <w:r w:rsidR="002813DB">
          <w:rPr>
            <w:color w:val="000000"/>
          </w:rPr>
          <w:t xml:space="preserve">Pick, J. L., Nakagawa, S., &amp; Noble, D. W. A. (2018). Reproducible, flexible and high-throughput data extraction from primary literature: The metaDigitise R package. In </w:t>
        </w:r>
      </w:hyperlink>
      <w:hyperlink r:id="rId486">
        <w:r w:rsidR="002813DB">
          <w:rPr>
            <w:i/>
            <w:color w:val="000000"/>
          </w:rPr>
          <w:t>bioRxiv</w:t>
        </w:r>
      </w:hyperlink>
      <w:hyperlink r:id="rId487">
        <w:r w:rsidR="002813DB">
          <w:rPr>
            <w:color w:val="000000"/>
          </w:rPr>
          <w:t xml:space="preserve"> (p. 247775). https://doi.org/</w:t>
        </w:r>
      </w:hyperlink>
      <w:hyperlink r:id="rId488">
        <w:r w:rsidR="002813DB">
          <w:rPr>
            <w:color w:val="000000"/>
          </w:rPr>
          <w:t>10.1101/247775</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89">
        <w:r w:rsidR="002813DB">
          <w:rPr>
            <w:color w:val="000000"/>
          </w:rPr>
          <w:t xml:space="preserve">Potapov, A. M., Beaulieu, F., Birkhofer, K., Bluhm, S. L., Degtyarev, M. I., Devetter, M., Goncharov, A. A., Gongalsky, K. B., Klarner, B., Korobushkin, D. I., Liebke, D. F., </w:t>
        </w:r>
        <w:r w:rsidR="002813DB">
          <w:rPr>
            <w:color w:val="000000"/>
          </w:rPr>
          <w:lastRenderedPageBreak/>
          <w:t xml:space="preserve">Maraun, M., Mc Donnell, R. J., Pollierer, M. M., Schaefer, I., Shrubovych, J., Semenyuk, I. I., Sendra, A., Tuma, J., … Scheu, S. (2022). Feeding habits and multifunctional classification of soil-associated consumers from protists to vertebrates. </w:t>
        </w:r>
      </w:hyperlink>
      <w:hyperlink r:id="rId490">
        <w:r w:rsidR="002813DB">
          <w:rPr>
            <w:i/>
            <w:color w:val="000000"/>
          </w:rPr>
          <w:t>Biological Reviews of the Cambridge Philosophical Society</w:t>
        </w:r>
      </w:hyperlink>
      <w:hyperlink r:id="rId491">
        <w:r w:rsidR="002813DB">
          <w:rPr>
            <w:color w:val="000000"/>
          </w:rPr>
          <w:t>. https://doi.org/</w:t>
        </w:r>
      </w:hyperlink>
      <w:hyperlink r:id="rId492">
        <w:r w:rsidR="002813DB">
          <w:rPr>
            <w:color w:val="000000"/>
          </w:rPr>
          <w:t>10.1111/brv.12832</w:t>
        </w:r>
      </w:hyperlink>
    </w:p>
    <w:p w:rsidR="009439DD" w:rsidRPr="008B032B" w:rsidRDefault="00164266" w:rsidP="00AA7A9F">
      <w:pPr>
        <w:widowControl w:val="0"/>
        <w:pBdr>
          <w:top w:val="nil"/>
          <w:left w:val="nil"/>
          <w:bottom w:val="nil"/>
          <w:right w:val="nil"/>
          <w:between w:val="nil"/>
        </w:pBdr>
        <w:spacing w:line="480" w:lineRule="auto"/>
        <w:ind w:left="440" w:hanging="440"/>
        <w:rPr>
          <w:color w:val="000000"/>
          <w:lang w:val="es-ES"/>
        </w:rPr>
      </w:pPr>
      <w:hyperlink r:id="rId493">
        <w:r w:rsidR="002813DB">
          <w:rPr>
            <w:color w:val="000000"/>
          </w:rPr>
          <w: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t>
        </w:r>
      </w:hyperlink>
      <w:hyperlink r:id="rId494">
        <w:r w:rsidR="002813DB" w:rsidRPr="008B032B">
          <w:rPr>
            <w:i/>
            <w:color w:val="000000"/>
            <w:lang w:val="es-ES"/>
          </w:rPr>
          <w:t>Environmental Evidence</w:t>
        </w:r>
      </w:hyperlink>
      <w:hyperlink r:id="rId495">
        <w:r w:rsidR="002813DB" w:rsidRPr="008B032B">
          <w:rPr>
            <w:color w:val="000000"/>
            <w:lang w:val="es-ES"/>
          </w:rPr>
          <w:t xml:space="preserve">, </w:t>
        </w:r>
      </w:hyperlink>
      <w:hyperlink r:id="rId496">
        <w:r w:rsidR="002813DB" w:rsidRPr="008B032B">
          <w:rPr>
            <w:i/>
            <w:color w:val="000000"/>
            <w:lang w:val="es-ES"/>
          </w:rPr>
          <w:t>11</w:t>
        </w:r>
      </w:hyperlink>
      <w:hyperlink r:id="rId497">
        <w:r w:rsidR="002813DB" w:rsidRPr="008B032B">
          <w:rPr>
            <w:color w:val="000000"/>
            <w:lang w:val="es-ES"/>
          </w:rPr>
          <w:t>(1), 1–11. https://doi.org/</w:t>
        </w:r>
      </w:hyperlink>
      <w:hyperlink r:id="rId498">
        <w:r w:rsidR="002813DB" w:rsidRPr="008B032B">
          <w:rPr>
            <w:color w:val="000000"/>
            <w:lang w:val="es-ES"/>
          </w:rPr>
          <w:t>10.1186/s13750-022-00269-9</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499">
        <w:r w:rsidR="002813DB" w:rsidRPr="008B032B">
          <w:rPr>
            <w:color w:val="000000"/>
            <w:lang w:val="es-ES"/>
          </w:rPr>
          <w:t xml:space="preserve">Sanders, S. K. D., Martínez-De León, G., Formenti, L., &amp; Thakur, M. P. (2024). </w:t>
        </w:r>
        <w:r w:rsidR="002813DB">
          <w:rPr>
            <w:color w:val="000000"/>
          </w:rPr>
          <w:t xml:space="preserve">How will climate change affect the feeding biology of Collembola? </w:t>
        </w:r>
      </w:hyperlink>
      <w:hyperlink r:id="rId500">
        <w:r w:rsidR="002813DB">
          <w:rPr>
            <w:i/>
            <w:color w:val="000000"/>
          </w:rPr>
          <w:t>Soil Biology &amp; Biochemistry</w:t>
        </w:r>
      </w:hyperlink>
      <w:hyperlink r:id="rId501">
        <w:r w:rsidR="002813DB">
          <w:rPr>
            <w:color w:val="000000"/>
          </w:rPr>
          <w:t xml:space="preserve">, </w:t>
        </w:r>
      </w:hyperlink>
      <w:hyperlink r:id="rId502">
        <w:r w:rsidR="002813DB">
          <w:rPr>
            <w:i/>
            <w:color w:val="000000"/>
          </w:rPr>
          <w:t>188</w:t>
        </w:r>
      </w:hyperlink>
      <w:hyperlink r:id="rId503">
        <w:r w:rsidR="002813DB">
          <w:rPr>
            <w:color w:val="000000"/>
          </w:rPr>
          <w:t>, 109244. https://doi.org/</w:t>
        </w:r>
      </w:hyperlink>
      <w:hyperlink r:id="rId504">
        <w:r w:rsidR="002813DB">
          <w:rPr>
            <w:color w:val="000000"/>
          </w:rPr>
          <w:t>10.1016/j.soilbio.2023.109244</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05">
        <w:r w:rsidR="002813DB">
          <w:rPr>
            <w:color w:val="000000"/>
          </w:rPr>
          <w:t xml:space="preserve">Seager, R., Lis, N., Feldman, J., Ting, M., Park Williams, A., Nakamura, J., Liu, H., &amp; Henderson, N. (2018). Whither the 100th Meridian? The Once and Future Physical and Human Geography of America’s Arid–Humid Divide. Part I: The Story So Far. </w:t>
        </w:r>
      </w:hyperlink>
      <w:hyperlink r:id="rId506">
        <w:r w:rsidR="002813DB">
          <w:rPr>
            <w:i/>
            <w:color w:val="000000"/>
          </w:rPr>
          <w:t>Earth Interactions</w:t>
        </w:r>
      </w:hyperlink>
      <w:hyperlink r:id="rId507">
        <w:r w:rsidR="002813DB">
          <w:rPr>
            <w:color w:val="000000"/>
          </w:rPr>
          <w:t xml:space="preserve">, </w:t>
        </w:r>
      </w:hyperlink>
      <w:hyperlink r:id="rId508">
        <w:r w:rsidR="002813DB">
          <w:rPr>
            <w:i/>
            <w:color w:val="000000"/>
          </w:rPr>
          <w:t>22</w:t>
        </w:r>
      </w:hyperlink>
      <w:hyperlink r:id="rId509">
        <w:r w:rsidR="002813DB">
          <w:rPr>
            <w:color w:val="000000"/>
          </w:rPr>
          <w:t>(5), 1–22. https://doi.org/</w:t>
        </w:r>
      </w:hyperlink>
      <w:hyperlink r:id="rId510">
        <w:r w:rsidR="002813DB">
          <w:rPr>
            <w:color w:val="000000"/>
          </w:rPr>
          <w:t>10.1175/EI-D-17-0011.1</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11">
        <w:r w:rsidR="002813DB">
          <w:rPr>
            <w:color w:val="000000"/>
          </w:rPr>
          <w:t xml:space="preserve">Singh, J., Schädler, M., Demetrio, W., Brown, G. G., &amp; Eisenhauer, N. (2019). Climate change effects on earthworms - a review. </w:t>
        </w:r>
      </w:hyperlink>
      <w:hyperlink r:id="rId512">
        <w:r w:rsidR="002813DB">
          <w:rPr>
            <w:i/>
            <w:color w:val="000000"/>
          </w:rPr>
          <w:t>Soil Organisms</w:t>
        </w:r>
      </w:hyperlink>
      <w:hyperlink r:id="rId513">
        <w:r w:rsidR="002813DB">
          <w:rPr>
            <w:color w:val="000000"/>
          </w:rPr>
          <w:t xml:space="preserve">, </w:t>
        </w:r>
      </w:hyperlink>
      <w:hyperlink r:id="rId514">
        <w:r w:rsidR="002813DB">
          <w:rPr>
            <w:i/>
            <w:color w:val="000000"/>
          </w:rPr>
          <w:t>91</w:t>
        </w:r>
      </w:hyperlink>
      <w:hyperlink r:id="rId515">
        <w:r w:rsidR="002813DB">
          <w:rPr>
            <w:color w:val="000000"/>
          </w:rPr>
          <w:t>(3), 114–138. https://doi.org/</w:t>
        </w:r>
      </w:hyperlink>
      <w:hyperlink r:id="rId516">
        <w:r w:rsidR="002813DB">
          <w:rPr>
            <w:color w:val="000000"/>
          </w:rPr>
          <w:t>10.25674/so91iss3pp114</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17">
        <w:r w:rsidR="002813DB">
          <w:rPr>
            <w:color w:val="000000"/>
          </w:rPr>
          <w:t xml:space="preserve">Song, X., Wang, Z., Tang, X., Xu, D., Liu, B., Mei, J., Huang, S., &amp; Huang, G. (2020). The contributions of soil mesofauna to leaf and root litter decomposition of dominant plant species in grassland. </w:t>
        </w:r>
      </w:hyperlink>
      <w:hyperlink r:id="rId518">
        <w:r w:rsidR="002813DB">
          <w:rPr>
            <w:i/>
            <w:color w:val="000000"/>
          </w:rPr>
          <w:t>Applied Soil Ecology: A Section of Agriculture, Ecosystems &amp; Environment</w:t>
        </w:r>
      </w:hyperlink>
      <w:hyperlink r:id="rId519">
        <w:r w:rsidR="002813DB">
          <w:rPr>
            <w:color w:val="000000"/>
          </w:rPr>
          <w:t xml:space="preserve">, </w:t>
        </w:r>
      </w:hyperlink>
      <w:hyperlink r:id="rId520">
        <w:r w:rsidR="002813DB">
          <w:rPr>
            <w:i/>
            <w:color w:val="000000"/>
          </w:rPr>
          <w:t>155</w:t>
        </w:r>
      </w:hyperlink>
      <w:hyperlink r:id="rId521">
        <w:r w:rsidR="002813DB">
          <w:rPr>
            <w:color w:val="000000"/>
          </w:rPr>
          <w:t>, 103651. https://doi.org/</w:t>
        </w:r>
      </w:hyperlink>
      <w:hyperlink r:id="rId522">
        <w:r w:rsidR="002813DB">
          <w:rPr>
            <w:color w:val="000000"/>
          </w:rPr>
          <w:t>10.1016/j.apsoil.2020.103651</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23">
        <w:r w:rsidR="002813DB">
          <w:rPr>
            <w:color w:val="000000"/>
          </w:rPr>
          <w:t xml:space="preserve">Spake, R., Bowler, D. E., Callaghan, C. T., Blowes, S. A., Doncaster, C. P., Antão, L. H., Nakagawa, S., McElreath, R., &amp; Chase, J. M. (2023). Understanding “it depends” in ecology: a guide to hypothesising, visualising and interpreting statistical interactions. </w:t>
        </w:r>
      </w:hyperlink>
      <w:hyperlink r:id="rId524">
        <w:r w:rsidR="002813DB">
          <w:rPr>
            <w:i/>
            <w:color w:val="000000"/>
          </w:rPr>
          <w:t>Biological Reviews of the Cambridge Philosophical Society</w:t>
        </w:r>
      </w:hyperlink>
      <w:hyperlink r:id="rId525">
        <w:r w:rsidR="002813DB">
          <w:rPr>
            <w:color w:val="000000"/>
          </w:rPr>
          <w:t xml:space="preserve">. </w:t>
        </w:r>
        <w:r w:rsidR="002813DB">
          <w:rPr>
            <w:color w:val="000000"/>
          </w:rPr>
          <w:lastRenderedPageBreak/>
          <w:t>https://doi.org/</w:t>
        </w:r>
      </w:hyperlink>
      <w:hyperlink r:id="rId526">
        <w:r w:rsidR="002813DB">
          <w:rPr>
            <w:color w:val="000000"/>
          </w:rPr>
          <w:t>10.1111/brv.12939</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27">
        <w:r w:rsidR="002813DB">
          <w:rPr>
            <w:color w:val="000000"/>
          </w:rPr>
          <w:t xml:space="preserve">Spake, R., Mori, A. S., Beckmann, M., &amp; Martin, P. A. (2021). Implications of scale dependence for cross‐study syntheses of biodiversity differences. </w:t>
        </w:r>
      </w:hyperlink>
      <w:hyperlink r:id="rId528">
        <w:r w:rsidR="002813DB">
          <w:rPr>
            <w:i/>
            <w:color w:val="000000"/>
          </w:rPr>
          <w:t>Ecology</w:t>
        </w:r>
      </w:hyperlink>
      <w:hyperlink r:id="rId529">
        <w:r w:rsidR="002813DB">
          <w:rPr>
            <w:color w:val="000000"/>
          </w:rPr>
          <w:t xml:space="preserve">. </w:t>
        </w:r>
      </w:hyperlink>
      <w:hyperlink r:id="rId530">
        <w:r w:rsidR="002813DB">
          <w:rPr>
            <w:color w:val="000000"/>
          </w:rPr>
          <w:t>https://onlinelibrary.wiley.com/doi/abs/10.1111/ele.13641</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31">
        <w:r w:rsidR="002813DB">
          <w:rPr>
            <w:color w:val="000000"/>
          </w:rPr>
          <w:t xml:space="preserve">Spake, R., Mori, A. S., Beckmann, M., Martin, P. A., Christie, A. P., Duguid, M. C., &amp; Doncaster, C. P. (2021). Implications of scale dependence for cross-study syntheses of biodiversity differences. </w:t>
        </w:r>
      </w:hyperlink>
      <w:hyperlink r:id="rId532">
        <w:r w:rsidR="002813DB">
          <w:rPr>
            <w:i/>
            <w:color w:val="000000"/>
          </w:rPr>
          <w:t>Ecology Letters</w:t>
        </w:r>
      </w:hyperlink>
      <w:hyperlink r:id="rId533">
        <w:r w:rsidR="002813DB">
          <w:rPr>
            <w:color w:val="000000"/>
          </w:rPr>
          <w:t>. https://doi.org/</w:t>
        </w:r>
      </w:hyperlink>
      <w:hyperlink r:id="rId534">
        <w:r w:rsidR="002813DB">
          <w:rPr>
            <w:color w:val="000000"/>
          </w:rPr>
          <w:t>10.1111/ele.13641</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35">
        <w:r w:rsidR="002813DB">
          <w:rPr>
            <w:color w:val="000000"/>
          </w:rPr>
          <w:t xml:space="preserve">Spake, R., O’Dea, R. E., Nakagawa, S., Doncaster, C. P., Ryo, M., Callaghan, C., &amp; Bullock, J. M. (2022). Improving quantitative synthesis to achieve generality in ecology. In </w:t>
        </w:r>
      </w:hyperlink>
      <w:hyperlink r:id="rId536">
        <w:r w:rsidR="002813DB">
          <w:rPr>
            <w:i/>
            <w:color w:val="000000"/>
          </w:rPr>
          <w:t>OSF preprints</w:t>
        </w:r>
      </w:hyperlink>
      <w:hyperlink r:id="rId537">
        <w:r w:rsidR="002813DB">
          <w:rPr>
            <w:color w:val="000000"/>
          </w:rPr>
          <w:t>. https://doi.org/</w:t>
        </w:r>
      </w:hyperlink>
      <w:hyperlink r:id="rId538">
        <w:r w:rsidR="002813DB">
          <w:rPr>
            <w:color w:val="000000"/>
          </w:rPr>
          <w:t>10.31219/osf.io/a7vjy</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39">
        <w:r w:rsidR="002813DB">
          <w:rPr>
            <w:color w:val="000000"/>
          </w:rPr>
          <w:t xml:space="preserve">Ștefan, V., &amp; Levin, S. (2018). </w:t>
        </w:r>
      </w:hyperlink>
      <w:hyperlink r:id="rId540">
        <w:r w:rsidR="002813DB">
          <w:rPr>
            <w:i/>
            <w:color w:val="000000"/>
          </w:rPr>
          <w:t>plotbiomes: R package for plotting Whittaker biomes with ggplot2</w:t>
        </w:r>
      </w:hyperlink>
      <w:hyperlink r:id="rId541">
        <w:r w:rsidR="002813DB">
          <w:rPr>
            <w:color w:val="000000"/>
          </w:rPr>
          <w:t>. https://doi.org/</w:t>
        </w:r>
      </w:hyperlink>
      <w:hyperlink r:id="rId542">
        <w:r w:rsidR="002813DB">
          <w:rPr>
            <w:color w:val="000000"/>
          </w:rPr>
          <w:t>10.5281/zenodo.7145245</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43">
        <w:r w:rsidR="002813DB">
          <w:rPr>
            <w:color w:val="000000"/>
          </w:rPr>
          <w:t xml:space="preserve">Sun, Y., Solomon, S., Dai, A., &amp; Portmann, R. W. (2007). How Often Will It Rain? </w:t>
        </w:r>
      </w:hyperlink>
      <w:hyperlink r:id="rId544">
        <w:r w:rsidR="002813DB">
          <w:rPr>
            <w:i/>
            <w:color w:val="000000"/>
          </w:rPr>
          <w:t>Journal of Climate</w:t>
        </w:r>
      </w:hyperlink>
      <w:hyperlink r:id="rId545">
        <w:r w:rsidR="002813DB">
          <w:rPr>
            <w:color w:val="000000"/>
          </w:rPr>
          <w:t xml:space="preserve">, </w:t>
        </w:r>
      </w:hyperlink>
      <w:hyperlink r:id="rId546">
        <w:r w:rsidR="002813DB">
          <w:rPr>
            <w:i/>
            <w:color w:val="000000"/>
          </w:rPr>
          <w:t>20</w:t>
        </w:r>
      </w:hyperlink>
      <w:hyperlink r:id="rId547">
        <w:r w:rsidR="002813DB">
          <w:rPr>
            <w:color w:val="000000"/>
          </w:rPr>
          <w:t>(19), 4801–4818. https://doi.org/</w:t>
        </w:r>
      </w:hyperlink>
      <w:hyperlink r:id="rId548">
        <w:r w:rsidR="002813DB">
          <w:rPr>
            <w:color w:val="000000"/>
          </w:rPr>
          <w:t>10.1175/JCLI4263.1</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49">
        <w:r w:rsidR="002813DB">
          <w:rPr>
            <w:color w:val="000000"/>
          </w:rPr>
          <w:t xml:space="preserve">Vandegehuchte, M. L., Sylvain, Z. A., Reichmann, L. G., de Tomasel, C. M., Nielsen, U. N., Wall, D. H., &amp; Sala, O. E. (2015). Responses of a desert nematode community to changes in water availability. </w:t>
        </w:r>
      </w:hyperlink>
      <w:hyperlink r:id="rId550">
        <w:r w:rsidR="002813DB">
          <w:rPr>
            <w:i/>
            <w:color w:val="000000"/>
          </w:rPr>
          <w:t xml:space="preserve">Ecosphere </w:t>
        </w:r>
      </w:hyperlink>
      <w:hyperlink r:id="rId551">
        <w:r w:rsidR="002813DB">
          <w:rPr>
            <w:color w:val="000000"/>
          </w:rPr>
          <w:t xml:space="preserve">, </w:t>
        </w:r>
      </w:hyperlink>
      <w:hyperlink r:id="rId552">
        <w:r w:rsidR="002813DB">
          <w:rPr>
            <w:i/>
            <w:color w:val="000000"/>
          </w:rPr>
          <w:t>6</w:t>
        </w:r>
      </w:hyperlink>
      <w:hyperlink r:id="rId553">
        <w:r w:rsidR="002813DB">
          <w:rPr>
            <w:color w:val="000000"/>
          </w:rPr>
          <w:t>(3), art44. https://doi.org/</w:t>
        </w:r>
      </w:hyperlink>
      <w:hyperlink r:id="rId554">
        <w:r w:rsidR="002813DB">
          <w:rPr>
            <w:color w:val="000000"/>
          </w:rPr>
          <w:t>10.1890/es14-00319.1</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55">
        <w:r w:rsidR="002813DB">
          <w:rPr>
            <w:color w:val="000000"/>
          </w:rPr>
          <w:t xml:space="preserve">van Vuuren, D. P., Edmonds, J., Kainuma, M., Riahi, K., Thomson, A., Hibbard, K., Hurtt, G. C., Kram, T., Krey, V., Lamarque, J.-F., Masui, T., Meinshausen, M., Nakicenovic, N., Smith, S. J., &amp; Rose, S. K. (2011). The representative concentration pathways: an overview. </w:t>
        </w:r>
      </w:hyperlink>
      <w:hyperlink r:id="rId556">
        <w:r w:rsidR="002813DB">
          <w:rPr>
            <w:i/>
            <w:color w:val="000000"/>
          </w:rPr>
          <w:t>Climatic Change</w:t>
        </w:r>
      </w:hyperlink>
      <w:hyperlink r:id="rId557">
        <w:r w:rsidR="002813DB">
          <w:rPr>
            <w:color w:val="000000"/>
          </w:rPr>
          <w:t xml:space="preserve">, </w:t>
        </w:r>
      </w:hyperlink>
      <w:hyperlink r:id="rId558">
        <w:r w:rsidR="002813DB">
          <w:rPr>
            <w:i/>
            <w:color w:val="000000"/>
          </w:rPr>
          <w:t>109</w:t>
        </w:r>
      </w:hyperlink>
      <w:hyperlink r:id="rId559">
        <w:r w:rsidR="002813DB">
          <w:rPr>
            <w:color w:val="000000"/>
          </w:rPr>
          <w:t>(1), 5. https://doi.org/</w:t>
        </w:r>
      </w:hyperlink>
      <w:hyperlink r:id="rId560">
        <w:r w:rsidR="002813DB">
          <w:rPr>
            <w:color w:val="000000"/>
          </w:rPr>
          <w:t>10.1007/s10584-011-0148-z</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61">
        <w:r w:rsidR="002813DB">
          <w:rPr>
            <w:color w:val="000000"/>
          </w:rPr>
          <w:t xml:space="preserve">Vellend, M., Baeten, L., Myers-Smith, I. H., Elmendorf, S. C., Beauséjour, R., Brown, C. D., De Frenne, P., Verheyen, K., &amp; Wipf, S. (2013). Global meta-analysis reveals no net change in local-scale plant biodiversity over time. </w:t>
        </w:r>
      </w:hyperlink>
      <w:hyperlink r:id="rId562">
        <w:r w:rsidR="002813DB">
          <w:rPr>
            <w:i/>
            <w:color w:val="000000"/>
          </w:rPr>
          <w:t>Proceedings of the National Academy of Sciences of the United States of America</w:t>
        </w:r>
      </w:hyperlink>
      <w:hyperlink r:id="rId563">
        <w:r w:rsidR="002813DB">
          <w:rPr>
            <w:color w:val="000000"/>
          </w:rPr>
          <w:t xml:space="preserve">, </w:t>
        </w:r>
      </w:hyperlink>
      <w:hyperlink r:id="rId564">
        <w:r w:rsidR="002813DB">
          <w:rPr>
            <w:i/>
            <w:color w:val="000000"/>
          </w:rPr>
          <w:t>110</w:t>
        </w:r>
      </w:hyperlink>
      <w:hyperlink r:id="rId565">
        <w:r w:rsidR="002813DB">
          <w:rPr>
            <w:color w:val="000000"/>
          </w:rPr>
          <w:t>(48), 19456–19459. https://doi.org/</w:t>
        </w:r>
      </w:hyperlink>
      <w:hyperlink r:id="rId566">
        <w:r w:rsidR="002813DB">
          <w:rPr>
            <w:color w:val="000000"/>
          </w:rPr>
          <w:t>10.1073/pnas.1312779110</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67">
        <w:r w:rsidR="002813DB">
          <w:rPr>
            <w:color w:val="000000"/>
          </w:rPr>
          <w:t xml:space="preserve">Viechtbauer, W. (2010). Conducting meta-analyses in R with the metafor package. </w:t>
        </w:r>
      </w:hyperlink>
      <w:hyperlink r:id="rId568">
        <w:r w:rsidR="002813DB">
          <w:rPr>
            <w:i/>
            <w:color w:val="000000"/>
          </w:rPr>
          <w:t xml:space="preserve">Journal </w:t>
        </w:r>
        <w:r w:rsidR="002813DB">
          <w:rPr>
            <w:i/>
            <w:color w:val="000000"/>
          </w:rPr>
          <w:lastRenderedPageBreak/>
          <w:t>of Statistical Software</w:t>
        </w:r>
      </w:hyperlink>
      <w:hyperlink r:id="rId569">
        <w:r w:rsidR="002813DB">
          <w:rPr>
            <w:color w:val="000000"/>
          </w:rPr>
          <w:t xml:space="preserve">, </w:t>
        </w:r>
      </w:hyperlink>
      <w:hyperlink r:id="rId570">
        <w:r w:rsidR="002813DB">
          <w:rPr>
            <w:i/>
            <w:color w:val="000000"/>
          </w:rPr>
          <w:t>36</w:t>
        </w:r>
      </w:hyperlink>
      <w:hyperlink r:id="rId571">
        <w:r w:rsidR="002813DB">
          <w:rPr>
            <w:color w:val="000000"/>
          </w:rPr>
          <w:t xml:space="preserve">(3), 1–48. </w:t>
        </w:r>
      </w:hyperlink>
      <w:hyperlink r:id="rId572">
        <w:r w:rsidR="002813DB">
          <w:rPr>
            <w:color w:val="000000"/>
          </w:rPr>
          <w:t>https://lirias.kuleuven.be/1059637?limo=0</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73">
        <w:r w:rsidR="002813DB">
          <w:rPr>
            <w:color w:val="000000"/>
          </w:rPr>
          <w:t xml:space="preserve">Violle, C., Navas, M.-L., Vile, D., Kazakou, E., Fortunel, C., Hummel, I., &amp; Garnier, E. (2007). Let the concept of trait be functional! </w:t>
        </w:r>
      </w:hyperlink>
      <w:hyperlink r:id="rId574">
        <w:r w:rsidR="002813DB">
          <w:rPr>
            <w:i/>
            <w:color w:val="000000"/>
          </w:rPr>
          <w:t xml:space="preserve">Oikos </w:t>
        </w:r>
      </w:hyperlink>
      <w:hyperlink r:id="rId575">
        <w:r w:rsidR="002813DB">
          <w:rPr>
            <w:color w:val="000000"/>
          </w:rPr>
          <w:t xml:space="preserve">, </w:t>
        </w:r>
      </w:hyperlink>
      <w:hyperlink r:id="rId576">
        <w:r w:rsidR="002813DB">
          <w:rPr>
            <w:i/>
            <w:color w:val="000000"/>
          </w:rPr>
          <w:t>116</w:t>
        </w:r>
      </w:hyperlink>
      <w:hyperlink r:id="rId577">
        <w:r w:rsidR="002813DB">
          <w:rPr>
            <w:color w:val="000000"/>
          </w:rPr>
          <w:t>(5), 882–892. https://doi.org/</w:t>
        </w:r>
      </w:hyperlink>
      <w:hyperlink r:id="rId578">
        <w:r w:rsidR="002813DB">
          <w:rPr>
            <w:color w:val="000000"/>
          </w:rPr>
          <w:t>10.1111/j.0030-1299.2007.15559.x</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79">
        <w:r w:rsidR="002813DB">
          <w:rPr>
            <w:color w:val="000000"/>
          </w:rP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t>
        </w:r>
      </w:hyperlink>
      <w:hyperlink r:id="rId580">
        <w:r w:rsidR="002813DB">
          <w:rPr>
            <w:i/>
            <w:color w:val="000000"/>
          </w:rPr>
          <w:t>The New Phytologist</w:t>
        </w:r>
      </w:hyperlink>
      <w:hyperlink r:id="rId581">
        <w:r w:rsidR="002813DB">
          <w:rPr>
            <w:color w:val="000000"/>
          </w:rPr>
          <w:t xml:space="preserve">, </w:t>
        </w:r>
      </w:hyperlink>
      <w:hyperlink r:id="rId582">
        <w:r w:rsidR="002813DB">
          <w:rPr>
            <w:i/>
            <w:color w:val="000000"/>
          </w:rPr>
          <w:t>229</w:t>
        </w:r>
      </w:hyperlink>
      <w:hyperlink r:id="rId583">
        <w:r w:rsidR="002813DB">
          <w:rPr>
            <w:color w:val="000000"/>
          </w:rPr>
          <w:t>(5), 2413–2445. https://doi.org/</w:t>
        </w:r>
      </w:hyperlink>
      <w:hyperlink r:id="rId584">
        <w:r w:rsidR="002813DB">
          <w:rPr>
            <w:color w:val="000000"/>
          </w:rPr>
          <w:t>10.1111/nph.16866</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85">
        <w:r w:rsidR="002813DB">
          <w:rPr>
            <w:color w:val="000000"/>
          </w:rPr>
          <w:t xml:space="preserve">Wang, Y., Slotsbo, S., &amp; Holmstrup, M. (2022). Soil dwelling springtails are resilient to extreme drought in soil, but their reproduction is highly sensitive to small decreases in soil water potential. </w:t>
        </w:r>
      </w:hyperlink>
      <w:hyperlink r:id="rId586">
        <w:r w:rsidR="002813DB">
          <w:rPr>
            <w:i/>
            <w:color w:val="000000"/>
          </w:rPr>
          <w:t>Geoderma</w:t>
        </w:r>
      </w:hyperlink>
      <w:hyperlink r:id="rId587">
        <w:r w:rsidR="002813DB">
          <w:rPr>
            <w:color w:val="000000"/>
          </w:rPr>
          <w:t xml:space="preserve">, </w:t>
        </w:r>
      </w:hyperlink>
      <w:hyperlink r:id="rId588">
        <w:r w:rsidR="002813DB">
          <w:rPr>
            <w:i/>
            <w:color w:val="000000"/>
          </w:rPr>
          <w:t>421</w:t>
        </w:r>
      </w:hyperlink>
      <w:hyperlink r:id="rId589">
        <w:r w:rsidR="002813DB">
          <w:rPr>
            <w:color w:val="000000"/>
          </w:rPr>
          <w:t>, 115913. https://doi.org/</w:t>
        </w:r>
      </w:hyperlink>
      <w:hyperlink r:id="rId590">
        <w:r w:rsidR="002813DB">
          <w:rPr>
            <w:color w:val="000000"/>
          </w:rPr>
          <w:t>10.1016/j.geoderma.2022.115913</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91">
        <w:r w:rsidR="002813DB">
          <w:rPr>
            <w:color w:val="000000"/>
          </w:rPr>
          <w:t xml:space="preserve">Watanabe, M. (2006). Anhydrobiosis in invertebrates. </w:t>
        </w:r>
      </w:hyperlink>
      <w:hyperlink r:id="rId592">
        <w:r w:rsidR="002813DB">
          <w:rPr>
            <w:i/>
            <w:color w:val="000000"/>
          </w:rPr>
          <w:t>Applied Entomology and Zoology</w:t>
        </w:r>
      </w:hyperlink>
      <w:hyperlink r:id="rId593">
        <w:r w:rsidR="002813DB">
          <w:rPr>
            <w:color w:val="000000"/>
          </w:rPr>
          <w:t xml:space="preserve">, </w:t>
        </w:r>
      </w:hyperlink>
      <w:hyperlink r:id="rId594">
        <w:r w:rsidR="002813DB">
          <w:rPr>
            <w:i/>
            <w:color w:val="000000"/>
          </w:rPr>
          <w:t>41</w:t>
        </w:r>
      </w:hyperlink>
      <w:hyperlink r:id="rId595">
        <w:r w:rsidR="002813DB">
          <w:rPr>
            <w:color w:val="000000"/>
          </w:rPr>
          <w:t>(1), 15–31. https://doi.org/</w:t>
        </w:r>
      </w:hyperlink>
      <w:hyperlink r:id="rId596">
        <w:r w:rsidR="002813DB">
          <w:rPr>
            <w:color w:val="000000"/>
          </w:rPr>
          <w:t>10.1303/aez.2006.15</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597">
        <w:r w:rsidR="002813DB">
          <w:rPr>
            <w:color w:val="000000"/>
          </w:rPr>
          <w:t xml:space="preserve">Westgate, M., &amp; Grames, E. (2020). </w:t>
        </w:r>
      </w:hyperlink>
      <w:hyperlink r:id="rId598">
        <w:r w:rsidR="002813DB">
          <w:rPr>
            <w:i/>
            <w:color w:val="000000"/>
          </w:rPr>
          <w:t>synthesisr: Import, Assemble, and Deduplicate Bibliographic Datasets</w:t>
        </w:r>
      </w:hyperlink>
      <w:hyperlink r:id="rId599">
        <w:r w:rsidR="002813DB">
          <w:rPr>
            <w:color w:val="000000"/>
          </w:rPr>
          <w:t xml:space="preserve">. </w:t>
        </w:r>
      </w:hyperlink>
      <w:hyperlink r:id="rId600">
        <w:r w:rsidR="002813DB">
          <w:rPr>
            <w:color w:val="000000"/>
          </w:rPr>
          <w:t>https://CRAN.R-project.org/package=synthesisr</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601">
        <w:r w:rsidR="002813DB">
          <w:rPr>
            <w:color w:val="000000"/>
          </w:rPr>
          <w:t xml:space="preserve">Wu, P., &amp; Wang, C. (2019). Differences in spatiotemporal dynamics between soil macrofauna and mesofauna communities in forest ecosystems: The significance for soil fauna diversity monitoring. </w:t>
        </w:r>
      </w:hyperlink>
      <w:hyperlink r:id="rId602">
        <w:r w:rsidR="002813DB">
          <w:rPr>
            <w:i/>
            <w:color w:val="000000"/>
          </w:rPr>
          <w:t>Geoderma</w:t>
        </w:r>
      </w:hyperlink>
      <w:hyperlink r:id="rId603">
        <w:r w:rsidR="002813DB">
          <w:rPr>
            <w:color w:val="000000"/>
          </w:rPr>
          <w:t xml:space="preserve">, </w:t>
        </w:r>
      </w:hyperlink>
      <w:hyperlink r:id="rId604">
        <w:r w:rsidR="002813DB">
          <w:rPr>
            <w:i/>
            <w:color w:val="000000"/>
          </w:rPr>
          <w:t>337</w:t>
        </w:r>
      </w:hyperlink>
      <w:hyperlink r:id="rId605">
        <w:r w:rsidR="002813DB">
          <w:rPr>
            <w:color w:val="000000"/>
          </w:rPr>
          <w:t>, 266–272. https://doi.org/</w:t>
        </w:r>
      </w:hyperlink>
      <w:hyperlink r:id="rId606">
        <w:r w:rsidR="002813DB">
          <w:rPr>
            <w:color w:val="000000"/>
          </w:rPr>
          <w:t>10.1016/j.geoderma.2018.09.031</w:t>
        </w:r>
      </w:hyperlink>
    </w:p>
    <w:p w:rsidR="009439DD" w:rsidRDefault="00164266" w:rsidP="00AA7A9F">
      <w:pPr>
        <w:widowControl w:val="0"/>
        <w:pBdr>
          <w:top w:val="nil"/>
          <w:left w:val="nil"/>
          <w:bottom w:val="nil"/>
          <w:right w:val="nil"/>
          <w:between w:val="nil"/>
        </w:pBdr>
        <w:spacing w:line="480" w:lineRule="auto"/>
        <w:ind w:left="440" w:hanging="440"/>
        <w:rPr>
          <w:color w:val="000000"/>
        </w:rPr>
      </w:pPr>
      <w:hyperlink r:id="rId607">
        <w:r w:rsidR="002813DB">
          <w:rPr>
            <w:color w:val="000000"/>
          </w:rPr>
          <w:t xml:space="preserve">Yang, Y., Saatchi, S. S., Xu, L., Yu, Y., Choi, S., Phillips, N., Kennedy, R., Keller, M., Knyazikhin, Y., &amp; Myneni, R. B. (2018). Post-drought decline of the Amazon carbon sink. </w:t>
        </w:r>
      </w:hyperlink>
      <w:hyperlink r:id="rId608">
        <w:r w:rsidR="002813DB">
          <w:rPr>
            <w:i/>
            <w:color w:val="000000"/>
          </w:rPr>
          <w:t>Nature Communications</w:t>
        </w:r>
      </w:hyperlink>
      <w:hyperlink r:id="rId609">
        <w:r w:rsidR="002813DB">
          <w:rPr>
            <w:color w:val="000000"/>
          </w:rPr>
          <w:t xml:space="preserve">, </w:t>
        </w:r>
      </w:hyperlink>
      <w:hyperlink r:id="rId610">
        <w:r w:rsidR="002813DB">
          <w:rPr>
            <w:i/>
            <w:color w:val="000000"/>
          </w:rPr>
          <w:t>9</w:t>
        </w:r>
      </w:hyperlink>
      <w:hyperlink r:id="rId611">
        <w:r w:rsidR="002813DB">
          <w:rPr>
            <w:color w:val="000000"/>
          </w:rPr>
          <w:t>(1), 3172. https://doi.org/</w:t>
        </w:r>
      </w:hyperlink>
      <w:hyperlink r:id="rId612">
        <w:r w:rsidR="002813DB">
          <w:rPr>
            <w:color w:val="000000"/>
          </w:rPr>
          <w:t>10.1038/s41467-018-05668-6</w:t>
        </w:r>
      </w:hyperlink>
    </w:p>
    <w:p w:rsidR="009439DD" w:rsidRDefault="00164266" w:rsidP="00AA7A9F">
      <w:pPr>
        <w:widowControl w:val="0"/>
        <w:pBdr>
          <w:top w:val="nil"/>
          <w:left w:val="nil"/>
          <w:bottom w:val="nil"/>
          <w:right w:val="nil"/>
          <w:between w:val="nil"/>
        </w:pBdr>
        <w:spacing w:after="220" w:line="480" w:lineRule="auto"/>
        <w:ind w:left="440" w:hanging="440"/>
        <w:rPr>
          <w:color w:val="000000"/>
        </w:rPr>
      </w:pPr>
      <w:hyperlink r:id="rId613">
        <w:r w:rsidR="002813DB">
          <w:rPr>
            <w:color w:val="000000"/>
          </w:rPr>
          <w:t xml:space="preserve">Zajicek, P., Welti, E. A. R., Baker, N. J., Januschke, K., Brauner, O., &amp; Haase, P. (2021). Long-term data reveal unimodal responses of ground beetle abundance to precipitation and land use but no changes in taxonomic and functional diversity. </w:t>
        </w:r>
      </w:hyperlink>
      <w:hyperlink r:id="rId614">
        <w:r w:rsidR="002813DB">
          <w:rPr>
            <w:i/>
            <w:color w:val="000000"/>
          </w:rPr>
          <w:t>Scientific Reports</w:t>
        </w:r>
      </w:hyperlink>
      <w:hyperlink r:id="rId615">
        <w:r w:rsidR="002813DB">
          <w:rPr>
            <w:color w:val="000000"/>
          </w:rPr>
          <w:t xml:space="preserve">, </w:t>
        </w:r>
      </w:hyperlink>
      <w:hyperlink r:id="rId616">
        <w:r w:rsidR="002813DB">
          <w:rPr>
            <w:i/>
            <w:color w:val="000000"/>
          </w:rPr>
          <w:t>11</w:t>
        </w:r>
      </w:hyperlink>
      <w:hyperlink r:id="rId617">
        <w:r w:rsidR="002813DB">
          <w:rPr>
            <w:color w:val="000000"/>
          </w:rPr>
          <w:t>(1), 17468. https://doi.org/</w:t>
        </w:r>
      </w:hyperlink>
      <w:hyperlink r:id="rId618">
        <w:r w:rsidR="002813DB">
          <w:rPr>
            <w:color w:val="000000"/>
          </w:rPr>
          <w:t>10.1038/s41598-021-96910-7</w:t>
        </w:r>
      </w:hyperlink>
    </w:p>
    <w:p w:rsidR="009439DD" w:rsidRDefault="009439DD" w:rsidP="00AA7A9F">
      <w:pPr>
        <w:widowControl w:val="0"/>
        <w:pBdr>
          <w:top w:val="nil"/>
          <w:left w:val="nil"/>
          <w:bottom w:val="nil"/>
          <w:right w:val="nil"/>
          <w:between w:val="nil"/>
        </w:pBdr>
        <w:spacing w:line="480" w:lineRule="auto"/>
      </w:pPr>
    </w:p>
    <w:sectPr w:rsidR="009439DD" w:rsidSect="00AA7A9F">
      <w:pgSz w:w="11909" w:h="16834"/>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9B5F57"/>
    <w:multiLevelType w:val="multilevel"/>
    <w:tmpl w:val="9FB8D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ANTHONY MARTIN">
    <w15:presenceInfo w15:providerId="AD" w15:userId="S-1-5-21-1308740662-429972972-96501386-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S528G577C968Z689"/>
    <w:docVar w:name="paperpile-doc-name" w:val="Soil_fauna_precip_changes_GCB_submission.docx"/>
  </w:docVars>
  <w:rsids>
    <w:rsidRoot w:val="009439DD"/>
    <w:rsid w:val="002813DB"/>
    <w:rsid w:val="00351348"/>
    <w:rsid w:val="008B032B"/>
    <w:rsid w:val="009439DD"/>
    <w:rsid w:val="00AA7A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D2BD4"/>
  <w15:docId w15:val="{4956992C-0116-4EC9-8D73-CE87CB67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13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3DB"/>
    <w:rPr>
      <w:rFonts w:ascii="Segoe UI" w:hAnsi="Segoe UI" w:cs="Segoe UI"/>
      <w:sz w:val="18"/>
      <w:szCs w:val="18"/>
    </w:rPr>
  </w:style>
  <w:style w:type="character" w:styleId="LineNumber">
    <w:name w:val="line number"/>
    <w:basedOn w:val="DefaultParagraphFont"/>
    <w:uiPriority w:val="99"/>
    <w:semiHidden/>
    <w:unhideWhenUsed/>
    <w:rsid w:val="00AA7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oxLOOG/ajRH" TargetMode="External"/><Relationship Id="rId21" Type="http://schemas.openxmlformats.org/officeDocument/2006/relationships/hyperlink" Target="https://paperpile.com/c/oxLOOG/kDFr+erOf" TargetMode="External"/><Relationship Id="rId324" Type="http://schemas.openxmlformats.org/officeDocument/2006/relationships/hyperlink" Target="http://paperpile.com/b/oxLOOG/EjOb" TargetMode="External"/><Relationship Id="rId531" Type="http://schemas.openxmlformats.org/officeDocument/2006/relationships/hyperlink" Target="http://paperpile.com/b/oxLOOG/9f0w" TargetMode="External"/><Relationship Id="rId170" Type="http://schemas.openxmlformats.org/officeDocument/2006/relationships/hyperlink" Target="http://paperpile.com/b/oxLOOG/VvpF" TargetMode="External"/><Relationship Id="rId268" Type="http://schemas.openxmlformats.org/officeDocument/2006/relationships/hyperlink" Target="http://paperpile.com/b/oxLOOG/toCm" TargetMode="External"/><Relationship Id="rId475" Type="http://schemas.openxmlformats.org/officeDocument/2006/relationships/hyperlink" Target="http://paperpile.com/b/oxLOOG/MYWM" TargetMode="External"/><Relationship Id="rId32" Type="http://schemas.openxmlformats.org/officeDocument/2006/relationships/hyperlink" Target="https://paperpile.com/c/oxLOOG/JzdX" TargetMode="External"/><Relationship Id="rId128" Type="http://schemas.openxmlformats.org/officeDocument/2006/relationships/hyperlink" Target="http://dx.doi.org/10.1111/1365-2435.13745" TargetMode="External"/><Relationship Id="rId335" Type="http://schemas.openxmlformats.org/officeDocument/2006/relationships/hyperlink" Target="http://paperpile.com/b/oxLOOG/erOf" TargetMode="External"/><Relationship Id="rId542" Type="http://schemas.openxmlformats.org/officeDocument/2006/relationships/hyperlink" Target="http://dx.doi.org/10.5281/zenodo.7145245" TargetMode="External"/><Relationship Id="rId181" Type="http://schemas.openxmlformats.org/officeDocument/2006/relationships/hyperlink" Target="http://paperpile.com/b/oxLOOG/qcBH" TargetMode="External"/><Relationship Id="rId402" Type="http://schemas.openxmlformats.org/officeDocument/2006/relationships/hyperlink" Target="http://dx.doi.org/10.1111/conl.12959" TargetMode="External"/><Relationship Id="rId279" Type="http://schemas.openxmlformats.org/officeDocument/2006/relationships/hyperlink" Target="http://dx.doi.org/10.2307/3024" TargetMode="External"/><Relationship Id="rId486" Type="http://schemas.openxmlformats.org/officeDocument/2006/relationships/hyperlink" Target="http://paperpile.com/b/oxLOOG/acgq" TargetMode="External"/><Relationship Id="rId43" Type="http://schemas.openxmlformats.org/officeDocument/2006/relationships/hyperlink" Target="https://paperpile.com/c/oxLOOG/ShLjn" TargetMode="External"/><Relationship Id="rId139" Type="http://schemas.openxmlformats.org/officeDocument/2006/relationships/hyperlink" Target="http://paperpile.com/b/oxLOOG/pa6u" TargetMode="External"/><Relationship Id="rId346" Type="http://schemas.openxmlformats.org/officeDocument/2006/relationships/hyperlink" Target="http://paperpile.com/b/oxLOOG/244Ka" TargetMode="External"/><Relationship Id="rId553" Type="http://schemas.openxmlformats.org/officeDocument/2006/relationships/hyperlink" Target="http://paperpile.com/b/oxLOOG/XgcC" TargetMode="External"/><Relationship Id="rId192" Type="http://schemas.openxmlformats.org/officeDocument/2006/relationships/hyperlink" Target="http://paperpile.com/b/oxLOOG/QnnP" TargetMode="External"/><Relationship Id="rId206" Type="http://schemas.openxmlformats.org/officeDocument/2006/relationships/hyperlink" Target="http://paperpile.com/b/oxLOOG/xywI" TargetMode="External"/><Relationship Id="rId413" Type="http://schemas.openxmlformats.org/officeDocument/2006/relationships/hyperlink" Target="http://paperpile.com/b/oxLOOG/0W4t" TargetMode="External"/><Relationship Id="rId497" Type="http://schemas.openxmlformats.org/officeDocument/2006/relationships/hyperlink" Target="http://paperpile.com/b/oxLOOG/JzdX" TargetMode="External"/><Relationship Id="rId620" Type="http://schemas.microsoft.com/office/2011/relationships/people" Target="people.xml"/><Relationship Id="rId357" Type="http://schemas.openxmlformats.org/officeDocument/2006/relationships/hyperlink" Target="http://paperpile.com/b/oxLOOG/COSg" TargetMode="External"/><Relationship Id="rId54" Type="http://schemas.openxmlformats.org/officeDocument/2006/relationships/hyperlink" Target="https://paperpile.com/c/oxLOOG/FNZu/?noauthor=1" TargetMode="External"/><Relationship Id="rId217" Type="http://schemas.openxmlformats.org/officeDocument/2006/relationships/hyperlink" Target="http://dx.doi.org/10.1016/j.earscirev.2020.103501" TargetMode="External"/><Relationship Id="rId564" Type="http://schemas.openxmlformats.org/officeDocument/2006/relationships/hyperlink" Target="http://paperpile.com/b/oxLOOG/aIz1" TargetMode="External"/><Relationship Id="rId424" Type="http://schemas.openxmlformats.org/officeDocument/2006/relationships/hyperlink" Target="https://sysrev.com/p/98916" TargetMode="External"/><Relationship Id="rId270" Type="http://schemas.openxmlformats.org/officeDocument/2006/relationships/hyperlink" Target="http://paperpile.com/b/oxLOOG/toCm" TargetMode="External"/><Relationship Id="rId65" Type="http://schemas.openxmlformats.org/officeDocument/2006/relationships/hyperlink" Target="https://paperpile.com/c/oxLOOG/I9A6" TargetMode="External"/><Relationship Id="rId130" Type="http://schemas.openxmlformats.org/officeDocument/2006/relationships/hyperlink" Target="http://paperpile.com/b/oxLOOG/Cqqe" TargetMode="External"/><Relationship Id="rId368" Type="http://schemas.openxmlformats.org/officeDocument/2006/relationships/hyperlink" Target="http://paperpile.com/b/oxLOOG/DyuQ" TargetMode="External"/><Relationship Id="rId575" Type="http://schemas.openxmlformats.org/officeDocument/2006/relationships/hyperlink" Target="http://paperpile.com/b/oxLOOG/xiyF" TargetMode="External"/><Relationship Id="rId228" Type="http://schemas.openxmlformats.org/officeDocument/2006/relationships/hyperlink" Target="http://paperpile.com/b/oxLOOG/gLq0" TargetMode="External"/><Relationship Id="rId435" Type="http://schemas.openxmlformats.org/officeDocument/2006/relationships/hyperlink" Target="http://paperpile.com/b/oxLOOG/dDL3" TargetMode="External"/><Relationship Id="rId281" Type="http://schemas.openxmlformats.org/officeDocument/2006/relationships/hyperlink" Target="http://paperpile.com/b/oxLOOG/cmFa" TargetMode="External"/><Relationship Id="rId502" Type="http://schemas.openxmlformats.org/officeDocument/2006/relationships/hyperlink" Target="http://paperpile.com/b/oxLOOG/isdH" TargetMode="External"/><Relationship Id="rId76" Type="http://schemas.openxmlformats.org/officeDocument/2006/relationships/hyperlink" Target="https://paperpile.com/c/oxLOOG/zBle+nibL" TargetMode="External"/><Relationship Id="rId141" Type="http://schemas.openxmlformats.org/officeDocument/2006/relationships/hyperlink" Target="http://dx.doi.org/10.1111/1365-2664.14437" TargetMode="External"/><Relationship Id="rId379" Type="http://schemas.openxmlformats.org/officeDocument/2006/relationships/hyperlink" Target="http://paperpile.com/b/oxLOOG/6aLjV" TargetMode="External"/><Relationship Id="rId586" Type="http://schemas.openxmlformats.org/officeDocument/2006/relationships/hyperlink" Target="http://paperpile.com/b/oxLOOG/PgvV" TargetMode="External"/><Relationship Id="rId7" Type="http://schemas.openxmlformats.org/officeDocument/2006/relationships/hyperlink" Target="https://paperpile.com/c/oxLOOG/4x3q" TargetMode="External"/><Relationship Id="rId239" Type="http://schemas.openxmlformats.org/officeDocument/2006/relationships/hyperlink" Target="https://play.google.com/store/books/details?id=1zP4bYDWq_wC" TargetMode="External"/><Relationship Id="rId446" Type="http://schemas.openxmlformats.org/officeDocument/2006/relationships/hyperlink" Target="http://paperpile.com/b/oxLOOG/HHTM" TargetMode="External"/><Relationship Id="rId292" Type="http://schemas.openxmlformats.org/officeDocument/2006/relationships/hyperlink" Target="http://paperpile.com/b/oxLOOG/AQsQ" TargetMode="External"/><Relationship Id="rId306" Type="http://schemas.openxmlformats.org/officeDocument/2006/relationships/hyperlink" Target="http://paperpile.com/b/oxLOOG/EEzsT" TargetMode="External"/><Relationship Id="rId87" Type="http://schemas.openxmlformats.org/officeDocument/2006/relationships/hyperlink" Target="https://paperpile.com/c/oxLOOG/3TAL+6aLjV" TargetMode="External"/><Relationship Id="rId513" Type="http://schemas.openxmlformats.org/officeDocument/2006/relationships/hyperlink" Target="http://paperpile.com/b/oxLOOG/srdm" TargetMode="External"/><Relationship Id="rId597" Type="http://schemas.openxmlformats.org/officeDocument/2006/relationships/hyperlink" Target="http://paperpile.com/b/oxLOOG/85il" TargetMode="External"/><Relationship Id="rId152" Type="http://schemas.openxmlformats.org/officeDocument/2006/relationships/hyperlink" Target="http://paperpile.com/b/oxLOOG/c8PS" TargetMode="External"/><Relationship Id="rId457" Type="http://schemas.openxmlformats.org/officeDocument/2006/relationships/hyperlink" Target="http://paperpile.com/b/oxLOOG/CXAF" TargetMode="External"/><Relationship Id="rId14" Type="http://schemas.openxmlformats.org/officeDocument/2006/relationships/hyperlink" Target="https://paperpile.com/c/oxLOOG/iVcA" TargetMode="External"/><Relationship Id="rId317" Type="http://schemas.openxmlformats.org/officeDocument/2006/relationships/hyperlink" Target="http://paperpile.com/b/oxLOOG/jVL5" TargetMode="External"/><Relationship Id="rId524" Type="http://schemas.openxmlformats.org/officeDocument/2006/relationships/hyperlink" Target="http://paperpile.com/b/oxLOOG/DvT6" TargetMode="External"/><Relationship Id="rId98" Type="http://schemas.openxmlformats.org/officeDocument/2006/relationships/hyperlink" Target="https://paperpile.com/c/oxLOOG/ixyE" TargetMode="External"/><Relationship Id="rId163" Type="http://schemas.openxmlformats.org/officeDocument/2006/relationships/hyperlink" Target="http://dx.doi.org/10.1002/ecs2.4364" TargetMode="External"/><Relationship Id="rId370" Type="http://schemas.openxmlformats.org/officeDocument/2006/relationships/hyperlink" Target="http://paperpile.com/b/oxLOOG/DyuQ" TargetMode="External"/><Relationship Id="rId230" Type="http://schemas.openxmlformats.org/officeDocument/2006/relationships/hyperlink" Target="http://paperpile.com/b/oxLOOG/REnJ" TargetMode="External"/><Relationship Id="rId468" Type="http://schemas.openxmlformats.org/officeDocument/2006/relationships/hyperlink" Target="http://dx.doi.org/10.1111/gcb.12789" TargetMode="External"/><Relationship Id="rId25" Type="http://schemas.openxmlformats.org/officeDocument/2006/relationships/hyperlink" Target="https://paperpile.com/c/oxLOOG/xiyF" TargetMode="External"/><Relationship Id="rId328" Type="http://schemas.openxmlformats.org/officeDocument/2006/relationships/hyperlink" Target="http://paperpile.com/b/oxLOOG/zBle" TargetMode="External"/><Relationship Id="rId535" Type="http://schemas.openxmlformats.org/officeDocument/2006/relationships/hyperlink" Target="http://paperpile.com/b/oxLOOG/aVmV" TargetMode="External"/><Relationship Id="rId174" Type="http://schemas.openxmlformats.org/officeDocument/2006/relationships/hyperlink" Target="http://paperpile.com/b/oxLOOG/VvpF" TargetMode="External"/><Relationship Id="rId381" Type="http://schemas.openxmlformats.org/officeDocument/2006/relationships/hyperlink" Target="http://paperpile.com/b/oxLOOG/6aLjV" TargetMode="External"/><Relationship Id="rId602" Type="http://schemas.openxmlformats.org/officeDocument/2006/relationships/hyperlink" Target="http://paperpile.com/b/oxLOOG/7fkR" TargetMode="External"/><Relationship Id="rId241" Type="http://schemas.openxmlformats.org/officeDocument/2006/relationships/hyperlink" Target="http://paperpile.com/b/oxLOOG/a1Hp" TargetMode="External"/><Relationship Id="rId437" Type="http://schemas.openxmlformats.org/officeDocument/2006/relationships/hyperlink" Target="http://paperpile.com/b/oxLOOG/dDL3" TargetMode="External"/><Relationship Id="rId479" Type="http://schemas.openxmlformats.org/officeDocument/2006/relationships/hyperlink" Target="http://paperpile.com/b/oxLOOG/MYWM" TargetMode="External"/><Relationship Id="rId36" Type="http://schemas.openxmlformats.org/officeDocument/2006/relationships/hyperlink" Target="https://paperpile.com/c/oxLOOG/QnnP" TargetMode="External"/><Relationship Id="rId283" Type="http://schemas.openxmlformats.org/officeDocument/2006/relationships/hyperlink" Target="https://besjournals.onlinelibrary.wiley.com/doi/abs/10.1111/2041-210X.13268?casa_token=8N6jJI5Ezz8AAAAA:9Es25xJk4OrSdri7T-2YXnb7Kf6Ruk3vYeCi3DlYGv4MWOGI_670hgf0kqhzcuXELaCRLf2xvQhFGQ" TargetMode="External"/><Relationship Id="rId339" Type="http://schemas.openxmlformats.org/officeDocument/2006/relationships/hyperlink" Target="http://paperpile.com/b/oxLOOG/wEuw" TargetMode="External"/><Relationship Id="rId490" Type="http://schemas.openxmlformats.org/officeDocument/2006/relationships/hyperlink" Target="http://paperpile.com/b/oxLOOG/mEji" TargetMode="External"/><Relationship Id="rId504" Type="http://schemas.openxmlformats.org/officeDocument/2006/relationships/hyperlink" Target="http://dx.doi.org/10.1016/j.soilbio.2023.109244" TargetMode="External"/><Relationship Id="rId546" Type="http://schemas.openxmlformats.org/officeDocument/2006/relationships/hyperlink" Target="http://paperpile.com/b/oxLOOG/HY2J" TargetMode="External"/><Relationship Id="rId78" Type="http://schemas.openxmlformats.org/officeDocument/2006/relationships/hyperlink" Target="https://paperpile.com/c/oxLOOG/Ax80+aIz1" TargetMode="External"/><Relationship Id="rId101" Type="http://schemas.openxmlformats.org/officeDocument/2006/relationships/hyperlink" Target="https://paperpile.com/c/oxLOOG/MYWM+c8PS" TargetMode="External"/><Relationship Id="rId143" Type="http://schemas.openxmlformats.org/officeDocument/2006/relationships/hyperlink" Target="http://paperpile.com/b/oxLOOG/fq6L" TargetMode="External"/><Relationship Id="rId185" Type="http://schemas.openxmlformats.org/officeDocument/2006/relationships/hyperlink" Target="http://paperpile.com/b/oxLOOG/WAgEW" TargetMode="External"/><Relationship Id="rId350" Type="http://schemas.openxmlformats.org/officeDocument/2006/relationships/hyperlink" Target="http://dx.doi.org/10.1002/ece3.6368" TargetMode="External"/><Relationship Id="rId406" Type="http://schemas.openxmlformats.org/officeDocument/2006/relationships/hyperlink" Target="http://paperpile.com/b/oxLOOG/1PGz" TargetMode="External"/><Relationship Id="rId588" Type="http://schemas.openxmlformats.org/officeDocument/2006/relationships/hyperlink" Target="http://paperpile.com/b/oxLOOG/PgvV" TargetMode="External"/><Relationship Id="rId9" Type="http://schemas.openxmlformats.org/officeDocument/2006/relationships/hyperlink" Target="https://paperpile.com/c/oxLOOG/ajRH" TargetMode="External"/><Relationship Id="rId210" Type="http://schemas.openxmlformats.org/officeDocument/2006/relationships/hyperlink" Target="http://paperpile.com/b/oxLOOG/xywI" TargetMode="External"/><Relationship Id="rId392" Type="http://schemas.openxmlformats.org/officeDocument/2006/relationships/hyperlink" Target="http://paperpile.com/b/oxLOOG/qLs9" TargetMode="External"/><Relationship Id="rId448" Type="http://schemas.openxmlformats.org/officeDocument/2006/relationships/hyperlink" Target="http://dx.doi.org/10.1111/2041-210x.13724" TargetMode="External"/><Relationship Id="rId613" Type="http://schemas.openxmlformats.org/officeDocument/2006/relationships/hyperlink" Target="http://paperpile.com/b/oxLOOG/nibL" TargetMode="External"/><Relationship Id="rId252" Type="http://schemas.openxmlformats.org/officeDocument/2006/relationships/hyperlink" Target="http://paperpile.com/b/oxLOOG/XOkx" TargetMode="External"/><Relationship Id="rId294" Type="http://schemas.openxmlformats.org/officeDocument/2006/relationships/hyperlink" Target="http://paperpile.com/b/oxLOOG/aEx8" TargetMode="External"/><Relationship Id="rId308" Type="http://schemas.openxmlformats.org/officeDocument/2006/relationships/hyperlink" Target="http://dx.doi.org/10.1186/s13750-018-0121-7" TargetMode="External"/><Relationship Id="rId515" Type="http://schemas.openxmlformats.org/officeDocument/2006/relationships/hyperlink" Target="http://paperpile.com/b/oxLOOG/srdm" TargetMode="External"/><Relationship Id="rId47" Type="http://schemas.openxmlformats.org/officeDocument/2006/relationships/hyperlink" Target="https://paperpile.com/c/oxLOOG/WAgEW" TargetMode="External"/><Relationship Id="rId89" Type="http://schemas.openxmlformats.org/officeDocument/2006/relationships/hyperlink" Target="https://paperpile.com/c/oxLOOG/nEuh" TargetMode="External"/><Relationship Id="rId112" Type="http://schemas.openxmlformats.org/officeDocument/2006/relationships/hyperlink" Target="http://paperpile.com/b/oxLOOG/NNtn" TargetMode="External"/><Relationship Id="rId154" Type="http://schemas.openxmlformats.org/officeDocument/2006/relationships/hyperlink" Target="http://paperpile.com/b/oxLOOG/ShLjn" TargetMode="External"/><Relationship Id="rId361" Type="http://schemas.openxmlformats.org/officeDocument/2006/relationships/hyperlink" Target="http://paperpile.com/b/oxLOOG/5Veq" TargetMode="External"/><Relationship Id="rId557" Type="http://schemas.openxmlformats.org/officeDocument/2006/relationships/hyperlink" Target="http://paperpile.com/b/oxLOOG/s9lM" TargetMode="External"/><Relationship Id="rId599" Type="http://schemas.openxmlformats.org/officeDocument/2006/relationships/hyperlink" Target="http://paperpile.com/b/oxLOOG/85il" TargetMode="External"/><Relationship Id="rId196" Type="http://schemas.openxmlformats.org/officeDocument/2006/relationships/hyperlink" Target="http://paperpile.com/b/oxLOOG/iVcA" TargetMode="External"/><Relationship Id="rId417" Type="http://schemas.openxmlformats.org/officeDocument/2006/relationships/hyperlink" Target="http://paperpile.com/b/oxLOOG/XrjV" TargetMode="External"/><Relationship Id="rId459" Type="http://schemas.openxmlformats.org/officeDocument/2006/relationships/hyperlink" Target="http://paperpile.com/b/oxLOOG/tWZV2" TargetMode="External"/><Relationship Id="rId16" Type="http://schemas.openxmlformats.org/officeDocument/2006/relationships/hyperlink" Target="https://paperpile.com/c/oxLOOG/REnJ" TargetMode="External"/><Relationship Id="rId221" Type="http://schemas.openxmlformats.org/officeDocument/2006/relationships/hyperlink" Target="http://paperpile.com/b/oxLOOG/Ax80" TargetMode="External"/><Relationship Id="rId263" Type="http://schemas.openxmlformats.org/officeDocument/2006/relationships/hyperlink" Target="http://paperpile.com/b/oxLOOG/OwCx" TargetMode="External"/><Relationship Id="rId319" Type="http://schemas.openxmlformats.org/officeDocument/2006/relationships/hyperlink" Target="http://paperpile.com/b/oxLOOG/jVL5" TargetMode="External"/><Relationship Id="rId470" Type="http://schemas.openxmlformats.org/officeDocument/2006/relationships/hyperlink" Target="http://paperpile.com/b/oxLOOG/IcL3D" TargetMode="External"/><Relationship Id="rId526" Type="http://schemas.openxmlformats.org/officeDocument/2006/relationships/hyperlink" Target="http://dx.doi.org/10.1111/brv.12939" TargetMode="External"/><Relationship Id="rId58" Type="http://schemas.openxmlformats.org/officeDocument/2006/relationships/hyperlink" Target="https://paperpile.com/c/oxLOOG/CXAF" TargetMode="External"/><Relationship Id="rId123" Type="http://schemas.openxmlformats.org/officeDocument/2006/relationships/hyperlink" Target="http://paperpile.com/b/oxLOOG/WDRd" TargetMode="External"/><Relationship Id="rId330" Type="http://schemas.openxmlformats.org/officeDocument/2006/relationships/hyperlink" Target="http://paperpile.com/b/oxLOOG/zBle" TargetMode="External"/><Relationship Id="rId568" Type="http://schemas.openxmlformats.org/officeDocument/2006/relationships/hyperlink" Target="http://paperpile.com/b/oxLOOG/oevp" TargetMode="External"/><Relationship Id="rId165" Type="http://schemas.openxmlformats.org/officeDocument/2006/relationships/hyperlink" Target="http://paperpile.com/b/oxLOOG/42CH" TargetMode="External"/><Relationship Id="rId372" Type="http://schemas.openxmlformats.org/officeDocument/2006/relationships/hyperlink" Target="http://dx.doi.org/10.1016/j.tree.2019.05.006" TargetMode="External"/><Relationship Id="rId428" Type="http://schemas.openxmlformats.org/officeDocument/2006/relationships/hyperlink" Target="http://dx.doi.org/10.17605/OSF.IO/YQU4W" TargetMode="External"/><Relationship Id="rId232" Type="http://schemas.openxmlformats.org/officeDocument/2006/relationships/hyperlink" Target="http://paperpile.com/b/oxLOOG/REnJ" TargetMode="External"/><Relationship Id="rId274" Type="http://schemas.openxmlformats.org/officeDocument/2006/relationships/hyperlink" Target="http://paperpile.com/b/oxLOOG/cqzz" TargetMode="External"/><Relationship Id="rId481" Type="http://schemas.openxmlformats.org/officeDocument/2006/relationships/hyperlink" Target="http://paperpile.com/b/oxLOOG/TJRE" TargetMode="External"/><Relationship Id="rId27" Type="http://schemas.openxmlformats.org/officeDocument/2006/relationships/hyperlink" Target="https://paperpile.com/c/oxLOOG/srdm+jzty" TargetMode="External"/><Relationship Id="rId69" Type="http://schemas.openxmlformats.org/officeDocument/2006/relationships/image" Target="media/image4.png"/><Relationship Id="rId134" Type="http://schemas.openxmlformats.org/officeDocument/2006/relationships/hyperlink" Target="http://dx.doi.org/10.1016/j.soilbio.2020.108122" TargetMode="External"/><Relationship Id="rId537" Type="http://schemas.openxmlformats.org/officeDocument/2006/relationships/hyperlink" Target="http://paperpile.com/b/oxLOOG/aVmV" TargetMode="External"/><Relationship Id="rId579" Type="http://schemas.openxmlformats.org/officeDocument/2006/relationships/hyperlink" Target="http://paperpile.com/b/oxLOOG/4x3q" TargetMode="External"/><Relationship Id="rId80" Type="http://schemas.openxmlformats.org/officeDocument/2006/relationships/hyperlink" Target="https://paperpile.com/c/oxLOOG/7fkR" TargetMode="External"/><Relationship Id="rId176" Type="http://schemas.openxmlformats.org/officeDocument/2006/relationships/hyperlink" Target="http://paperpile.com/b/oxLOOG/foRT" TargetMode="External"/><Relationship Id="rId341" Type="http://schemas.openxmlformats.org/officeDocument/2006/relationships/hyperlink" Target="http://paperpile.com/b/oxLOOG/wEuw" TargetMode="External"/><Relationship Id="rId383" Type="http://schemas.openxmlformats.org/officeDocument/2006/relationships/hyperlink" Target="http://paperpile.com/b/oxLOOG/6aLjV" TargetMode="External"/><Relationship Id="rId439" Type="http://schemas.openxmlformats.org/officeDocument/2006/relationships/hyperlink" Target="http://paperpile.com/b/oxLOOG/R1dM" TargetMode="External"/><Relationship Id="rId590" Type="http://schemas.openxmlformats.org/officeDocument/2006/relationships/hyperlink" Target="http://dx.doi.org/10.1016/j.geoderma.2022.115913" TargetMode="External"/><Relationship Id="rId604" Type="http://schemas.openxmlformats.org/officeDocument/2006/relationships/hyperlink" Target="http://paperpile.com/b/oxLOOG/7fkR" TargetMode="External"/><Relationship Id="rId201" Type="http://schemas.openxmlformats.org/officeDocument/2006/relationships/hyperlink" Target="http://paperpile.com/b/oxLOOG/L488" TargetMode="External"/><Relationship Id="rId243" Type="http://schemas.openxmlformats.org/officeDocument/2006/relationships/hyperlink" Target="http://paperpile.com/b/oxLOOG/a1Hp" TargetMode="External"/><Relationship Id="rId285" Type="http://schemas.openxmlformats.org/officeDocument/2006/relationships/hyperlink" Target="http://paperpile.com/b/oxLOOG/Dv4Z" TargetMode="External"/><Relationship Id="rId450" Type="http://schemas.openxmlformats.org/officeDocument/2006/relationships/hyperlink" Target="http://paperpile.com/b/oxLOOG/FNZu" TargetMode="External"/><Relationship Id="rId506" Type="http://schemas.openxmlformats.org/officeDocument/2006/relationships/hyperlink" Target="http://paperpile.com/b/oxLOOG/L4uR" TargetMode="External"/><Relationship Id="rId38" Type="http://schemas.openxmlformats.org/officeDocument/2006/relationships/hyperlink" Target="https://paperpile.com/c/oxLOOG/cmFa/?noauthor=1" TargetMode="External"/><Relationship Id="rId103" Type="http://schemas.openxmlformats.org/officeDocument/2006/relationships/hyperlink" Target="https://paperpile.com/c/oxLOOG/DvT6" TargetMode="External"/><Relationship Id="rId310" Type="http://schemas.openxmlformats.org/officeDocument/2006/relationships/hyperlink" Target="http://paperpile.com/b/oxLOOG/rndaz" TargetMode="External"/><Relationship Id="rId492" Type="http://schemas.openxmlformats.org/officeDocument/2006/relationships/hyperlink" Target="http://dx.doi.org/10.1111/brv.12832" TargetMode="External"/><Relationship Id="rId548" Type="http://schemas.openxmlformats.org/officeDocument/2006/relationships/hyperlink" Target="http://dx.doi.org/10.1175/JCLI4263.1" TargetMode="External"/><Relationship Id="rId91" Type="http://schemas.openxmlformats.org/officeDocument/2006/relationships/hyperlink" Target="https://paperpile.com/c/oxLOOG/mEji" TargetMode="External"/><Relationship Id="rId145" Type="http://schemas.openxmlformats.org/officeDocument/2006/relationships/hyperlink" Target="http://paperpile.com/b/oxLOOG/fq6L" TargetMode="External"/><Relationship Id="rId187" Type="http://schemas.openxmlformats.org/officeDocument/2006/relationships/hyperlink" Target="http://paperpile.com/b/oxLOOG/WAgEW" TargetMode="External"/><Relationship Id="rId352" Type="http://schemas.openxmlformats.org/officeDocument/2006/relationships/hyperlink" Target="http://paperpile.com/b/oxLOOG/QNikr" TargetMode="External"/><Relationship Id="rId394" Type="http://schemas.openxmlformats.org/officeDocument/2006/relationships/hyperlink" Target="http://paperpile.com/b/oxLOOG/qLs9" TargetMode="External"/><Relationship Id="rId408" Type="http://schemas.openxmlformats.org/officeDocument/2006/relationships/hyperlink" Target="http://dx.doi.org/10.1016/j.soilbio.2020.107869" TargetMode="External"/><Relationship Id="rId615" Type="http://schemas.openxmlformats.org/officeDocument/2006/relationships/hyperlink" Target="http://paperpile.com/b/oxLOOG/nibL" TargetMode="External"/><Relationship Id="rId212" Type="http://schemas.openxmlformats.org/officeDocument/2006/relationships/hyperlink" Target="http://paperpile.com/b/oxLOOG/nEuh" TargetMode="External"/><Relationship Id="rId254" Type="http://schemas.openxmlformats.org/officeDocument/2006/relationships/hyperlink" Target="http://paperpile.com/b/oxLOOG/XOkx" TargetMode="External"/><Relationship Id="rId49" Type="http://schemas.openxmlformats.org/officeDocument/2006/relationships/hyperlink" Target="https://paperpile.com/c/oxLOOG/7I7c/?noauthor=1" TargetMode="External"/><Relationship Id="rId114" Type="http://schemas.openxmlformats.org/officeDocument/2006/relationships/hyperlink" Target="http://paperpile.com/b/oxLOOG/NNtn" TargetMode="External"/><Relationship Id="rId296" Type="http://schemas.openxmlformats.org/officeDocument/2006/relationships/hyperlink" Target="http://paperpile.com/b/oxLOOG/aEx8" TargetMode="External"/><Relationship Id="rId461" Type="http://schemas.openxmlformats.org/officeDocument/2006/relationships/hyperlink" Target="http://paperpile.com/b/oxLOOG/tWZV2" TargetMode="External"/><Relationship Id="rId517" Type="http://schemas.openxmlformats.org/officeDocument/2006/relationships/hyperlink" Target="http://paperpile.com/b/oxLOOG/HJD4" TargetMode="External"/><Relationship Id="rId559" Type="http://schemas.openxmlformats.org/officeDocument/2006/relationships/hyperlink" Target="http://paperpile.com/b/oxLOOG/s9lM" TargetMode="External"/><Relationship Id="rId60" Type="http://schemas.openxmlformats.org/officeDocument/2006/relationships/hyperlink" Target="https://paperpile.com/c/oxLOOG/FNZu" TargetMode="External"/><Relationship Id="rId156" Type="http://schemas.openxmlformats.org/officeDocument/2006/relationships/hyperlink" Target="http://paperpile.com/b/oxLOOG/ShLjn" TargetMode="External"/><Relationship Id="rId198" Type="http://schemas.openxmlformats.org/officeDocument/2006/relationships/hyperlink" Target="http://paperpile.com/b/oxLOOG/iVcA" TargetMode="External"/><Relationship Id="rId321" Type="http://schemas.openxmlformats.org/officeDocument/2006/relationships/hyperlink" Target="http://paperpile.com/b/oxLOOG/EjOb" TargetMode="External"/><Relationship Id="rId363" Type="http://schemas.openxmlformats.org/officeDocument/2006/relationships/hyperlink" Target="http://paperpile.com/b/oxLOOG/5Veq" TargetMode="External"/><Relationship Id="rId419" Type="http://schemas.openxmlformats.org/officeDocument/2006/relationships/hyperlink" Target="http://paperpile.com/b/oxLOOG/XrjV" TargetMode="External"/><Relationship Id="rId570" Type="http://schemas.openxmlformats.org/officeDocument/2006/relationships/hyperlink" Target="http://paperpile.com/b/oxLOOG/oevp" TargetMode="External"/><Relationship Id="rId223" Type="http://schemas.openxmlformats.org/officeDocument/2006/relationships/hyperlink" Target="http://dx.doi.org/10.1126/science.1248484" TargetMode="External"/><Relationship Id="rId430" Type="http://schemas.openxmlformats.org/officeDocument/2006/relationships/hyperlink" Target="http://paperpile.com/b/oxLOOG/7I7c" TargetMode="External"/><Relationship Id="rId18" Type="http://schemas.openxmlformats.org/officeDocument/2006/relationships/hyperlink" Target="https://paperpile.com/c/oxLOOG/PgvV" TargetMode="External"/><Relationship Id="rId265" Type="http://schemas.openxmlformats.org/officeDocument/2006/relationships/hyperlink" Target="http://paperpile.com/b/oxLOOG/OwCx" TargetMode="External"/><Relationship Id="rId472" Type="http://schemas.openxmlformats.org/officeDocument/2006/relationships/hyperlink" Target="http://paperpile.com/b/oxLOOG/IcL3D" TargetMode="External"/><Relationship Id="rId528" Type="http://schemas.openxmlformats.org/officeDocument/2006/relationships/hyperlink" Target="http://paperpile.com/b/oxLOOG/AYWU" TargetMode="External"/><Relationship Id="rId125" Type="http://schemas.openxmlformats.org/officeDocument/2006/relationships/hyperlink" Target="http://paperpile.com/b/oxLOOG/WDRd" TargetMode="External"/><Relationship Id="rId167" Type="http://schemas.openxmlformats.org/officeDocument/2006/relationships/hyperlink" Target="http://paperpile.com/b/oxLOOG/42CH" TargetMode="External"/><Relationship Id="rId332" Type="http://schemas.openxmlformats.org/officeDocument/2006/relationships/hyperlink" Target="http://dx.doi.org/10.1111/1365-2664.12959" TargetMode="External"/><Relationship Id="rId374" Type="http://schemas.openxmlformats.org/officeDocument/2006/relationships/hyperlink" Target="http://paperpile.com/b/oxLOOG/TAbH" TargetMode="External"/><Relationship Id="rId581" Type="http://schemas.openxmlformats.org/officeDocument/2006/relationships/hyperlink" Target="http://paperpile.com/b/oxLOOG/4x3q" TargetMode="External"/><Relationship Id="rId71" Type="http://schemas.openxmlformats.org/officeDocument/2006/relationships/image" Target="media/image6.png"/><Relationship Id="rId234" Type="http://schemas.openxmlformats.org/officeDocument/2006/relationships/hyperlink" Target="http://paperpile.com/b/oxLOOG/REnJ" TargetMode="External"/><Relationship Id="rId2" Type="http://schemas.openxmlformats.org/officeDocument/2006/relationships/styles" Target="styles.xml"/><Relationship Id="rId29" Type="http://schemas.openxmlformats.org/officeDocument/2006/relationships/hyperlink" Target="https://paperpile.com/c/oxLOOG/PgvV" TargetMode="External"/><Relationship Id="rId276" Type="http://schemas.openxmlformats.org/officeDocument/2006/relationships/hyperlink" Target="http://paperpile.com/b/oxLOOG/cqzz" TargetMode="External"/><Relationship Id="rId441" Type="http://schemas.openxmlformats.org/officeDocument/2006/relationships/hyperlink" Target="http://paperpile.com/b/oxLOOG/R1dM" TargetMode="External"/><Relationship Id="rId483" Type="http://schemas.openxmlformats.org/officeDocument/2006/relationships/hyperlink" Target="http://paperpile.com/b/oxLOOG/TJRE" TargetMode="External"/><Relationship Id="rId539" Type="http://schemas.openxmlformats.org/officeDocument/2006/relationships/hyperlink" Target="http://paperpile.com/b/oxLOOG/I9A6" TargetMode="External"/><Relationship Id="rId40" Type="http://schemas.openxmlformats.org/officeDocument/2006/relationships/hyperlink" Target="https://paperpile.com/c/oxLOOG/QNikr" TargetMode="External"/><Relationship Id="rId136" Type="http://schemas.openxmlformats.org/officeDocument/2006/relationships/hyperlink" Target="http://paperpile.com/b/oxLOOG/KG2Q" TargetMode="External"/><Relationship Id="rId178" Type="http://schemas.openxmlformats.org/officeDocument/2006/relationships/hyperlink" Target="http://paperpile.com/b/oxLOOG/foRT" TargetMode="External"/><Relationship Id="rId301" Type="http://schemas.openxmlformats.org/officeDocument/2006/relationships/hyperlink" Target="http://paperpile.com/b/oxLOOG/tLpP" TargetMode="External"/><Relationship Id="rId343" Type="http://schemas.openxmlformats.org/officeDocument/2006/relationships/hyperlink" Target="http://paperpile.com/b/oxLOOG/wEuw" TargetMode="External"/><Relationship Id="rId550" Type="http://schemas.openxmlformats.org/officeDocument/2006/relationships/hyperlink" Target="http://paperpile.com/b/oxLOOG/XgcC" TargetMode="External"/><Relationship Id="rId82" Type="http://schemas.openxmlformats.org/officeDocument/2006/relationships/hyperlink" Target="https://paperpile.com/c/oxLOOG/mEji" TargetMode="External"/><Relationship Id="rId203" Type="http://schemas.openxmlformats.org/officeDocument/2006/relationships/hyperlink" Target="http://paperpile.com/b/oxLOOG/L488" TargetMode="External"/><Relationship Id="rId385" Type="http://schemas.openxmlformats.org/officeDocument/2006/relationships/hyperlink" Target="http://paperpile.com/b/oxLOOG/kDFr" TargetMode="External"/><Relationship Id="rId592" Type="http://schemas.openxmlformats.org/officeDocument/2006/relationships/hyperlink" Target="http://paperpile.com/b/oxLOOG/3TAL" TargetMode="External"/><Relationship Id="rId606" Type="http://schemas.openxmlformats.org/officeDocument/2006/relationships/hyperlink" Target="http://dx.doi.org/10.1016/j.geoderma.2018.09.031" TargetMode="External"/><Relationship Id="rId245" Type="http://schemas.openxmlformats.org/officeDocument/2006/relationships/hyperlink" Target="http://dx.doi.org/10.1111/j.1461-0248.2009.01360.x" TargetMode="External"/><Relationship Id="rId287" Type="http://schemas.openxmlformats.org/officeDocument/2006/relationships/hyperlink" Target="http://paperpile.com/b/oxLOOG/Dv4Z" TargetMode="External"/><Relationship Id="rId410" Type="http://schemas.openxmlformats.org/officeDocument/2006/relationships/hyperlink" Target="http://paperpile.com/b/oxLOOG/0W4t" TargetMode="External"/><Relationship Id="rId452" Type="http://schemas.openxmlformats.org/officeDocument/2006/relationships/hyperlink" Target="http://dx.doi.org/10.17605/OSF.IO/H9X6W" TargetMode="External"/><Relationship Id="rId494" Type="http://schemas.openxmlformats.org/officeDocument/2006/relationships/hyperlink" Target="http://paperpile.com/b/oxLOOG/JzdX" TargetMode="External"/><Relationship Id="rId508" Type="http://schemas.openxmlformats.org/officeDocument/2006/relationships/hyperlink" Target="http://paperpile.com/b/oxLOOG/L4uR" TargetMode="External"/><Relationship Id="rId105" Type="http://schemas.openxmlformats.org/officeDocument/2006/relationships/hyperlink" Target="https://paperpile.com/c/oxLOOG/DvT6" TargetMode="External"/><Relationship Id="rId147" Type="http://schemas.openxmlformats.org/officeDocument/2006/relationships/hyperlink" Target="http://dx.doi.org/10.1111/nph.17822" TargetMode="External"/><Relationship Id="rId312" Type="http://schemas.openxmlformats.org/officeDocument/2006/relationships/hyperlink" Target="http://paperpile.com/b/oxLOOG/rndaz" TargetMode="External"/><Relationship Id="rId354" Type="http://schemas.openxmlformats.org/officeDocument/2006/relationships/hyperlink" Target="http://dx.doi.org/10.1002/jrsm.1433" TargetMode="External"/><Relationship Id="rId51" Type="http://schemas.openxmlformats.org/officeDocument/2006/relationships/hyperlink" Target="https://paperpile.com/c/oxLOOG/R1dM" TargetMode="External"/><Relationship Id="rId93" Type="http://schemas.openxmlformats.org/officeDocument/2006/relationships/hyperlink" Target="https://paperpile.com/c/oxLOOG/WDRd" TargetMode="External"/><Relationship Id="rId189" Type="http://schemas.openxmlformats.org/officeDocument/2006/relationships/hyperlink" Target="http://paperpile.com/b/oxLOOG/WAgEW" TargetMode="External"/><Relationship Id="rId396" Type="http://schemas.openxmlformats.org/officeDocument/2006/relationships/hyperlink" Target="http://dx.doi.org/10.1046/j.1365-2664.2002.00769.x" TargetMode="External"/><Relationship Id="rId561" Type="http://schemas.openxmlformats.org/officeDocument/2006/relationships/hyperlink" Target="http://paperpile.com/b/oxLOOG/aIz1" TargetMode="External"/><Relationship Id="rId617" Type="http://schemas.openxmlformats.org/officeDocument/2006/relationships/hyperlink" Target="http://paperpile.com/b/oxLOOG/nibL" TargetMode="External"/><Relationship Id="rId214" Type="http://schemas.openxmlformats.org/officeDocument/2006/relationships/hyperlink" Target="http://paperpile.com/b/oxLOOG/nEuh" TargetMode="External"/><Relationship Id="rId256" Type="http://schemas.openxmlformats.org/officeDocument/2006/relationships/hyperlink" Target="http://paperpile.com/b/oxLOOG/XOkx" TargetMode="External"/><Relationship Id="rId298" Type="http://schemas.openxmlformats.org/officeDocument/2006/relationships/hyperlink" Target="http://dx.doi.org/10.1038/s41559-020-01295-x" TargetMode="External"/><Relationship Id="rId421" Type="http://schemas.openxmlformats.org/officeDocument/2006/relationships/hyperlink" Target="http://paperpile.com/b/oxLOOG/fPbM" TargetMode="External"/><Relationship Id="rId463" Type="http://schemas.openxmlformats.org/officeDocument/2006/relationships/hyperlink" Target="http://paperpile.com/b/oxLOOG/Mspe" TargetMode="External"/><Relationship Id="rId519" Type="http://schemas.openxmlformats.org/officeDocument/2006/relationships/hyperlink" Target="http://paperpile.com/b/oxLOOG/HJD4" TargetMode="External"/><Relationship Id="rId116" Type="http://schemas.openxmlformats.org/officeDocument/2006/relationships/hyperlink" Target="http://dx.doi.org/10.1371/journal.pbio.3001296" TargetMode="External"/><Relationship Id="rId158" Type="http://schemas.openxmlformats.org/officeDocument/2006/relationships/hyperlink" Target="http://paperpile.com/b/oxLOOG/VzQk" TargetMode="External"/><Relationship Id="rId323" Type="http://schemas.openxmlformats.org/officeDocument/2006/relationships/hyperlink" Target="http://paperpile.com/b/oxLOOG/EjOb" TargetMode="External"/><Relationship Id="rId530" Type="http://schemas.openxmlformats.org/officeDocument/2006/relationships/hyperlink" Target="https://onlinelibrary.wiley.com/doi/abs/10.1111/ele.13641" TargetMode="External"/><Relationship Id="rId20" Type="http://schemas.openxmlformats.org/officeDocument/2006/relationships/hyperlink" Target="https://paperpile.com/c/oxLOOG/Cqqe+qLs9+VvpF" TargetMode="External"/><Relationship Id="rId62" Type="http://schemas.openxmlformats.org/officeDocument/2006/relationships/hyperlink" Target="https://paperpile.com/c/oxLOOG/HHTM+DyuQ" TargetMode="External"/><Relationship Id="rId365" Type="http://schemas.openxmlformats.org/officeDocument/2006/relationships/hyperlink" Target="http://paperpile.com/b/oxLOOG/5Veq" TargetMode="External"/><Relationship Id="rId572" Type="http://schemas.openxmlformats.org/officeDocument/2006/relationships/hyperlink" Target="https://lirias.kuleuven.be/1059637?limo=0" TargetMode="External"/><Relationship Id="rId225" Type="http://schemas.openxmlformats.org/officeDocument/2006/relationships/hyperlink" Target="http://paperpile.com/b/oxLOOG/gLq0" TargetMode="External"/><Relationship Id="rId267" Type="http://schemas.openxmlformats.org/officeDocument/2006/relationships/hyperlink" Target="http://dx.doi.org/10.1080/00288233.2012.662902" TargetMode="External"/><Relationship Id="rId432" Type="http://schemas.openxmlformats.org/officeDocument/2006/relationships/hyperlink" Target="https://link.springer.com/article/10.1186/s13750-020-0186-y" TargetMode="External"/><Relationship Id="rId474" Type="http://schemas.openxmlformats.org/officeDocument/2006/relationships/hyperlink" Target="http://dx.doi.org/10.1146/annurev-environ-102014-021257" TargetMode="External"/><Relationship Id="rId127" Type="http://schemas.openxmlformats.org/officeDocument/2006/relationships/hyperlink" Target="http://paperpile.com/b/oxLOOG/WDRd" TargetMode="External"/><Relationship Id="rId31" Type="http://schemas.openxmlformats.org/officeDocument/2006/relationships/hyperlink" Target="https://paperpile.com/c/oxLOOG/foRT+qcBH+9f0w" TargetMode="External"/><Relationship Id="rId73" Type="http://schemas.openxmlformats.org/officeDocument/2006/relationships/hyperlink" Target="https://paperpile.com/c/oxLOOG/VzQk/?noauthor=1" TargetMode="External"/><Relationship Id="rId169" Type="http://schemas.openxmlformats.org/officeDocument/2006/relationships/hyperlink" Target="http://dx.doi.org/10.1111/ele.12112" TargetMode="External"/><Relationship Id="rId334" Type="http://schemas.openxmlformats.org/officeDocument/2006/relationships/hyperlink" Target="http://paperpile.com/b/oxLOOG/erOf" TargetMode="External"/><Relationship Id="rId376" Type="http://schemas.openxmlformats.org/officeDocument/2006/relationships/hyperlink" Target="http://paperpile.com/b/oxLOOG/TAbH" TargetMode="External"/><Relationship Id="rId541" Type="http://schemas.openxmlformats.org/officeDocument/2006/relationships/hyperlink" Target="http://paperpile.com/b/oxLOOG/I9A6" TargetMode="External"/><Relationship Id="rId583" Type="http://schemas.openxmlformats.org/officeDocument/2006/relationships/hyperlink" Target="http://paperpile.com/b/oxLOOG/4x3q" TargetMode="External"/><Relationship Id="rId4" Type="http://schemas.openxmlformats.org/officeDocument/2006/relationships/webSettings" Target="webSettings.xml"/><Relationship Id="rId180" Type="http://schemas.openxmlformats.org/officeDocument/2006/relationships/hyperlink" Target="http://paperpile.com/b/oxLOOG/qcBH" TargetMode="External"/><Relationship Id="rId236" Type="http://schemas.openxmlformats.org/officeDocument/2006/relationships/hyperlink" Target="http://paperpile.com/b/oxLOOG/jzty" TargetMode="External"/><Relationship Id="rId278" Type="http://schemas.openxmlformats.org/officeDocument/2006/relationships/hyperlink" Target="http://paperpile.com/b/oxLOOG/cqzz" TargetMode="External"/><Relationship Id="rId401" Type="http://schemas.openxmlformats.org/officeDocument/2006/relationships/hyperlink" Target="http://paperpile.com/b/oxLOOG/kLF2" TargetMode="External"/><Relationship Id="rId443" Type="http://schemas.openxmlformats.org/officeDocument/2006/relationships/hyperlink" Target="http://paperpile.com/b/oxLOOG/R1dM" TargetMode="External"/><Relationship Id="rId303" Type="http://schemas.openxmlformats.org/officeDocument/2006/relationships/hyperlink" Target="http://paperpile.com/b/oxLOOG/EEzsT" TargetMode="External"/><Relationship Id="rId485" Type="http://schemas.openxmlformats.org/officeDocument/2006/relationships/hyperlink" Target="http://paperpile.com/b/oxLOOG/acgq" TargetMode="External"/><Relationship Id="rId42" Type="http://schemas.openxmlformats.org/officeDocument/2006/relationships/hyperlink" Target="https://paperpile.com/c/oxLOOG/tLpP" TargetMode="External"/><Relationship Id="rId84" Type="http://schemas.openxmlformats.org/officeDocument/2006/relationships/hyperlink" Target="https://paperpile.com/c/oxLOOG/mEji" TargetMode="External"/><Relationship Id="rId138" Type="http://schemas.openxmlformats.org/officeDocument/2006/relationships/hyperlink" Target="http://paperpile.com/b/oxLOOG/pa6u" TargetMode="External"/><Relationship Id="rId345" Type="http://schemas.openxmlformats.org/officeDocument/2006/relationships/hyperlink" Target="http://paperpile.com/b/oxLOOG/244Ka" TargetMode="External"/><Relationship Id="rId387" Type="http://schemas.openxmlformats.org/officeDocument/2006/relationships/hyperlink" Target="http://paperpile.com/b/oxLOOG/kDFr" TargetMode="External"/><Relationship Id="rId510" Type="http://schemas.openxmlformats.org/officeDocument/2006/relationships/hyperlink" Target="http://dx.doi.org/10.1175/EI-D-17-0011.1" TargetMode="External"/><Relationship Id="rId552" Type="http://schemas.openxmlformats.org/officeDocument/2006/relationships/hyperlink" Target="http://paperpile.com/b/oxLOOG/XgcC" TargetMode="External"/><Relationship Id="rId594" Type="http://schemas.openxmlformats.org/officeDocument/2006/relationships/hyperlink" Target="http://paperpile.com/b/oxLOOG/3TAL" TargetMode="External"/><Relationship Id="rId608" Type="http://schemas.openxmlformats.org/officeDocument/2006/relationships/hyperlink" Target="http://paperpile.com/b/oxLOOG/UxXu" TargetMode="External"/><Relationship Id="rId191" Type="http://schemas.openxmlformats.org/officeDocument/2006/relationships/hyperlink" Target="http://paperpile.com/b/oxLOOG/QnnP" TargetMode="External"/><Relationship Id="rId205" Type="http://schemas.openxmlformats.org/officeDocument/2006/relationships/hyperlink" Target="http://dx.doi.org/10.1038/s41559-018-0579-2" TargetMode="External"/><Relationship Id="rId247" Type="http://schemas.openxmlformats.org/officeDocument/2006/relationships/hyperlink" Target="http://paperpile.com/b/oxLOOG/ixyE" TargetMode="External"/><Relationship Id="rId412" Type="http://schemas.openxmlformats.org/officeDocument/2006/relationships/hyperlink" Target="http://paperpile.com/b/oxLOOG/0W4t" TargetMode="External"/><Relationship Id="rId107" Type="http://schemas.openxmlformats.org/officeDocument/2006/relationships/hyperlink" Target="https://paperpile.com/c/oxLOOG/AYWU" TargetMode="External"/><Relationship Id="rId289" Type="http://schemas.openxmlformats.org/officeDocument/2006/relationships/hyperlink" Target="http://dx.doi.org/10.1111/j.1420-9101.2010.02210.x" TargetMode="External"/><Relationship Id="rId454" Type="http://schemas.openxmlformats.org/officeDocument/2006/relationships/hyperlink" Target="http://paperpile.com/b/oxLOOG/CXAF" TargetMode="External"/><Relationship Id="rId496" Type="http://schemas.openxmlformats.org/officeDocument/2006/relationships/hyperlink" Target="http://paperpile.com/b/oxLOOG/JzdX" TargetMode="External"/><Relationship Id="rId11" Type="http://schemas.openxmlformats.org/officeDocument/2006/relationships/hyperlink" Target="https://paperpile.com/c/oxLOOG/XOkx" TargetMode="External"/><Relationship Id="rId53" Type="http://schemas.openxmlformats.org/officeDocument/2006/relationships/hyperlink" Target="https://paperpile.com/c/oxLOOG/EjOb" TargetMode="External"/><Relationship Id="rId149" Type="http://schemas.openxmlformats.org/officeDocument/2006/relationships/hyperlink" Target="http://paperpile.com/b/oxLOOG/c8PS" TargetMode="External"/><Relationship Id="rId314" Type="http://schemas.openxmlformats.org/officeDocument/2006/relationships/hyperlink" Target="http://dx.doi.org/10.1038/nature13247" TargetMode="External"/><Relationship Id="rId356" Type="http://schemas.openxmlformats.org/officeDocument/2006/relationships/hyperlink" Target="http://paperpile.com/b/oxLOOG/COSg" TargetMode="External"/><Relationship Id="rId398" Type="http://schemas.openxmlformats.org/officeDocument/2006/relationships/hyperlink" Target="http://paperpile.com/b/oxLOOG/kLF2" TargetMode="External"/><Relationship Id="rId521" Type="http://schemas.openxmlformats.org/officeDocument/2006/relationships/hyperlink" Target="http://paperpile.com/b/oxLOOG/HJD4" TargetMode="External"/><Relationship Id="rId563" Type="http://schemas.openxmlformats.org/officeDocument/2006/relationships/hyperlink" Target="http://paperpile.com/b/oxLOOG/aIz1" TargetMode="External"/><Relationship Id="rId619" Type="http://schemas.openxmlformats.org/officeDocument/2006/relationships/fontTable" Target="fontTable.xml"/><Relationship Id="rId95" Type="http://schemas.openxmlformats.org/officeDocument/2006/relationships/hyperlink" Target="https://paperpile.com/c/oxLOOG/HJD4" TargetMode="External"/><Relationship Id="rId160" Type="http://schemas.openxmlformats.org/officeDocument/2006/relationships/hyperlink" Target="http://paperpile.com/b/oxLOOG/VzQk" TargetMode="External"/><Relationship Id="rId216" Type="http://schemas.openxmlformats.org/officeDocument/2006/relationships/hyperlink" Target="http://paperpile.com/b/oxLOOG/nEuh" TargetMode="External"/><Relationship Id="rId423" Type="http://schemas.openxmlformats.org/officeDocument/2006/relationships/hyperlink" Target="http://paperpile.com/b/oxLOOG/fPbM" TargetMode="External"/><Relationship Id="rId258" Type="http://schemas.openxmlformats.org/officeDocument/2006/relationships/hyperlink" Target="http://paperpile.com/b/oxLOOG/T9as" TargetMode="External"/><Relationship Id="rId465" Type="http://schemas.openxmlformats.org/officeDocument/2006/relationships/hyperlink" Target="http://paperpile.com/b/oxLOOG/Mspe" TargetMode="External"/><Relationship Id="rId22" Type="http://schemas.openxmlformats.org/officeDocument/2006/relationships/hyperlink" Target="https://paperpile.com/c/oxLOOG/VvpF+6aLjV+toCm" TargetMode="External"/><Relationship Id="rId64" Type="http://schemas.openxmlformats.org/officeDocument/2006/relationships/hyperlink" Target="https://paperpile.com/c/oxLOOG/KG2Q" TargetMode="External"/><Relationship Id="rId118" Type="http://schemas.openxmlformats.org/officeDocument/2006/relationships/hyperlink" Target="http://paperpile.com/b/oxLOOG/ajRH" TargetMode="External"/><Relationship Id="rId325" Type="http://schemas.openxmlformats.org/officeDocument/2006/relationships/hyperlink" Target="http://paperpile.com/b/oxLOOG/EjOb" TargetMode="External"/><Relationship Id="rId367" Type="http://schemas.openxmlformats.org/officeDocument/2006/relationships/hyperlink" Target="http://paperpile.com/b/oxLOOG/DyuQ" TargetMode="External"/><Relationship Id="rId532" Type="http://schemas.openxmlformats.org/officeDocument/2006/relationships/hyperlink" Target="http://paperpile.com/b/oxLOOG/9f0w" TargetMode="External"/><Relationship Id="rId574" Type="http://schemas.openxmlformats.org/officeDocument/2006/relationships/hyperlink" Target="http://paperpile.com/b/oxLOOG/xiyF" TargetMode="External"/><Relationship Id="rId171" Type="http://schemas.openxmlformats.org/officeDocument/2006/relationships/hyperlink" Target="http://paperpile.com/b/oxLOOG/VvpF" TargetMode="External"/><Relationship Id="rId227" Type="http://schemas.openxmlformats.org/officeDocument/2006/relationships/hyperlink" Target="http://paperpile.com/b/oxLOOG/gLq0" TargetMode="External"/><Relationship Id="rId269" Type="http://schemas.openxmlformats.org/officeDocument/2006/relationships/hyperlink" Target="http://paperpile.com/b/oxLOOG/toCm" TargetMode="External"/><Relationship Id="rId434" Type="http://schemas.openxmlformats.org/officeDocument/2006/relationships/hyperlink" Target="http://paperpile.com/b/oxLOOG/dDL3" TargetMode="External"/><Relationship Id="rId476" Type="http://schemas.openxmlformats.org/officeDocument/2006/relationships/hyperlink" Target="http://paperpile.com/b/oxLOOG/MYWM" TargetMode="External"/><Relationship Id="rId33" Type="http://schemas.openxmlformats.org/officeDocument/2006/relationships/hyperlink" Target="https://paperpile.com/c/oxLOOG/COSg+TAbH" TargetMode="External"/><Relationship Id="rId129" Type="http://schemas.openxmlformats.org/officeDocument/2006/relationships/hyperlink" Target="http://paperpile.com/b/oxLOOG/Cqqe" TargetMode="External"/><Relationship Id="rId280" Type="http://schemas.openxmlformats.org/officeDocument/2006/relationships/hyperlink" Target="http://paperpile.com/b/oxLOOG/cmFa" TargetMode="External"/><Relationship Id="rId336" Type="http://schemas.openxmlformats.org/officeDocument/2006/relationships/hyperlink" Target="http://paperpile.com/b/oxLOOG/erOf" TargetMode="External"/><Relationship Id="rId501" Type="http://schemas.openxmlformats.org/officeDocument/2006/relationships/hyperlink" Target="http://paperpile.com/b/oxLOOG/isdH" TargetMode="External"/><Relationship Id="rId543" Type="http://schemas.openxmlformats.org/officeDocument/2006/relationships/hyperlink" Target="http://paperpile.com/b/oxLOOG/HY2J" TargetMode="External"/><Relationship Id="rId75" Type="http://schemas.openxmlformats.org/officeDocument/2006/relationships/hyperlink" Target="https://paperpile.com/c/oxLOOG/dDL3" TargetMode="External"/><Relationship Id="rId140" Type="http://schemas.openxmlformats.org/officeDocument/2006/relationships/hyperlink" Target="http://paperpile.com/b/oxLOOG/pa6u" TargetMode="External"/><Relationship Id="rId182" Type="http://schemas.openxmlformats.org/officeDocument/2006/relationships/hyperlink" Target="http://paperpile.com/b/oxLOOG/qcBH" TargetMode="External"/><Relationship Id="rId378" Type="http://schemas.openxmlformats.org/officeDocument/2006/relationships/hyperlink" Target="http://dx.doi.org/10.1038/s41559-022-01685-3" TargetMode="External"/><Relationship Id="rId403" Type="http://schemas.openxmlformats.org/officeDocument/2006/relationships/hyperlink" Target="http://paperpile.com/b/oxLOOG/1PGz" TargetMode="External"/><Relationship Id="rId585" Type="http://schemas.openxmlformats.org/officeDocument/2006/relationships/hyperlink" Target="http://paperpile.com/b/oxLOOG/PgvV" TargetMode="External"/><Relationship Id="rId6" Type="http://schemas.openxmlformats.org/officeDocument/2006/relationships/hyperlink" Target="https://paperpile.com/c/oxLOOG/HY2J" TargetMode="External"/><Relationship Id="rId238" Type="http://schemas.openxmlformats.org/officeDocument/2006/relationships/hyperlink" Target="http://paperpile.com/b/oxLOOG/jzty" TargetMode="External"/><Relationship Id="rId445" Type="http://schemas.openxmlformats.org/officeDocument/2006/relationships/hyperlink" Target="http://paperpile.com/b/oxLOOG/HHTM" TargetMode="External"/><Relationship Id="rId487" Type="http://schemas.openxmlformats.org/officeDocument/2006/relationships/hyperlink" Target="http://paperpile.com/b/oxLOOG/acgq" TargetMode="External"/><Relationship Id="rId610" Type="http://schemas.openxmlformats.org/officeDocument/2006/relationships/hyperlink" Target="http://paperpile.com/b/oxLOOG/UxXu" TargetMode="External"/><Relationship Id="rId291" Type="http://schemas.openxmlformats.org/officeDocument/2006/relationships/hyperlink" Target="http://paperpile.com/b/oxLOOG/AQsQ" TargetMode="External"/><Relationship Id="rId305" Type="http://schemas.openxmlformats.org/officeDocument/2006/relationships/hyperlink" Target="http://paperpile.com/b/oxLOOG/EEzsT" TargetMode="External"/><Relationship Id="rId347" Type="http://schemas.openxmlformats.org/officeDocument/2006/relationships/hyperlink" Target="http://paperpile.com/b/oxLOOG/244Ka" TargetMode="External"/><Relationship Id="rId512" Type="http://schemas.openxmlformats.org/officeDocument/2006/relationships/hyperlink" Target="http://paperpile.com/b/oxLOOG/srdm" TargetMode="External"/><Relationship Id="rId44" Type="http://schemas.openxmlformats.org/officeDocument/2006/relationships/hyperlink" Target="https://paperpile.com/c/oxLOOG/fPbM/?prefix=see%20" TargetMode="External"/><Relationship Id="rId86" Type="http://schemas.openxmlformats.org/officeDocument/2006/relationships/hyperlink" Target="https://paperpile.com/c/oxLOOG/mEji" TargetMode="External"/><Relationship Id="rId151" Type="http://schemas.openxmlformats.org/officeDocument/2006/relationships/hyperlink" Target="http://paperpile.com/b/oxLOOG/c8PS" TargetMode="External"/><Relationship Id="rId389" Type="http://schemas.openxmlformats.org/officeDocument/2006/relationships/hyperlink" Target="http://paperpile.com/b/oxLOOG/kDFr" TargetMode="External"/><Relationship Id="rId554" Type="http://schemas.openxmlformats.org/officeDocument/2006/relationships/hyperlink" Target="http://dx.doi.org/10.1890/es14-00319.1" TargetMode="External"/><Relationship Id="rId596" Type="http://schemas.openxmlformats.org/officeDocument/2006/relationships/hyperlink" Target="http://dx.doi.org/10.1303/aez.2006.15" TargetMode="External"/><Relationship Id="rId193" Type="http://schemas.openxmlformats.org/officeDocument/2006/relationships/hyperlink" Target="http://paperpile.com/b/oxLOOG/QnnP" TargetMode="External"/><Relationship Id="rId207" Type="http://schemas.openxmlformats.org/officeDocument/2006/relationships/hyperlink" Target="http://paperpile.com/b/oxLOOG/xywI" TargetMode="External"/><Relationship Id="rId249" Type="http://schemas.openxmlformats.org/officeDocument/2006/relationships/hyperlink" Target="http://paperpile.com/b/oxLOOG/ixyE" TargetMode="External"/><Relationship Id="rId414" Type="http://schemas.openxmlformats.org/officeDocument/2006/relationships/hyperlink" Target="http://dx.doi.org/10.1016/j.biocon.2023.109988" TargetMode="External"/><Relationship Id="rId456" Type="http://schemas.openxmlformats.org/officeDocument/2006/relationships/hyperlink" Target="http://paperpile.com/b/oxLOOG/CXAF" TargetMode="External"/><Relationship Id="rId498" Type="http://schemas.openxmlformats.org/officeDocument/2006/relationships/hyperlink" Target="http://dx.doi.org/10.1186/s13750-022-00269-9" TargetMode="External"/><Relationship Id="rId621" Type="http://schemas.openxmlformats.org/officeDocument/2006/relationships/theme" Target="theme/theme1.xml"/><Relationship Id="rId13" Type="http://schemas.openxmlformats.org/officeDocument/2006/relationships/hyperlink" Target="https://paperpile.com/c/oxLOOG/rndaz+IcL3D" TargetMode="External"/><Relationship Id="rId109" Type="http://schemas.openxmlformats.org/officeDocument/2006/relationships/hyperlink" Target="https://paperpile.com/c/oxLOOG/xywI+T9as" TargetMode="External"/><Relationship Id="rId260" Type="http://schemas.openxmlformats.org/officeDocument/2006/relationships/hyperlink" Target="http://paperpile.com/b/oxLOOG/T9as" TargetMode="External"/><Relationship Id="rId316" Type="http://schemas.openxmlformats.org/officeDocument/2006/relationships/hyperlink" Target="http://paperpile.com/b/oxLOOG/jVL5" TargetMode="External"/><Relationship Id="rId523" Type="http://schemas.openxmlformats.org/officeDocument/2006/relationships/hyperlink" Target="http://paperpile.com/b/oxLOOG/DvT6" TargetMode="External"/><Relationship Id="rId55" Type="http://schemas.openxmlformats.org/officeDocument/2006/relationships/hyperlink" Target="https://paperpile.com/c/oxLOOG/tWZV2/?noauthor=1" TargetMode="External"/><Relationship Id="rId97" Type="http://schemas.openxmlformats.org/officeDocument/2006/relationships/hyperlink" Target="https://paperpile.com/c/oxLOOG/0W4t" TargetMode="External"/><Relationship Id="rId120" Type="http://schemas.openxmlformats.org/officeDocument/2006/relationships/hyperlink" Target="http://paperpile.com/b/oxLOOG/ajRH" TargetMode="External"/><Relationship Id="rId358" Type="http://schemas.openxmlformats.org/officeDocument/2006/relationships/hyperlink" Target="http://paperpile.com/b/oxLOOG/COSg" TargetMode="External"/><Relationship Id="rId565" Type="http://schemas.openxmlformats.org/officeDocument/2006/relationships/hyperlink" Target="http://paperpile.com/b/oxLOOG/aIz1" TargetMode="External"/><Relationship Id="rId162" Type="http://schemas.openxmlformats.org/officeDocument/2006/relationships/hyperlink" Target="http://paperpile.com/b/oxLOOG/VzQk" TargetMode="External"/><Relationship Id="rId218" Type="http://schemas.openxmlformats.org/officeDocument/2006/relationships/hyperlink" Target="http://paperpile.com/b/oxLOOG/Ax80" TargetMode="External"/><Relationship Id="rId425" Type="http://schemas.openxmlformats.org/officeDocument/2006/relationships/hyperlink" Target="http://paperpile.com/b/oxLOOG/ymli" TargetMode="External"/><Relationship Id="rId467" Type="http://schemas.openxmlformats.org/officeDocument/2006/relationships/hyperlink" Target="http://paperpile.com/b/oxLOOG/Mspe" TargetMode="External"/><Relationship Id="rId271" Type="http://schemas.openxmlformats.org/officeDocument/2006/relationships/hyperlink" Target="http://paperpile.com/b/oxLOOG/toCm" TargetMode="External"/><Relationship Id="rId24" Type="http://schemas.openxmlformats.org/officeDocument/2006/relationships/hyperlink" Target="https://paperpile.com/c/oxLOOG/iVcA" TargetMode="External"/><Relationship Id="rId66" Type="http://schemas.openxmlformats.org/officeDocument/2006/relationships/hyperlink" Target="https://paperpile.com/c/oxLOOG/AYWU+42CH" TargetMode="External"/><Relationship Id="rId131" Type="http://schemas.openxmlformats.org/officeDocument/2006/relationships/hyperlink" Target="http://paperpile.com/b/oxLOOG/Cqqe" TargetMode="External"/><Relationship Id="rId327" Type="http://schemas.openxmlformats.org/officeDocument/2006/relationships/hyperlink" Target="http://paperpile.com/b/oxLOOG/zBle" TargetMode="External"/><Relationship Id="rId369" Type="http://schemas.openxmlformats.org/officeDocument/2006/relationships/hyperlink" Target="http://paperpile.com/b/oxLOOG/DyuQ" TargetMode="External"/><Relationship Id="rId534" Type="http://schemas.openxmlformats.org/officeDocument/2006/relationships/hyperlink" Target="http://dx.doi.org/10.1111/ele.13641" TargetMode="External"/><Relationship Id="rId576" Type="http://schemas.openxmlformats.org/officeDocument/2006/relationships/hyperlink" Target="http://paperpile.com/b/oxLOOG/xiyF" TargetMode="External"/><Relationship Id="rId173" Type="http://schemas.openxmlformats.org/officeDocument/2006/relationships/hyperlink" Target="http://paperpile.com/b/oxLOOG/VvpF" TargetMode="External"/><Relationship Id="rId229" Type="http://schemas.openxmlformats.org/officeDocument/2006/relationships/hyperlink" Target="http://dx.doi.org/10.1038/nature14213" TargetMode="External"/><Relationship Id="rId380" Type="http://schemas.openxmlformats.org/officeDocument/2006/relationships/hyperlink" Target="http://paperpile.com/b/oxLOOG/6aLjV" TargetMode="External"/><Relationship Id="rId436" Type="http://schemas.openxmlformats.org/officeDocument/2006/relationships/hyperlink" Target="http://paperpile.com/b/oxLOOG/dDL3" TargetMode="External"/><Relationship Id="rId601" Type="http://schemas.openxmlformats.org/officeDocument/2006/relationships/hyperlink" Target="http://paperpile.com/b/oxLOOG/7fkR" TargetMode="External"/><Relationship Id="rId240" Type="http://schemas.openxmlformats.org/officeDocument/2006/relationships/hyperlink" Target="http://paperpile.com/b/oxLOOG/a1Hp" TargetMode="External"/><Relationship Id="rId478" Type="http://schemas.openxmlformats.org/officeDocument/2006/relationships/hyperlink" Target="http://paperpile.com/b/oxLOOG/MYWM" TargetMode="External"/><Relationship Id="rId35" Type="http://schemas.openxmlformats.org/officeDocument/2006/relationships/hyperlink" Target="https://paperpile.com/c/oxLOOG/cmFa/?prefix=Table%201%2C%20" TargetMode="External"/><Relationship Id="rId77" Type="http://schemas.openxmlformats.org/officeDocument/2006/relationships/hyperlink" Target="https://paperpile.com/c/oxLOOG/zBle" TargetMode="External"/><Relationship Id="rId100" Type="http://schemas.openxmlformats.org/officeDocument/2006/relationships/hyperlink" Target="https://paperpile.com/c/oxLOOG/jVL5" TargetMode="External"/><Relationship Id="rId282" Type="http://schemas.openxmlformats.org/officeDocument/2006/relationships/hyperlink" Target="http://paperpile.com/b/oxLOOG/cmFa" TargetMode="External"/><Relationship Id="rId338" Type="http://schemas.openxmlformats.org/officeDocument/2006/relationships/hyperlink" Target="http://dx.doi.org/10.1111/1365-2745.13711" TargetMode="External"/><Relationship Id="rId503" Type="http://schemas.openxmlformats.org/officeDocument/2006/relationships/hyperlink" Target="http://paperpile.com/b/oxLOOG/isdH" TargetMode="External"/><Relationship Id="rId545" Type="http://schemas.openxmlformats.org/officeDocument/2006/relationships/hyperlink" Target="http://paperpile.com/b/oxLOOG/HY2J" TargetMode="External"/><Relationship Id="rId587" Type="http://schemas.openxmlformats.org/officeDocument/2006/relationships/hyperlink" Target="http://paperpile.com/b/oxLOOG/PgvV" TargetMode="External"/><Relationship Id="rId8" Type="http://schemas.openxmlformats.org/officeDocument/2006/relationships/hyperlink" Target="https://paperpile.com/c/oxLOOG/fq6L" TargetMode="External"/><Relationship Id="rId142" Type="http://schemas.openxmlformats.org/officeDocument/2006/relationships/hyperlink" Target="http://paperpile.com/b/oxLOOG/fq6L" TargetMode="External"/><Relationship Id="rId184" Type="http://schemas.openxmlformats.org/officeDocument/2006/relationships/hyperlink" Target="http://dx.doi.org/10.1111/1365-2664.13499" TargetMode="External"/><Relationship Id="rId391" Type="http://schemas.openxmlformats.org/officeDocument/2006/relationships/hyperlink" Target="http://paperpile.com/b/oxLOOG/qLs9" TargetMode="External"/><Relationship Id="rId405" Type="http://schemas.openxmlformats.org/officeDocument/2006/relationships/hyperlink" Target="http://paperpile.com/b/oxLOOG/1PGz" TargetMode="External"/><Relationship Id="rId447" Type="http://schemas.openxmlformats.org/officeDocument/2006/relationships/hyperlink" Target="http://paperpile.com/b/oxLOOG/HHTM" TargetMode="External"/><Relationship Id="rId612" Type="http://schemas.openxmlformats.org/officeDocument/2006/relationships/hyperlink" Target="http://dx.doi.org/10.1038/s41467-018-05668-6" TargetMode="External"/><Relationship Id="rId251" Type="http://schemas.openxmlformats.org/officeDocument/2006/relationships/hyperlink" Target="http://dx.doi.org/10.1016/j.tree.2012.05.010" TargetMode="External"/><Relationship Id="rId489" Type="http://schemas.openxmlformats.org/officeDocument/2006/relationships/hyperlink" Target="http://paperpile.com/b/oxLOOG/mEji" TargetMode="External"/><Relationship Id="rId46" Type="http://schemas.openxmlformats.org/officeDocument/2006/relationships/hyperlink" Target="https://paperpile.com/c/oxLOOG/244Ka+NNtn" TargetMode="External"/><Relationship Id="rId293" Type="http://schemas.openxmlformats.org/officeDocument/2006/relationships/hyperlink" Target="http://paperpile.com/b/oxLOOG/aEx8" TargetMode="External"/><Relationship Id="rId307" Type="http://schemas.openxmlformats.org/officeDocument/2006/relationships/hyperlink" Target="http://paperpile.com/b/oxLOOG/EEzsT" TargetMode="External"/><Relationship Id="rId349" Type="http://schemas.openxmlformats.org/officeDocument/2006/relationships/hyperlink" Target="http://paperpile.com/b/oxLOOG/244Ka" TargetMode="External"/><Relationship Id="rId514" Type="http://schemas.openxmlformats.org/officeDocument/2006/relationships/hyperlink" Target="http://paperpile.com/b/oxLOOG/srdm" TargetMode="External"/><Relationship Id="rId556" Type="http://schemas.openxmlformats.org/officeDocument/2006/relationships/hyperlink" Target="http://paperpile.com/b/oxLOOG/s9lM" TargetMode="External"/><Relationship Id="rId88" Type="http://schemas.openxmlformats.org/officeDocument/2006/relationships/hyperlink" Target="https://paperpile.com/c/oxLOOG/isdH" TargetMode="External"/><Relationship Id="rId111" Type="http://schemas.openxmlformats.org/officeDocument/2006/relationships/hyperlink" Target="http://paperpile.com/b/oxLOOG/NNtn" TargetMode="External"/><Relationship Id="rId153" Type="http://schemas.openxmlformats.org/officeDocument/2006/relationships/hyperlink" Target="http://dx.doi.org/10.1007/s00442-011-1909-0" TargetMode="External"/><Relationship Id="rId195" Type="http://schemas.openxmlformats.org/officeDocument/2006/relationships/hyperlink" Target="http://paperpile.com/b/oxLOOG/iVcA" TargetMode="External"/><Relationship Id="rId209" Type="http://schemas.openxmlformats.org/officeDocument/2006/relationships/hyperlink" Target="http://paperpile.com/b/oxLOOG/xywI" TargetMode="External"/><Relationship Id="rId360" Type="http://schemas.openxmlformats.org/officeDocument/2006/relationships/hyperlink" Target="http://dx.doi.org/10.1111/gcb.14797" TargetMode="External"/><Relationship Id="rId416" Type="http://schemas.openxmlformats.org/officeDocument/2006/relationships/hyperlink" Target="http://paperpile.com/b/oxLOOG/XrjV" TargetMode="External"/><Relationship Id="rId598" Type="http://schemas.openxmlformats.org/officeDocument/2006/relationships/hyperlink" Target="http://paperpile.com/b/oxLOOG/85il" TargetMode="External"/><Relationship Id="rId220" Type="http://schemas.openxmlformats.org/officeDocument/2006/relationships/hyperlink" Target="http://paperpile.com/b/oxLOOG/Ax80" TargetMode="External"/><Relationship Id="rId458" Type="http://schemas.openxmlformats.org/officeDocument/2006/relationships/hyperlink" Target="http://dx.doi.org/10.1186/s13750-023-00301-6" TargetMode="External"/><Relationship Id="rId15" Type="http://schemas.openxmlformats.org/officeDocument/2006/relationships/hyperlink" Target="https://paperpile.com/c/oxLOOG/iVcA+REnJ" TargetMode="External"/><Relationship Id="rId57" Type="http://schemas.openxmlformats.org/officeDocument/2006/relationships/hyperlink" Target="https://paperpile.com/c/oxLOOG/oevp" TargetMode="External"/><Relationship Id="rId262" Type="http://schemas.openxmlformats.org/officeDocument/2006/relationships/hyperlink" Target="http://paperpile.com/b/oxLOOG/OwCx" TargetMode="External"/><Relationship Id="rId318" Type="http://schemas.openxmlformats.org/officeDocument/2006/relationships/hyperlink" Target="http://paperpile.com/b/oxLOOG/jVL5" TargetMode="External"/><Relationship Id="rId525" Type="http://schemas.openxmlformats.org/officeDocument/2006/relationships/hyperlink" Target="http://paperpile.com/b/oxLOOG/DvT6" TargetMode="External"/><Relationship Id="rId567" Type="http://schemas.openxmlformats.org/officeDocument/2006/relationships/hyperlink" Target="http://paperpile.com/b/oxLOOG/oevp" TargetMode="External"/><Relationship Id="rId99" Type="http://schemas.openxmlformats.org/officeDocument/2006/relationships/hyperlink" Target="https://paperpile.com/c/oxLOOG/COSg" TargetMode="External"/><Relationship Id="rId122" Type="http://schemas.openxmlformats.org/officeDocument/2006/relationships/hyperlink" Target="http://dx.doi.org/10.1111/gcb.14771" TargetMode="External"/><Relationship Id="rId164" Type="http://schemas.openxmlformats.org/officeDocument/2006/relationships/hyperlink" Target="http://paperpile.com/b/oxLOOG/42CH" TargetMode="External"/><Relationship Id="rId371" Type="http://schemas.openxmlformats.org/officeDocument/2006/relationships/hyperlink" Target="http://paperpile.com/b/oxLOOG/DyuQ" TargetMode="External"/><Relationship Id="rId427" Type="http://schemas.openxmlformats.org/officeDocument/2006/relationships/hyperlink" Target="http://paperpile.com/b/oxLOOG/ymli" TargetMode="External"/><Relationship Id="rId469" Type="http://schemas.openxmlformats.org/officeDocument/2006/relationships/hyperlink" Target="http://paperpile.com/b/oxLOOG/IcL3D" TargetMode="External"/><Relationship Id="rId26" Type="http://schemas.openxmlformats.org/officeDocument/2006/relationships/hyperlink" Target="https://paperpile.com/c/oxLOOG/OwCx" TargetMode="External"/><Relationship Id="rId231" Type="http://schemas.openxmlformats.org/officeDocument/2006/relationships/hyperlink" Target="http://paperpile.com/b/oxLOOG/REnJ" TargetMode="External"/><Relationship Id="rId273" Type="http://schemas.openxmlformats.org/officeDocument/2006/relationships/hyperlink" Target="http://dx.doi.org/10.1016/j.foreco.2013.06.051" TargetMode="External"/><Relationship Id="rId329" Type="http://schemas.openxmlformats.org/officeDocument/2006/relationships/hyperlink" Target="http://paperpile.com/b/oxLOOG/zBle" TargetMode="External"/><Relationship Id="rId480" Type="http://schemas.openxmlformats.org/officeDocument/2006/relationships/hyperlink" Target="http://dx.doi.org/10.1111/ele.14068" TargetMode="External"/><Relationship Id="rId536" Type="http://schemas.openxmlformats.org/officeDocument/2006/relationships/hyperlink" Target="http://paperpile.com/b/oxLOOG/aVmV" TargetMode="External"/><Relationship Id="rId68" Type="http://schemas.openxmlformats.org/officeDocument/2006/relationships/image" Target="media/image3.png"/><Relationship Id="rId133" Type="http://schemas.openxmlformats.org/officeDocument/2006/relationships/hyperlink" Target="http://paperpile.com/b/oxLOOG/Cqqe" TargetMode="External"/><Relationship Id="rId175" Type="http://schemas.openxmlformats.org/officeDocument/2006/relationships/hyperlink" Target="http://dx.doi.org/10.1016/j.actao.2006.04.005" TargetMode="External"/><Relationship Id="rId340" Type="http://schemas.openxmlformats.org/officeDocument/2006/relationships/hyperlink" Target="http://paperpile.com/b/oxLOOG/wEuw" TargetMode="External"/><Relationship Id="rId578" Type="http://schemas.openxmlformats.org/officeDocument/2006/relationships/hyperlink" Target="http://dx.doi.org/10.1111/j.0030-1299.2007.15559.x" TargetMode="External"/><Relationship Id="rId200" Type="http://schemas.openxmlformats.org/officeDocument/2006/relationships/hyperlink" Target="http://paperpile.com/b/oxLOOG/L488" TargetMode="External"/><Relationship Id="rId382" Type="http://schemas.openxmlformats.org/officeDocument/2006/relationships/hyperlink" Target="http://paperpile.com/b/oxLOOG/6aLjV" TargetMode="External"/><Relationship Id="rId438" Type="http://schemas.openxmlformats.org/officeDocument/2006/relationships/hyperlink" Target="http://dx.doi.org/10.1016/j.pedobi.2020.150672" TargetMode="External"/><Relationship Id="rId603" Type="http://schemas.openxmlformats.org/officeDocument/2006/relationships/hyperlink" Target="http://paperpile.com/b/oxLOOG/7fkR" TargetMode="External"/><Relationship Id="rId242" Type="http://schemas.openxmlformats.org/officeDocument/2006/relationships/hyperlink" Target="http://paperpile.com/b/oxLOOG/a1Hp" TargetMode="External"/><Relationship Id="rId284" Type="http://schemas.openxmlformats.org/officeDocument/2006/relationships/hyperlink" Target="http://paperpile.com/b/oxLOOG/Dv4Z" TargetMode="External"/><Relationship Id="rId491" Type="http://schemas.openxmlformats.org/officeDocument/2006/relationships/hyperlink" Target="http://paperpile.com/b/oxLOOG/mEji" TargetMode="External"/><Relationship Id="rId505" Type="http://schemas.openxmlformats.org/officeDocument/2006/relationships/hyperlink" Target="http://paperpile.com/b/oxLOOG/L4uR" TargetMode="External"/><Relationship Id="rId37" Type="http://schemas.openxmlformats.org/officeDocument/2006/relationships/hyperlink" Target="https://paperpile.com/c/oxLOOG/ymli" TargetMode="External"/><Relationship Id="rId79" Type="http://schemas.openxmlformats.org/officeDocument/2006/relationships/hyperlink" Target="https://paperpile.com/c/oxLOOG/WDRd" TargetMode="External"/><Relationship Id="rId102" Type="http://schemas.openxmlformats.org/officeDocument/2006/relationships/hyperlink" Target="https://paperpile.com/c/oxLOOG/QnnP+EEzsT+aEx8" TargetMode="External"/><Relationship Id="rId144" Type="http://schemas.openxmlformats.org/officeDocument/2006/relationships/hyperlink" Target="http://paperpile.com/b/oxLOOG/fq6L" TargetMode="External"/><Relationship Id="rId547" Type="http://schemas.openxmlformats.org/officeDocument/2006/relationships/hyperlink" Target="http://paperpile.com/b/oxLOOG/HY2J" TargetMode="External"/><Relationship Id="rId589" Type="http://schemas.openxmlformats.org/officeDocument/2006/relationships/hyperlink" Target="http://paperpile.com/b/oxLOOG/PgvV" TargetMode="External"/><Relationship Id="rId90" Type="http://schemas.openxmlformats.org/officeDocument/2006/relationships/hyperlink" Target="https://paperpile.com/c/oxLOOG/mEji" TargetMode="External"/><Relationship Id="rId186" Type="http://schemas.openxmlformats.org/officeDocument/2006/relationships/hyperlink" Target="http://paperpile.com/b/oxLOOG/WAgEW" TargetMode="External"/><Relationship Id="rId351" Type="http://schemas.openxmlformats.org/officeDocument/2006/relationships/hyperlink" Target="http://paperpile.com/b/oxLOOG/QNikr" TargetMode="External"/><Relationship Id="rId393" Type="http://schemas.openxmlformats.org/officeDocument/2006/relationships/hyperlink" Target="http://paperpile.com/b/oxLOOG/qLs9" TargetMode="External"/><Relationship Id="rId407" Type="http://schemas.openxmlformats.org/officeDocument/2006/relationships/hyperlink" Target="http://paperpile.com/b/oxLOOG/1PGz" TargetMode="External"/><Relationship Id="rId449" Type="http://schemas.openxmlformats.org/officeDocument/2006/relationships/hyperlink" Target="http://paperpile.com/b/oxLOOG/FNZu" TargetMode="External"/><Relationship Id="rId614" Type="http://schemas.openxmlformats.org/officeDocument/2006/relationships/hyperlink" Target="http://paperpile.com/b/oxLOOG/nibL" TargetMode="External"/><Relationship Id="rId211" Type="http://schemas.openxmlformats.org/officeDocument/2006/relationships/hyperlink" Target="http://dx.doi.org/10.7717/peerj.9750" TargetMode="External"/><Relationship Id="rId253" Type="http://schemas.openxmlformats.org/officeDocument/2006/relationships/hyperlink" Target="http://paperpile.com/b/oxLOOG/XOkx" TargetMode="External"/><Relationship Id="rId295" Type="http://schemas.openxmlformats.org/officeDocument/2006/relationships/hyperlink" Target="http://paperpile.com/b/oxLOOG/aEx8" TargetMode="External"/><Relationship Id="rId309" Type="http://schemas.openxmlformats.org/officeDocument/2006/relationships/hyperlink" Target="http://paperpile.com/b/oxLOOG/rndaz" TargetMode="External"/><Relationship Id="rId460" Type="http://schemas.openxmlformats.org/officeDocument/2006/relationships/hyperlink" Target="http://paperpile.com/b/oxLOOG/tWZV2" TargetMode="External"/><Relationship Id="rId516" Type="http://schemas.openxmlformats.org/officeDocument/2006/relationships/hyperlink" Target="http://dx.doi.org/10.25674/so91iss3pp114" TargetMode="External"/><Relationship Id="rId48" Type="http://schemas.openxmlformats.org/officeDocument/2006/relationships/hyperlink" Target="https://paperpile.com/c/oxLOOG/QnnP" TargetMode="External"/><Relationship Id="rId113" Type="http://schemas.openxmlformats.org/officeDocument/2006/relationships/hyperlink" Target="http://paperpile.com/b/oxLOOG/NNtn" TargetMode="External"/><Relationship Id="rId320" Type="http://schemas.openxmlformats.org/officeDocument/2006/relationships/hyperlink" Target="http://dx.doi.org/10.1111/gcb.14894" TargetMode="External"/><Relationship Id="rId558" Type="http://schemas.openxmlformats.org/officeDocument/2006/relationships/hyperlink" Target="http://paperpile.com/b/oxLOOG/s9lM" TargetMode="External"/><Relationship Id="rId155" Type="http://schemas.openxmlformats.org/officeDocument/2006/relationships/hyperlink" Target="http://paperpile.com/b/oxLOOG/ShLjn" TargetMode="External"/><Relationship Id="rId197" Type="http://schemas.openxmlformats.org/officeDocument/2006/relationships/hyperlink" Target="http://paperpile.com/b/oxLOOG/iVcA" TargetMode="External"/><Relationship Id="rId362" Type="http://schemas.openxmlformats.org/officeDocument/2006/relationships/hyperlink" Target="http://paperpile.com/b/oxLOOG/5Veq" TargetMode="External"/><Relationship Id="rId418" Type="http://schemas.openxmlformats.org/officeDocument/2006/relationships/hyperlink" Target="http://paperpile.com/b/oxLOOG/XrjV" TargetMode="External"/><Relationship Id="rId222" Type="http://schemas.openxmlformats.org/officeDocument/2006/relationships/hyperlink" Target="http://paperpile.com/b/oxLOOG/Ax80" TargetMode="External"/><Relationship Id="rId264" Type="http://schemas.openxmlformats.org/officeDocument/2006/relationships/hyperlink" Target="http://paperpile.com/b/oxLOOG/OwCx" TargetMode="External"/><Relationship Id="rId471" Type="http://schemas.openxmlformats.org/officeDocument/2006/relationships/hyperlink" Target="http://paperpile.com/b/oxLOOG/IcL3D" TargetMode="External"/><Relationship Id="rId17" Type="http://schemas.openxmlformats.org/officeDocument/2006/relationships/hyperlink" Target="https://paperpile.com/c/oxLOOG/wEuw+PgvV+srdm" TargetMode="External"/><Relationship Id="rId59" Type="http://schemas.openxmlformats.org/officeDocument/2006/relationships/hyperlink" Target="https://paperpile.com/c/oxLOOG/kLF2/?prefix=Liu%20et%20al.&amp;noauthor=1" TargetMode="External"/><Relationship Id="rId124" Type="http://schemas.openxmlformats.org/officeDocument/2006/relationships/hyperlink" Target="http://paperpile.com/b/oxLOOG/WDRd" TargetMode="External"/><Relationship Id="rId527" Type="http://schemas.openxmlformats.org/officeDocument/2006/relationships/hyperlink" Target="http://paperpile.com/b/oxLOOG/AYWU" TargetMode="External"/><Relationship Id="rId569" Type="http://schemas.openxmlformats.org/officeDocument/2006/relationships/hyperlink" Target="http://paperpile.com/b/oxLOOG/oevp" TargetMode="External"/><Relationship Id="rId70" Type="http://schemas.openxmlformats.org/officeDocument/2006/relationships/image" Target="media/image5.png"/><Relationship Id="rId166" Type="http://schemas.openxmlformats.org/officeDocument/2006/relationships/hyperlink" Target="http://paperpile.com/b/oxLOOG/42CH" TargetMode="External"/><Relationship Id="rId331" Type="http://schemas.openxmlformats.org/officeDocument/2006/relationships/hyperlink" Target="http://paperpile.com/b/oxLOOG/zBle" TargetMode="External"/><Relationship Id="rId373" Type="http://schemas.openxmlformats.org/officeDocument/2006/relationships/hyperlink" Target="http://paperpile.com/b/oxLOOG/TAbH" TargetMode="External"/><Relationship Id="rId429" Type="http://schemas.openxmlformats.org/officeDocument/2006/relationships/hyperlink" Target="http://paperpile.com/b/oxLOOG/7I7c" TargetMode="External"/><Relationship Id="rId580" Type="http://schemas.openxmlformats.org/officeDocument/2006/relationships/hyperlink" Target="http://paperpile.com/b/oxLOOG/4x3q" TargetMode="External"/><Relationship Id="rId1" Type="http://schemas.openxmlformats.org/officeDocument/2006/relationships/numbering" Target="numbering.xml"/><Relationship Id="rId233" Type="http://schemas.openxmlformats.org/officeDocument/2006/relationships/hyperlink" Target="http://paperpile.com/b/oxLOOG/REnJ" TargetMode="External"/><Relationship Id="rId440" Type="http://schemas.openxmlformats.org/officeDocument/2006/relationships/hyperlink" Target="http://paperpile.com/b/oxLOOG/R1dM" TargetMode="External"/><Relationship Id="rId28" Type="http://schemas.openxmlformats.org/officeDocument/2006/relationships/hyperlink" Target="https://paperpile.com/c/oxLOOG/XgcC" TargetMode="External"/><Relationship Id="rId275" Type="http://schemas.openxmlformats.org/officeDocument/2006/relationships/hyperlink" Target="http://paperpile.com/b/oxLOOG/cqzz" TargetMode="External"/><Relationship Id="rId300" Type="http://schemas.openxmlformats.org/officeDocument/2006/relationships/hyperlink" Target="http://paperpile.com/b/oxLOOG/tLpP" TargetMode="External"/><Relationship Id="rId482" Type="http://schemas.openxmlformats.org/officeDocument/2006/relationships/hyperlink" Target="http://paperpile.com/b/oxLOOG/TJRE" TargetMode="External"/><Relationship Id="rId538" Type="http://schemas.openxmlformats.org/officeDocument/2006/relationships/hyperlink" Target="http://dx.doi.org/10.31219/osf.io/a7vjy" TargetMode="External"/><Relationship Id="rId81" Type="http://schemas.openxmlformats.org/officeDocument/2006/relationships/hyperlink" Target="https://paperpile.com/c/oxLOOG/Mspe" TargetMode="External"/><Relationship Id="rId135" Type="http://schemas.openxmlformats.org/officeDocument/2006/relationships/hyperlink" Target="http://paperpile.com/b/oxLOOG/KG2Q" TargetMode="External"/><Relationship Id="rId177" Type="http://schemas.openxmlformats.org/officeDocument/2006/relationships/hyperlink" Target="http://paperpile.com/b/oxLOOG/foRT" TargetMode="External"/><Relationship Id="rId342" Type="http://schemas.openxmlformats.org/officeDocument/2006/relationships/hyperlink" Target="http://paperpile.com/b/oxLOOG/wEuw" TargetMode="External"/><Relationship Id="rId384" Type="http://schemas.openxmlformats.org/officeDocument/2006/relationships/hyperlink" Target="http://dx.doi.org/10.1016/j.pedobi.2010.10.002" TargetMode="External"/><Relationship Id="rId591" Type="http://schemas.openxmlformats.org/officeDocument/2006/relationships/hyperlink" Target="http://paperpile.com/b/oxLOOG/3TAL" TargetMode="External"/><Relationship Id="rId605" Type="http://schemas.openxmlformats.org/officeDocument/2006/relationships/hyperlink" Target="http://paperpile.com/b/oxLOOG/7fkR" TargetMode="External"/><Relationship Id="rId202" Type="http://schemas.openxmlformats.org/officeDocument/2006/relationships/hyperlink" Target="http://paperpile.com/b/oxLOOG/L488" TargetMode="External"/><Relationship Id="rId244" Type="http://schemas.openxmlformats.org/officeDocument/2006/relationships/hyperlink" Target="http://paperpile.com/b/oxLOOG/a1Hp" TargetMode="External"/><Relationship Id="rId39" Type="http://schemas.openxmlformats.org/officeDocument/2006/relationships/hyperlink" Target="https://paperpile.com/c/oxLOOG/AQsQ" TargetMode="External"/><Relationship Id="rId286" Type="http://schemas.openxmlformats.org/officeDocument/2006/relationships/hyperlink" Target="http://paperpile.com/b/oxLOOG/Dv4Z" TargetMode="External"/><Relationship Id="rId451" Type="http://schemas.openxmlformats.org/officeDocument/2006/relationships/hyperlink" Target="http://paperpile.com/b/oxLOOG/FNZu" TargetMode="External"/><Relationship Id="rId493" Type="http://schemas.openxmlformats.org/officeDocument/2006/relationships/hyperlink" Target="http://paperpile.com/b/oxLOOG/JzdX" TargetMode="External"/><Relationship Id="rId507" Type="http://schemas.openxmlformats.org/officeDocument/2006/relationships/hyperlink" Target="http://paperpile.com/b/oxLOOG/L4uR" TargetMode="External"/><Relationship Id="rId549" Type="http://schemas.openxmlformats.org/officeDocument/2006/relationships/hyperlink" Target="http://paperpile.com/b/oxLOOG/XgcC" TargetMode="External"/><Relationship Id="rId50" Type="http://schemas.openxmlformats.org/officeDocument/2006/relationships/hyperlink" Target="https://paperpile.com/c/oxLOOG/acgq" TargetMode="External"/><Relationship Id="rId104" Type="http://schemas.openxmlformats.org/officeDocument/2006/relationships/hyperlink" Target="https://paperpile.com/c/oxLOOG/c8PS+MYWM+VzQk+TJRE+pa6u/?prefix=This%20study%3B,,,," TargetMode="External"/><Relationship Id="rId146" Type="http://schemas.openxmlformats.org/officeDocument/2006/relationships/hyperlink" Target="http://paperpile.com/b/oxLOOG/fq6L" TargetMode="External"/><Relationship Id="rId188" Type="http://schemas.openxmlformats.org/officeDocument/2006/relationships/hyperlink" Target="http://paperpile.com/b/oxLOOG/WAgEW" TargetMode="External"/><Relationship Id="rId311" Type="http://schemas.openxmlformats.org/officeDocument/2006/relationships/hyperlink" Target="http://paperpile.com/b/oxLOOG/rndaz" TargetMode="External"/><Relationship Id="rId353" Type="http://schemas.openxmlformats.org/officeDocument/2006/relationships/hyperlink" Target="http://paperpile.com/b/oxLOOG/QNikr" TargetMode="External"/><Relationship Id="rId395" Type="http://schemas.openxmlformats.org/officeDocument/2006/relationships/hyperlink" Target="http://paperpile.com/b/oxLOOG/qLs9" TargetMode="External"/><Relationship Id="rId409" Type="http://schemas.openxmlformats.org/officeDocument/2006/relationships/hyperlink" Target="http://paperpile.com/b/oxLOOG/0W4t" TargetMode="External"/><Relationship Id="rId560" Type="http://schemas.openxmlformats.org/officeDocument/2006/relationships/hyperlink" Target="http://dx.doi.org/10.1007/s10584-011-0148-z" TargetMode="External"/><Relationship Id="rId92" Type="http://schemas.openxmlformats.org/officeDocument/2006/relationships/hyperlink" Target="https://paperpile.com/c/oxLOOG/7fkR" TargetMode="External"/><Relationship Id="rId213" Type="http://schemas.openxmlformats.org/officeDocument/2006/relationships/hyperlink" Target="http://paperpile.com/b/oxLOOG/nEuh" TargetMode="External"/><Relationship Id="rId420" Type="http://schemas.openxmlformats.org/officeDocument/2006/relationships/hyperlink" Target="http://dx.doi.org/10.1007/s00360-008-0305-5" TargetMode="External"/><Relationship Id="rId616" Type="http://schemas.openxmlformats.org/officeDocument/2006/relationships/hyperlink" Target="http://paperpile.com/b/oxLOOG/nibL" TargetMode="External"/><Relationship Id="rId255" Type="http://schemas.openxmlformats.org/officeDocument/2006/relationships/hyperlink" Target="http://paperpile.com/b/oxLOOG/XOkx" TargetMode="External"/><Relationship Id="rId297" Type="http://schemas.openxmlformats.org/officeDocument/2006/relationships/hyperlink" Target="http://paperpile.com/b/oxLOOG/aEx8" TargetMode="External"/><Relationship Id="rId462" Type="http://schemas.openxmlformats.org/officeDocument/2006/relationships/hyperlink" Target="https://www.cambridge.org/core/books/soil-fauna-assemblages/soil-fauna-assemblages/78C28F6983A0011E36D74EB272EC143E" TargetMode="External"/><Relationship Id="rId518" Type="http://schemas.openxmlformats.org/officeDocument/2006/relationships/hyperlink" Target="http://paperpile.com/b/oxLOOG/HJD4" TargetMode="External"/><Relationship Id="rId115" Type="http://schemas.openxmlformats.org/officeDocument/2006/relationships/hyperlink" Target="http://paperpile.com/b/oxLOOG/NNtn" TargetMode="External"/><Relationship Id="rId157" Type="http://schemas.openxmlformats.org/officeDocument/2006/relationships/hyperlink" Target="http://dx.doi.org/10.1101/2021.03.24.436697" TargetMode="External"/><Relationship Id="rId322" Type="http://schemas.openxmlformats.org/officeDocument/2006/relationships/hyperlink" Target="http://paperpile.com/b/oxLOOG/EjOb" TargetMode="External"/><Relationship Id="rId364" Type="http://schemas.openxmlformats.org/officeDocument/2006/relationships/hyperlink" Target="http://paperpile.com/b/oxLOOG/5Veq" TargetMode="External"/><Relationship Id="rId61" Type="http://schemas.openxmlformats.org/officeDocument/2006/relationships/hyperlink" Target="https://paperpile.com/c/oxLOOG/HHTM" TargetMode="External"/><Relationship Id="rId199" Type="http://schemas.openxmlformats.org/officeDocument/2006/relationships/hyperlink" Target="http://dx.doi.org/10.1016/j.soilbio.2017.03.008" TargetMode="External"/><Relationship Id="rId571" Type="http://schemas.openxmlformats.org/officeDocument/2006/relationships/hyperlink" Target="http://paperpile.com/b/oxLOOG/oevp" TargetMode="External"/><Relationship Id="rId19" Type="http://schemas.openxmlformats.org/officeDocument/2006/relationships/hyperlink" Target="https://paperpile.com/c/oxLOOG/XrjV" TargetMode="External"/><Relationship Id="rId224" Type="http://schemas.openxmlformats.org/officeDocument/2006/relationships/hyperlink" Target="http://paperpile.com/b/oxLOOG/gLq0" TargetMode="External"/><Relationship Id="rId266" Type="http://schemas.openxmlformats.org/officeDocument/2006/relationships/hyperlink" Target="http://paperpile.com/b/oxLOOG/OwCx" TargetMode="External"/><Relationship Id="rId431" Type="http://schemas.openxmlformats.org/officeDocument/2006/relationships/hyperlink" Target="http://paperpile.com/b/oxLOOG/7I7c" TargetMode="External"/><Relationship Id="rId473" Type="http://schemas.openxmlformats.org/officeDocument/2006/relationships/hyperlink" Target="http://paperpile.com/b/oxLOOG/IcL3D" TargetMode="External"/><Relationship Id="rId529" Type="http://schemas.openxmlformats.org/officeDocument/2006/relationships/hyperlink" Target="http://paperpile.com/b/oxLOOG/AYWU" TargetMode="External"/><Relationship Id="rId30" Type="http://schemas.openxmlformats.org/officeDocument/2006/relationships/hyperlink" Target="https://paperpile.com/c/oxLOOG/cqzz" TargetMode="External"/><Relationship Id="rId126" Type="http://schemas.openxmlformats.org/officeDocument/2006/relationships/hyperlink" Target="http://paperpile.com/b/oxLOOG/WDRd" TargetMode="External"/><Relationship Id="rId168" Type="http://schemas.openxmlformats.org/officeDocument/2006/relationships/hyperlink" Target="http://paperpile.com/b/oxLOOG/42CH" TargetMode="External"/><Relationship Id="rId333" Type="http://schemas.openxmlformats.org/officeDocument/2006/relationships/hyperlink" Target="http://paperpile.com/b/oxLOOG/erOf" TargetMode="External"/><Relationship Id="rId540" Type="http://schemas.openxmlformats.org/officeDocument/2006/relationships/hyperlink" Target="http://paperpile.com/b/oxLOOG/I9A6" TargetMode="External"/><Relationship Id="rId72" Type="http://schemas.openxmlformats.org/officeDocument/2006/relationships/hyperlink" Target="https://paperpile.com/c/oxLOOG/MYWM/?noauthor=1" TargetMode="External"/><Relationship Id="rId375" Type="http://schemas.openxmlformats.org/officeDocument/2006/relationships/hyperlink" Target="http://paperpile.com/b/oxLOOG/TAbH" TargetMode="External"/><Relationship Id="rId582" Type="http://schemas.openxmlformats.org/officeDocument/2006/relationships/hyperlink" Target="http://paperpile.com/b/oxLOOG/4x3q" TargetMode="External"/><Relationship Id="rId3" Type="http://schemas.openxmlformats.org/officeDocument/2006/relationships/settings" Target="settings.xml"/><Relationship Id="rId235" Type="http://schemas.openxmlformats.org/officeDocument/2006/relationships/hyperlink" Target="http://dx.doi.org/10.1016/j.soilbio.2020.107876" TargetMode="External"/><Relationship Id="rId277" Type="http://schemas.openxmlformats.org/officeDocument/2006/relationships/hyperlink" Target="http://paperpile.com/b/oxLOOG/cqzz" TargetMode="External"/><Relationship Id="rId400" Type="http://schemas.openxmlformats.org/officeDocument/2006/relationships/hyperlink" Target="http://paperpile.com/b/oxLOOG/kLF2" TargetMode="External"/><Relationship Id="rId442" Type="http://schemas.openxmlformats.org/officeDocument/2006/relationships/hyperlink" Target="http://paperpile.com/b/oxLOOG/R1dM" TargetMode="External"/><Relationship Id="rId484" Type="http://schemas.openxmlformats.org/officeDocument/2006/relationships/hyperlink" Target="http://dx.doi.org/10.22541/au.167655684.49855023/v1" TargetMode="External"/><Relationship Id="rId137" Type="http://schemas.openxmlformats.org/officeDocument/2006/relationships/hyperlink" Target="http://paperpile.com/b/oxLOOG/KG2Q" TargetMode="External"/><Relationship Id="rId302" Type="http://schemas.openxmlformats.org/officeDocument/2006/relationships/hyperlink" Target="https://github.com/nealhaddaway/bibfix." TargetMode="External"/><Relationship Id="rId344" Type="http://schemas.openxmlformats.org/officeDocument/2006/relationships/hyperlink" Target="http://dx.doi.org/10.1016/j.apsoil.2010.11.001" TargetMode="External"/><Relationship Id="rId41" Type="http://schemas.openxmlformats.org/officeDocument/2006/relationships/hyperlink" Target="https://paperpile.com/c/oxLOOG/85il" TargetMode="External"/><Relationship Id="rId83" Type="http://schemas.openxmlformats.org/officeDocument/2006/relationships/hyperlink" Target="https://paperpile.com/c/oxLOOG/REnJ" TargetMode="External"/><Relationship Id="rId179" Type="http://schemas.openxmlformats.org/officeDocument/2006/relationships/hyperlink" Target="http://paperpile.com/b/oxLOOG/qcBH" TargetMode="External"/><Relationship Id="rId386" Type="http://schemas.openxmlformats.org/officeDocument/2006/relationships/hyperlink" Target="http://paperpile.com/b/oxLOOG/kDFr" TargetMode="External"/><Relationship Id="rId551" Type="http://schemas.openxmlformats.org/officeDocument/2006/relationships/hyperlink" Target="http://paperpile.com/b/oxLOOG/XgcC" TargetMode="External"/><Relationship Id="rId593" Type="http://schemas.openxmlformats.org/officeDocument/2006/relationships/hyperlink" Target="http://paperpile.com/b/oxLOOG/3TAL" TargetMode="External"/><Relationship Id="rId607" Type="http://schemas.openxmlformats.org/officeDocument/2006/relationships/hyperlink" Target="http://paperpile.com/b/oxLOOG/UxXu" TargetMode="External"/><Relationship Id="rId190" Type="http://schemas.openxmlformats.org/officeDocument/2006/relationships/hyperlink" Target="http://dx.doi.org/10.1177/001316446002000104" TargetMode="External"/><Relationship Id="rId204" Type="http://schemas.openxmlformats.org/officeDocument/2006/relationships/hyperlink" Target="http://paperpile.com/b/oxLOOG/L488" TargetMode="External"/><Relationship Id="rId246" Type="http://schemas.openxmlformats.org/officeDocument/2006/relationships/hyperlink" Target="http://paperpile.com/b/oxLOOG/ixyE" TargetMode="External"/><Relationship Id="rId288" Type="http://schemas.openxmlformats.org/officeDocument/2006/relationships/hyperlink" Target="http://paperpile.com/b/oxLOOG/Dv4Z" TargetMode="External"/><Relationship Id="rId411" Type="http://schemas.openxmlformats.org/officeDocument/2006/relationships/hyperlink" Target="http://paperpile.com/b/oxLOOG/0W4t" TargetMode="External"/><Relationship Id="rId453" Type="http://schemas.openxmlformats.org/officeDocument/2006/relationships/hyperlink" Target="http://paperpile.com/b/oxLOOG/CXAF" TargetMode="External"/><Relationship Id="rId509" Type="http://schemas.openxmlformats.org/officeDocument/2006/relationships/hyperlink" Target="http://paperpile.com/b/oxLOOG/L4uR" TargetMode="External"/><Relationship Id="rId106" Type="http://schemas.openxmlformats.org/officeDocument/2006/relationships/hyperlink" Target="https://paperpile.com/c/oxLOOG/L488+aVmV" TargetMode="External"/><Relationship Id="rId313" Type="http://schemas.openxmlformats.org/officeDocument/2006/relationships/hyperlink" Target="http://paperpile.com/b/oxLOOG/rndaz" TargetMode="External"/><Relationship Id="rId495" Type="http://schemas.openxmlformats.org/officeDocument/2006/relationships/hyperlink" Target="http://paperpile.com/b/oxLOOG/JzdX" TargetMode="External"/><Relationship Id="rId10" Type="http://schemas.openxmlformats.org/officeDocument/2006/relationships/hyperlink" Target="https://paperpile.com/c/oxLOOG/UxXu+gLq0" TargetMode="External"/><Relationship Id="rId52" Type="http://schemas.openxmlformats.org/officeDocument/2006/relationships/hyperlink" Target="https://paperpile.com/c/oxLOOG/FNZu/?noauthor=1" TargetMode="External"/><Relationship Id="rId94" Type="http://schemas.openxmlformats.org/officeDocument/2006/relationships/hyperlink" Target="https://paperpile.com/c/oxLOOG/1PGz" TargetMode="External"/><Relationship Id="rId148" Type="http://schemas.openxmlformats.org/officeDocument/2006/relationships/hyperlink" Target="http://paperpile.com/b/oxLOOG/c8PS" TargetMode="External"/><Relationship Id="rId355" Type="http://schemas.openxmlformats.org/officeDocument/2006/relationships/hyperlink" Target="http://paperpile.com/b/oxLOOG/COSg" TargetMode="External"/><Relationship Id="rId397" Type="http://schemas.openxmlformats.org/officeDocument/2006/relationships/hyperlink" Target="http://paperpile.com/b/oxLOOG/kLF2" TargetMode="External"/><Relationship Id="rId520" Type="http://schemas.openxmlformats.org/officeDocument/2006/relationships/hyperlink" Target="http://paperpile.com/b/oxLOOG/HJD4" TargetMode="External"/><Relationship Id="rId562" Type="http://schemas.openxmlformats.org/officeDocument/2006/relationships/hyperlink" Target="http://paperpile.com/b/oxLOOG/aIz1" TargetMode="External"/><Relationship Id="rId618" Type="http://schemas.openxmlformats.org/officeDocument/2006/relationships/hyperlink" Target="http://dx.doi.org/10.1038/s41598-021-96910-7" TargetMode="External"/><Relationship Id="rId215" Type="http://schemas.openxmlformats.org/officeDocument/2006/relationships/hyperlink" Target="http://paperpile.com/b/oxLOOG/nEuh" TargetMode="External"/><Relationship Id="rId257" Type="http://schemas.openxmlformats.org/officeDocument/2006/relationships/hyperlink" Target="http://dx.doi.org/10.1111/brv.12725" TargetMode="External"/><Relationship Id="rId422" Type="http://schemas.openxmlformats.org/officeDocument/2006/relationships/hyperlink" Target="http://paperpile.com/b/oxLOOG/fPbM" TargetMode="External"/><Relationship Id="rId464" Type="http://schemas.openxmlformats.org/officeDocument/2006/relationships/hyperlink" Target="http://paperpile.com/b/oxLOOG/Mspe" TargetMode="External"/><Relationship Id="rId299" Type="http://schemas.openxmlformats.org/officeDocument/2006/relationships/hyperlink" Target="http://paperpile.com/b/oxLOOG/tLpP" TargetMode="External"/><Relationship Id="rId63" Type="http://schemas.openxmlformats.org/officeDocument/2006/relationships/hyperlink" Target="https://paperpile.com/c/oxLOOG/Dv4Z" TargetMode="External"/><Relationship Id="rId159" Type="http://schemas.openxmlformats.org/officeDocument/2006/relationships/hyperlink" Target="http://paperpile.com/b/oxLOOG/VzQk" TargetMode="External"/><Relationship Id="rId366" Type="http://schemas.openxmlformats.org/officeDocument/2006/relationships/hyperlink" Target="http://dx.doi.org/10.1038/s41467-021-22766-0" TargetMode="External"/><Relationship Id="rId573" Type="http://schemas.openxmlformats.org/officeDocument/2006/relationships/hyperlink" Target="http://paperpile.com/b/oxLOOG/xiyF" TargetMode="External"/><Relationship Id="rId226" Type="http://schemas.openxmlformats.org/officeDocument/2006/relationships/hyperlink" Target="http://paperpile.com/b/oxLOOG/gLq0" TargetMode="External"/><Relationship Id="rId433" Type="http://schemas.openxmlformats.org/officeDocument/2006/relationships/hyperlink" Target="http://paperpile.com/b/oxLOOG/dDL3" TargetMode="External"/><Relationship Id="rId74" Type="http://schemas.openxmlformats.org/officeDocument/2006/relationships/hyperlink" Target="https://paperpile.com/c/oxLOOG/MYWM+c8PS" TargetMode="External"/><Relationship Id="rId377" Type="http://schemas.openxmlformats.org/officeDocument/2006/relationships/hyperlink" Target="http://paperpile.com/b/oxLOOG/TAbH" TargetMode="External"/><Relationship Id="rId500" Type="http://schemas.openxmlformats.org/officeDocument/2006/relationships/hyperlink" Target="http://paperpile.com/b/oxLOOG/isdH" TargetMode="External"/><Relationship Id="rId584" Type="http://schemas.openxmlformats.org/officeDocument/2006/relationships/hyperlink" Target="http://dx.doi.org/10.1111/nph.16866" TargetMode="External"/><Relationship Id="rId5" Type="http://schemas.openxmlformats.org/officeDocument/2006/relationships/hyperlink" Target="https://paperpile.com/c/oxLOOG/L4uR" TargetMode="External"/><Relationship Id="rId237" Type="http://schemas.openxmlformats.org/officeDocument/2006/relationships/hyperlink" Target="http://paperpile.com/b/oxLOOG/jzty" TargetMode="External"/><Relationship Id="rId444" Type="http://schemas.openxmlformats.org/officeDocument/2006/relationships/hyperlink" Target="http://dx.doi.org/10.1016/j.tree.2008.06.014" TargetMode="External"/><Relationship Id="rId290" Type="http://schemas.openxmlformats.org/officeDocument/2006/relationships/hyperlink" Target="http://paperpile.com/b/oxLOOG/AQsQ" TargetMode="External"/><Relationship Id="rId304" Type="http://schemas.openxmlformats.org/officeDocument/2006/relationships/hyperlink" Target="http://paperpile.com/b/oxLOOG/EEzsT" TargetMode="External"/><Relationship Id="rId388" Type="http://schemas.openxmlformats.org/officeDocument/2006/relationships/hyperlink" Target="http://paperpile.com/b/oxLOOG/kDFr" TargetMode="External"/><Relationship Id="rId511" Type="http://schemas.openxmlformats.org/officeDocument/2006/relationships/hyperlink" Target="http://paperpile.com/b/oxLOOG/srdm" TargetMode="External"/><Relationship Id="rId609" Type="http://schemas.openxmlformats.org/officeDocument/2006/relationships/hyperlink" Target="http://paperpile.com/b/oxLOOG/UxXu" TargetMode="External"/><Relationship Id="rId85" Type="http://schemas.openxmlformats.org/officeDocument/2006/relationships/hyperlink" Target="https://paperpile.com/c/oxLOOG/REnJ" TargetMode="External"/><Relationship Id="rId150" Type="http://schemas.openxmlformats.org/officeDocument/2006/relationships/hyperlink" Target="http://paperpile.com/b/oxLOOG/c8PS" TargetMode="External"/><Relationship Id="rId595" Type="http://schemas.openxmlformats.org/officeDocument/2006/relationships/hyperlink" Target="http://paperpile.com/b/oxLOOG/3TAL" TargetMode="External"/><Relationship Id="rId248" Type="http://schemas.openxmlformats.org/officeDocument/2006/relationships/hyperlink" Target="http://paperpile.com/b/oxLOOG/ixyE" TargetMode="External"/><Relationship Id="rId455" Type="http://schemas.openxmlformats.org/officeDocument/2006/relationships/hyperlink" Target="http://paperpile.com/b/oxLOOG/CXAF" TargetMode="External"/><Relationship Id="rId12" Type="http://schemas.openxmlformats.org/officeDocument/2006/relationships/hyperlink" Target="https://paperpile.com/c/oxLOOG/a1Hp" TargetMode="External"/><Relationship Id="rId108" Type="http://schemas.openxmlformats.org/officeDocument/2006/relationships/hyperlink" Target="https://paperpile.com/c/oxLOOG/5Veq" TargetMode="External"/><Relationship Id="rId315" Type="http://schemas.openxmlformats.org/officeDocument/2006/relationships/hyperlink" Target="http://paperpile.com/b/oxLOOG/jVL5" TargetMode="External"/><Relationship Id="rId522" Type="http://schemas.openxmlformats.org/officeDocument/2006/relationships/hyperlink" Target="http://dx.doi.org/10.1016/j.apsoil.2020.103651" TargetMode="External"/><Relationship Id="rId96" Type="http://schemas.openxmlformats.org/officeDocument/2006/relationships/hyperlink" Target="https://paperpile.com/c/oxLOOG/T9as" TargetMode="External"/><Relationship Id="rId161" Type="http://schemas.openxmlformats.org/officeDocument/2006/relationships/hyperlink" Target="http://paperpile.com/b/oxLOOG/VzQk" TargetMode="External"/><Relationship Id="rId399" Type="http://schemas.openxmlformats.org/officeDocument/2006/relationships/hyperlink" Target="http://paperpile.com/b/oxLOOG/kLF2" TargetMode="External"/><Relationship Id="rId259" Type="http://schemas.openxmlformats.org/officeDocument/2006/relationships/hyperlink" Target="http://paperpile.com/b/oxLOOG/T9as" TargetMode="External"/><Relationship Id="rId466" Type="http://schemas.openxmlformats.org/officeDocument/2006/relationships/hyperlink" Target="http://paperpile.com/b/oxLOOG/Mspe" TargetMode="External"/><Relationship Id="rId23" Type="http://schemas.openxmlformats.org/officeDocument/2006/relationships/hyperlink" Target="https://paperpile.com/c/oxLOOG/MYWM" TargetMode="External"/><Relationship Id="rId119" Type="http://schemas.openxmlformats.org/officeDocument/2006/relationships/hyperlink" Target="http://paperpile.com/b/oxLOOG/ajRH" TargetMode="External"/><Relationship Id="rId326" Type="http://schemas.openxmlformats.org/officeDocument/2006/relationships/hyperlink" Target="http://dx.doi.org/10.2307/177062" TargetMode="External"/><Relationship Id="rId533" Type="http://schemas.openxmlformats.org/officeDocument/2006/relationships/hyperlink" Target="http://paperpile.com/b/oxLOOG/9f0w" TargetMode="External"/><Relationship Id="rId172" Type="http://schemas.openxmlformats.org/officeDocument/2006/relationships/hyperlink" Target="http://paperpile.com/b/oxLOOG/VvpF" TargetMode="External"/><Relationship Id="rId477" Type="http://schemas.openxmlformats.org/officeDocument/2006/relationships/hyperlink" Target="http://paperpile.com/b/oxLOOG/MYWM" TargetMode="External"/><Relationship Id="rId600" Type="http://schemas.openxmlformats.org/officeDocument/2006/relationships/hyperlink" Target="https://cran.r-project.org/package=synthesisr" TargetMode="External"/><Relationship Id="rId337" Type="http://schemas.openxmlformats.org/officeDocument/2006/relationships/hyperlink" Target="http://paperpile.com/b/oxLOOG/erOf" TargetMode="External"/><Relationship Id="rId34" Type="http://schemas.openxmlformats.org/officeDocument/2006/relationships/image" Target="media/image1.png"/><Relationship Id="rId544" Type="http://schemas.openxmlformats.org/officeDocument/2006/relationships/hyperlink" Target="http://paperpile.com/b/oxLOOG/HY2J" TargetMode="External"/><Relationship Id="rId183" Type="http://schemas.openxmlformats.org/officeDocument/2006/relationships/hyperlink" Target="http://paperpile.com/b/oxLOOG/qcBH" TargetMode="External"/><Relationship Id="rId390" Type="http://schemas.openxmlformats.org/officeDocument/2006/relationships/hyperlink" Target="http://dx.doi.org/10.1111/j.0307-6946.2005.00669.x" TargetMode="External"/><Relationship Id="rId404" Type="http://schemas.openxmlformats.org/officeDocument/2006/relationships/hyperlink" Target="http://paperpile.com/b/oxLOOG/1PGz" TargetMode="External"/><Relationship Id="rId611" Type="http://schemas.openxmlformats.org/officeDocument/2006/relationships/hyperlink" Target="http://paperpile.com/b/oxLOOG/UxXu" TargetMode="External"/><Relationship Id="rId250" Type="http://schemas.openxmlformats.org/officeDocument/2006/relationships/hyperlink" Target="http://paperpile.com/b/oxLOOG/ixyE" TargetMode="External"/><Relationship Id="rId488" Type="http://schemas.openxmlformats.org/officeDocument/2006/relationships/hyperlink" Target="http://dx.doi.org/10.1101/247775" TargetMode="External"/><Relationship Id="rId45" Type="http://schemas.openxmlformats.org/officeDocument/2006/relationships/hyperlink" Target="https://paperpile.com/c/oxLOOG/EEzsT/?suffix=%3B%20Figure%20S2" TargetMode="External"/><Relationship Id="rId110" Type="http://schemas.openxmlformats.org/officeDocument/2006/relationships/hyperlink" Target="https://paperpile.com/c/oxLOOG/s9lM/?prefix=RCPs%3B%20" TargetMode="External"/><Relationship Id="rId348" Type="http://schemas.openxmlformats.org/officeDocument/2006/relationships/hyperlink" Target="http://paperpile.com/b/oxLOOG/244Ka" TargetMode="External"/><Relationship Id="rId555" Type="http://schemas.openxmlformats.org/officeDocument/2006/relationships/hyperlink" Target="http://paperpile.com/b/oxLOOG/s9lM" TargetMode="External"/><Relationship Id="rId194" Type="http://schemas.openxmlformats.org/officeDocument/2006/relationships/hyperlink" Target="http://paperpile.com/b/oxLOOG/iVcA" TargetMode="External"/><Relationship Id="rId208" Type="http://schemas.openxmlformats.org/officeDocument/2006/relationships/hyperlink" Target="http://paperpile.com/b/oxLOOG/xywI" TargetMode="External"/><Relationship Id="rId415" Type="http://schemas.openxmlformats.org/officeDocument/2006/relationships/hyperlink" Target="http://paperpile.com/b/oxLOOG/XrjV" TargetMode="External"/><Relationship Id="rId261" Type="http://schemas.openxmlformats.org/officeDocument/2006/relationships/hyperlink" Target="https://peerj.com/articles/10707/" TargetMode="External"/><Relationship Id="rId499" Type="http://schemas.openxmlformats.org/officeDocument/2006/relationships/hyperlink" Target="http://paperpile.com/b/oxLOOG/isdH" TargetMode="External"/><Relationship Id="rId56" Type="http://schemas.openxmlformats.org/officeDocument/2006/relationships/hyperlink" Target="https://paperpile.com/c/oxLOOG/qcBH+foRT/?noauthor=1,1" TargetMode="External"/><Relationship Id="rId359" Type="http://schemas.openxmlformats.org/officeDocument/2006/relationships/hyperlink" Target="http://paperpile.com/b/oxLOOG/COSg" TargetMode="External"/><Relationship Id="rId566" Type="http://schemas.openxmlformats.org/officeDocument/2006/relationships/hyperlink" Target="http://dx.doi.org/10.1073/pnas.1312779110" TargetMode="External"/><Relationship Id="rId121" Type="http://schemas.openxmlformats.org/officeDocument/2006/relationships/hyperlink" Target="http://paperpile.com/b/oxLOOG/ajRH" TargetMode="External"/><Relationship Id="rId219" Type="http://schemas.openxmlformats.org/officeDocument/2006/relationships/hyperlink" Target="http://paperpile.com/b/oxLOOG/Ax80" TargetMode="External"/><Relationship Id="rId426" Type="http://schemas.openxmlformats.org/officeDocument/2006/relationships/hyperlink" Target="http://paperpile.com/b/oxLOOG/ymli" TargetMode="External"/><Relationship Id="rId67" Type="http://schemas.openxmlformats.org/officeDocument/2006/relationships/image" Target="media/image2.png"/><Relationship Id="rId272" Type="http://schemas.openxmlformats.org/officeDocument/2006/relationships/hyperlink" Target="http://paperpile.com/b/oxLOOG/toCm" TargetMode="External"/><Relationship Id="rId577" Type="http://schemas.openxmlformats.org/officeDocument/2006/relationships/hyperlink" Target="http://paperpile.com/b/oxLOOG/xiyF" TargetMode="External"/><Relationship Id="rId132" Type="http://schemas.openxmlformats.org/officeDocument/2006/relationships/hyperlink" Target="http://paperpile.com/b/oxLOOG/Cqq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16041</Words>
  <Characters>91438</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107265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ANTHONY MARTIN</cp:lastModifiedBy>
  <cp:revision>2</cp:revision>
  <dcterms:created xsi:type="dcterms:W3CDTF">2024-02-20T09:17:00Z</dcterms:created>
  <dcterms:modified xsi:type="dcterms:W3CDTF">2024-02-20T09:17:00Z</dcterms:modified>
</cp:coreProperties>
</file>